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8C0F44">
            <w:pPr>
              <w:spacing w:before="120" w:after="120"/>
              <w:jc w:val="both"/>
              <w:rPr>
                <w:rFonts w:ascii="Arial" w:hAnsi="Arial" w:cs="Arial"/>
                <w:sz w:val="20"/>
                <w:szCs w:val="20"/>
              </w:rPr>
            </w:pPr>
            <w:r w:rsidRPr="000620FF">
              <w:rPr>
                <w:rFonts w:ascii="Arial" w:hAnsi="Arial" w:cs="Arial"/>
                <w:sz w:val="20"/>
                <w:szCs w:val="20"/>
                <w:lang w:val="el-GR"/>
              </w:rPr>
              <w:t xml:space="preserve"> </w:t>
            </w:r>
            <w:proofErr w:type="spellStart"/>
            <w:r w:rsidRPr="00B3657F">
              <w:rPr>
                <w:rFonts w:ascii="Arial" w:hAnsi="Arial" w:cs="Arial"/>
                <w:sz w:val="20"/>
                <w:szCs w:val="20"/>
              </w:rPr>
              <w:t>Τίτλος</w:t>
            </w:r>
            <w:proofErr w:type="spellEnd"/>
            <w:r w:rsidRPr="00B3657F">
              <w:rPr>
                <w:rFonts w:ascii="Arial" w:hAnsi="Arial" w:cs="Arial"/>
                <w:sz w:val="20"/>
                <w:szCs w:val="20"/>
              </w:rPr>
              <w:t xml:space="preserve"> </w:t>
            </w:r>
            <w:proofErr w:type="spellStart"/>
            <w:r w:rsidRPr="00B3657F">
              <w:rPr>
                <w:rFonts w:ascii="Arial" w:hAnsi="Arial" w:cs="Arial"/>
                <w:sz w:val="20"/>
                <w:szCs w:val="20"/>
              </w:rPr>
              <w:t>Δι</w:t>
            </w:r>
            <w:proofErr w:type="spellEnd"/>
            <w:r w:rsidRPr="00B3657F">
              <w:rPr>
                <w:rFonts w:ascii="Arial" w:hAnsi="Arial" w:cs="Arial"/>
                <w:sz w:val="20"/>
                <w:szCs w:val="20"/>
              </w:rPr>
              <w:t>ατριβής</w:t>
            </w:r>
          </w:p>
        </w:tc>
        <w:tc>
          <w:tcPr>
            <w:tcW w:w="6209" w:type="dxa"/>
          </w:tcPr>
          <w:p w14:paraId="2D2B1AD3" w14:textId="77777777"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(Ελληνικά)</w:t>
            </w:r>
          </w:p>
          <w:p w14:paraId="69B0DC41" w14:textId="77777777" w:rsidR="003D7FD2" w:rsidRPr="00B3657F" w:rsidRDefault="003D7FD2" w:rsidP="008C0F44">
            <w:pPr>
              <w:spacing w:before="120" w:after="120"/>
              <w:rPr>
                <w:rFonts w:ascii="Arial Black" w:hAnsi="Arial Black" w:cs="Arial"/>
                <w:sz w:val="20"/>
                <w:szCs w:val="20"/>
              </w:rPr>
            </w:pPr>
          </w:p>
          <w:p w14:paraId="40FE8E04" w14:textId="77777777"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(Αγγλικά)</w:t>
            </w:r>
          </w:p>
          <w:p w14:paraId="009B1895" w14:textId="77777777" w:rsidR="003D7FD2" w:rsidRPr="00B3657F" w:rsidRDefault="003D7FD2" w:rsidP="008C0F44">
            <w:pPr>
              <w:spacing w:before="120" w:after="120"/>
              <w:rPr>
                <w:rFonts w:ascii="Arial Black" w:hAnsi="Arial Black" w:cs="Arial"/>
                <w:sz w:val="20"/>
                <w:szCs w:val="20"/>
              </w:rPr>
            </w:pPr>
          </w:p>
        </w:tc>
      </w:tr>
      <w:tr w:rsidR="003D7FD2" w:rsidRPr="00B3657F" w14:paraId="20677D6B" w14:textId="77777777" w:rsidTr="008C0F44">
        <w:trPr>
          <w:jc w:val="center"/>
        </w:trPr>
        <w:tc>
          <w:tcPr>
            <w:tcW w:w="2575" w:type="dxa"/>
          </w:tcPr>
          <w:p w14:paraId="0B7C9976" w14:textId="77777777"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77777777"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Ιωάννης Μόυγιος</w:t>
            </w:r>
          </w:p>
        </w:tc>
      </w:tr>
      <w:tr w:rsidR="003D7FD2" w:rsidRPr="00B3657F" w14:paraId="2DA49954" w14:textId="77777777" w:rsidTr="008C0F44">
        <w:trPr>
          <w:jc w:val="center"/>
        </w:trPr>
        <w:tc>
          <w:tcPr>
            <w:tcW w:w="2575" w:type="dxa"/>
          </w:tcPr>
          <w:p w14:paraId="3D433DA0" w14:textId="77777777" w:rsidR="003D7FD2" w:rsidRPr="00B3657F" w:rsidRDefault="003D7FD2" w:rsidP="008C0F44">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8C0F44">
            <w:pPr>
              <w:spacing w:before="120" w:after="120"/>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BE7287">
        <w:tc>
          <w:tcPr>
            <w:tcW w:w="2831" w:type="dxa"/>
          </w:tcPr>
          <w:p w14:paraId="2741185C" w14:textId="78D671D6" w:rsidR="006C0EAF" w:rsidRDefault="006C0EAF" w:rsidP="008C0F44">
            <w:pPr>
              <w:jc w:val="center"/>
              <w:rPr>
                <w:ins w:id="0" w:author="Gregory Koronakos" w:date="2025-08-28T21:06:00Z" w16du:dateUtc="2025-08-28T18:06:00Z"/>
                <w:rFonts w:ascii="Arial" w:hAnsi="Arial" w:cs="Arial"/>
                <w:sz w:val="20"/>
                <w:szCs w:val="20"/>
                <w:lang w:val="el-GR"/>
              </w:rPr>
            </w:pPr>
            <w:proofErr w:type="spellStart"/>
            <w:ins w:id="1" w:author="Gregory Koronakos" w:date="2025-08-28T21:06:00Z" w16du:dateUtc="2025-08-28T18:06:00Z">
              <w:r>
                <w:rPr>
                  <w:rFonts w:ascii="Arial" w:hAnsi="Arial" w:cs="Arial"/>
                  <w:sz w:val="20"/>
                  <w:szCs w:val="20"/>
                  <w:lang w:val="el-GR"/>
                </w:rPr>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2" w:author="Gregory Koronakos" w:date="2025-08-28T21:06:00Z" w16du:dateUtc="2025-08-28T18:06:00Z"/>
                <w:rFonts w:ascii="Arial" w:hAnsi="Arial" w:cs="Arial"/>
                <w:sz w:val="20"/>
                <w:szCs w:val="20"/>
                <w:lang w:val="el-GR"/>
              </w:rPr>
            </w:pPr>
            <w:ins w:id="3" w:author="Gregory Koronakos" w:date="2025-08-28T21:06:00Z" w16du:dateUtc="2025-08-28T18:06:00Z">
              <w:r>
                <w:rPr>
                  <w:rFonts w:ascii="Arial" w:hAnsi="Arial" w:cs="Arial"/>
                  <w:sz w:val="20"/>
                  <w:szCs w:val="20"/>
                  <w:lang w:val="el-GR"/>
                </w:rPr>
                <w:t>Επίκουρος Καθηγητής</w:t>
              </w:r>
            </w:ins>
          </w:p>
          <w:p w14:paraId="20B53416" w14:textId="5BD55E2A" w:rsidR="003D7FD2" w:rsidRPr="006C0EAF" w:rsidRDefault="003D7FD2" w:rsidP="008C0F44">
            <w:pPr>
              <w:jc w:val="center"/>
              <w:rPr>
                <w:sz w:val="20"/>
                <w:szCs w:val="20"/>
                <w:lang w:val="el-GR"/>
                <w:rPrChange w:id="4" w:author="Gregory Koronakos" w:date="2025-08-28T21:06:00Z" w16du:dateUtc="2025-08-28T18:06:00Z">
                  <w:rPr>
                    <w:sz w:val="20"/>
                    <w:szCs w:val="20"/>
                  </w:rPr>
                </w:rPrChange>
              </w:rPr>
            </w:pPr>
            <w:del w:id="5" w:author="Gregory Koronakos" w:date="2025-08-28T21:06:00Z" w16du:dateUtc="2025-08-28T18:06:00Z">
              <w:r w:rsidRPr="006C0EAF" w:rsidDel="006C0EAF">
                <w:rPr>
                  <w:rFonts w:ascii="Arial" w:hAnsi="Arial" w:cs="Arial"/>
                  <w:sz w:val="20"/>
                  <w:szCs w:val="20"/>
                  <w:lang w:val="el-GR"/>
                  <w:rPrChange w:id="6" w:author="Gregory Koronakos" w:date="2025-08-28T21:06:00Z" w16du:dateUtc="2025-08-28T18:06:00Z">
                    <w:rPr>
                      <w:rFonts w:ascii="Arial" w:hAnsi="Arial" w:cs="Arial"/>
                      <w:sz w:val="20"/>
                      <w:szCs w:val="20"/>
                    </w:rPr>
                  </w:rPrChange>
                </w:rPr>
                <w:delText>Όνομα Επώνυμο</w:delText>
              </w:r>
              <w:r w:rsidRPr="006C0EAF" w:rsidDel="006C0EAF">
                <w:rPr>
                  <w:rFonts w:ascii="Arial" w:hAnsi="Arial" w:cs="Arial"/>
                  <w:sz w:val="20"/>
                  <w:szCs w:val="20"/>
                  <w:lang w:val="el-GR"/>
                  <w:rPrChange w:id="7" w:author="Gregory Koronakos" w:date="2025-08-28T21:06:00Z" w16du:dateUtc="2025-08-28T18:06:00Z">
                    <w:rPr>
                      <w:rFonts w:ascii="Arial" w:hAnsi="Arial" w:cs="Arial"/>
                      <w:sz w:val="20"/>
                      <w:szCs w:val="20"/>
                    </w:rPr>
                  </w:rPrChange>
                </w:rPr>
                <w:br/>
                <w:delText>Βαθμίδα</w:delText>
              </w:r>
            </w:del>
          </w:p>
        </w:tc>
        <w:tc>
          <w:tcPr>
            <w:tcW w:w="2832" w:type="dxa"/>
          </w:tcPr>
          <w:p w14:paraId="60635539" w14:textId="5E660A1C" w:rsidR="006C0EAF" w:rsidRDefault="006C0EAF" w:rsidP="008C0F44">
            <w:pPr>
              <w:jc w:val="center"/>
              <w:rPr>
                <w:ins w:id="8" w:author="Gregory Koronakos" w:date="2025-08-28T21:06:00Z" w16du:dateUtc="2025-08-28T18:06:00Z"/>
                <w:rFonts w:ascii="Arial" w:hAnsi="Arial" w:cs="Arial"/>
                <w:sz w:val="20"/>
                <w:szCs w:val="20"/>
                <w:lang w:val="el-GR"/>
              </w:rPr>
            </w:pPr>
            <w:ins w:id="9" w:author="Gregory Koronakos" w:date="2025-08-28T21:06:00Z" w16du:dateUtc="2025-08-28T18:06:00Z">
              <w:r>
                <w:rPr>
                  <w:rFonts w:ascii="Arial" w:hAnsi="Arial" w:cs="Arial"/>
                  <w:sz w:val="20"/>
                  <w:szCs w:val="20"/>
                  <w:lang w:val="el-GR"/>
                </w:rPr>
                <w:t xml:space="preserve">Διονύσιος </w:t>
              </w:r>
            </w:ins>
            <w:ins w:id="10" w:author="Gregory Koronakos" w:date="2025-08-28T21:07:00Z" w16du:dateUtc="2025-08-28T18:07:00Z">
              <w:r>
                <w:rPr>
                  <w:rFonts w:ascii="Arial" w:hAnsi="Arial" w:cs="Arial"/>
                  <w:sz w:val="20"/>
                  <w:szCs w:val="20"/>
                  <w:lang w:val="el-GR"/>
                </w:rPr>
                <w:t>Σωτηρόπουλος</w:t>
              </w:r>
            </w:ins>
          </w:p>
          <w:p w14:paraId="629BE976" w14:textId="3999E7EE" w:rsidR="003D7FD2" w:rsidRPr="00B3657F" w:rsidRDefault="006C0EAF" w:rsidP="008C0F44">
            <w:pPr>
              <w:jc w:val="center"/>
              <w:rPr>
                <w:sz w:val="20"/>
                <w:szCs w:val="20"/>
              </w:rPr>
            </w:pPr>
            <w:ins w:id="11" w:author="Gregory Koronakos" w:date="2025-08-28T21:06:00Z" w16du:dateUtc="2025-08-28T18:06:00Z">
              <w:r>
                <w:rPr>
                  <w:rFonts w:ascii="Arial" w:hAnsi="Arial" w:cs="Arial"/>
                  <w:sz w:val="20"/>
                  <w:szCs w:val="20"/>
                  <w:lang w:val="el-GR"/>
                </w:rPr>
                <w:t xml:space="preserve">Αναπληρωτής </w:t>
              </w:r>
              <w:r>
                <w:rPr>
                  <w:rFonts w:ascii="Arial" w:hAnsi="Arial" w:cs="Arial"/>
                  <w:sz w:val="20"/>
                  <w:szCs w:val="20"/>
                  <w:lang w:val="el-GR"/>
                </w:rPr>
                <w:t>Καθηγητής</w:t>
              </w:r>
            </w:ins>
            <w:del w:id="12" w:author="Gregory Koronakos" w:date="2025-08-28T21:06:00Z" w16du:dateUtc="2025-08-28T18:06:00Z">
              <w:r w:rsidR="003D7FD2" w:rsidRPr="00B3657F" w:rsidDel="006C0EAF">
                <w:rPr>
                  <w:rFonts w:ascii="Arial" w:hAnsi="Arial" w:cs="Arial"/>
                  <w:sz w:val="20"/>
                  <w:szCs w:val="20"/>
                </w:rPr>
                <w:delText>Όνομα Επώνυμο</w:delText>
              </w:r>
              <w:r w:rsidR="003D7FD2" w:rsidRPr="00B3657F" w:rsidDel="006C0EAF">
                <w:rPr>
                  <w:rFonts w:ascii="Arial" w:hAnsi="Arial" w:cs="Arial"/>
                  <w:sz w:val="20"/>
                  <w:szCs w:val="20"/>
                </w:rPr>
                <w:br/>
                <w:delText>Βαθμίδα</w:delText>
              </w:r>
            </w:del>
          </w:p>
        </w:tc>
        <w:tc>
          <w:tcPr>
            <w:tcW w:w="2832" w:type="dxa"/>
          </w:tcPr>
          <w:p w14:paraId="7D69524A" w14:textId="77777777" w:rsidR="003D7FD2" w:rsidRDefault="003D7FD2" w:rsidP="008C0F44">
            <w:pPr>
              <w:jc w:val="center"/>
              <w:rPr>
                <w:ins w:id="13" w:author="Gregory Koronakos" w:date="2025-08-28T21:06:00Z" w16du:dateUtc="2025-08-28T18:06:00Z"/>
                <w:rFonts w:ascii="Arial" w:hAnsi="Arial" w:cs="Arial"/>
                <w:sz w:val="20"/>
                <w:szCs w:val="20"/>
                <w:lang w:val="el-GR"/>
              </w:rPr>
            </w:pPr>
            <w:del w:id="14" w:author="Gregory Koronakos" w:date="2025-08-28T21:06:00Z" w16du:dateUtc="2025-08-28T18:06:00Z">
              <w:r w:rsidRPr="00B3657F" w:rsidDel="006C0EAF">
                <w:rPr>
                  <w:rFonts w:ascii="Arial" w:hAnsi="Arial" w:cs="Arial"/>
                  <w:sz w:val="20"/>
                  <w:szCs w:val="20"/>
                </w:rPr>
                <w:delText>Όνομα Επώνυμο</w:delText>
              </w:r>
              <w:r w:rsidRPr="00B3657F" w:rsidDel="006C0EAF">
                <w:rPr>
                  <w:rFonts w:ascii="Arial" w:hAnsi="Arial" w:cs="Arial"/>
                  <w:sz w:val="20"/>
                  <w:szCs w:val="20"/>
                </w:rPr>
                <w:br/>
                <w:delText>Βαθμίδα</w:delText>
              </w:r>
            </w:del>
            <w:ins w:id="15" w:author="Gregory Koronakos" w:date="2025-08-28T21:06:00Z" w16du:dateUtc="2025-08-28T18:06:00Z">
              <w:r w:rsidR="006C0EAF">
                <w:rPr>
                  <w:rFonts w:ascii="Arial" w:hAnsi="Arial" w:cs="Arial"/>
                  <w:sz w:val="20"/>
                  <w:szCs w:val="20"/>
                  <w:lang w:val="el-GR"/>
                </w:rPr>
                <w:t>Δημήτρης Αποστόλου</w:t>
              </w:r>
            </w:ins>
          </w:p>
          <w:p w14:paraId="125839EC" w14:textId="5E626CAF" w:rsidR="006C0EAF" w:rsidRPr="006C0EAF" w:rsidRDefault="006C0EAF" w:rsidP="008C0F44">
            <w:pPr>
              <w:jc w:val="center"/>
              <w:rPr>
                <w:sz w:val="20"/>
                <w:szCs w:val="20"/>
                <w:lang w:val="el-GR"/>
                <w:rPrChange w:id="16" w:author="Gregory Koronakos" w:date="2025-08-28T21:06:00Z" w16du:dateUtc="2025-08-28T18:06:00Z">
                  <w:rPr>
                    <w:sz w:val="20"/>
                    <w:szCs w:val="20"/>
                  </w:rPr>
                </w:rPrChange>
              </w:rPr>
            </w:pPr>
            <w:ins w:id="17" w:author="Gregory Koronakos" w:date="2025-08-28T21:06:00Z" w16du:dateUtc="2025-08-28T18:06:00Z">
              <w:r>
                <w:rPr>
                  <w:rFonts w:ascii="Arial" w:hAnsi="Arial" w:cs="Arial"/>
                  <w:sz w:val="20"/>
                  <w:szCs w:val="20"/>
                  <w:lang w:val="el-GR"/>
                </w:rPr>
                <w:t>Καθηγητής</w:t>
              </w:r>
            </w:ins>
          </w:p>
        </w:tc>
      </w:tr>
    </w:tbl>
    <w:p w14:paraId="30AF7D2B" w14:textId="77777777" w:rsidR="003D7FD2" w:rsidRDefault="003D7FD2" w:rsidP="003D7FD2">
      <w:pPr>
        <w:jc w:val="center"/>
      </w:pPr>
    </w:p>
    <w:p w14:paraId="5761992F" w14:textId="77777777" w:rsidR="003D7FD2" w:rsidRDefault="003D7FD2" w:rsidP="003D7FD2">
      <w:pPr>
        <w:jc w:val="center"/>
      </w:pPr>
    </w:p>
    <w:p w14:paraId="563E939D" w14:textId="77777777" w:rsidR="000B42F1" w:rsidRPr="000B42F1" w:rsidRDefault="000B42F1" w:rsidP="000B42F1">
      <w:pPr>
        <w:pStyle w:val="Heading3"/>
        <w:spacing w:line="360" w:lineRule="auto"/>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lastRenderedPageBreak/>
        <w:t>Πίνακας Περιεχομένων</w:t>
      </w:r>
    </w:p>
    <w:p w14:paraId="39B1CB52" w14:textId="77777777"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74D1E818" w14:textId="77777777" w:rsidR="000B42F1" w:rsidRPr="000B42F1" w:rsidRDefault="000B42F1" w:rsidP="000B42F1">
      <w:pPr>
        <w:pStyle w:val="NormalWeb"/>
        <w:spacing w:line="360" w:lineRule="auto"/>
        <w:rPr>
          <w:rFonts w:ascii="Arial" w:hAnsi="Arial" w:cs="Arial"/>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p>
    <w:p w14:paraId="33C1E2B8" w14:textId="77777777"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bookmarkStart w:id="18" w:name="_Hlk201101185"/>
      <w:bookmarkStart w:id="19" w:name="_Hlk201101708"/>
      <w:r w:rsidRPr="000B42F1">
        <w:rPr>
          <w:rStyle w:val="Strong"/>
          <w:rFonts w:ascii="Arial" w:hAnsi="Arial" w:cs="Arial"/>
          <w:color w:val="4472C4" w:themeColor="accent1"/>
          <w:sz w:val="20"/>
          <w:szCs w:val="20"/>
          <w:lang w:val="el-GR"/>
        </w:rPr>
        <w:t>2</w:t>
      </w:r>
      <w:bookmarkStart w:id="20" w:name="_Hlk200549010"/>
      <w:r w:rsidRPr="000B42F1">
        <w:rPr>
          <w:rStyle w:val="Strong"/>
          <w:rFonts w:ascii="Arial" w:hAnsi="Arial" w:cs="Arial"/>
          <w:color w:val="4472C4" w:themeColor="accent1"/>
          <w:sz w:val="20"/>
          <w:szCs w:val="20"/>
          <w:lang w:val="el-GR"/>
        </w:rPr>
        <w:t xml:space="preserve">. Επίλυση του </w:t>
      </w:r>
      <w:r w:rsidRPr="000B42F1">
        <w:rPr>
          <w:rStyle w:val="Strong"/>
          <w:rFonts w:ascii="Arial" w:hAnsi="Arial" w:cs="Arial"/>
          <w:color w:val="4472C4" w:themeColor="accent1"/>
          <w:sz w:val="20"/>
          <w:szCs w:val="20"/>
        </w:rPr>
        <w:t>TSP</w:t>
      </w:r>
      <w:r w:rsidRPr="000B42F1">
        <w:rPr>
          <w:rStyle w:val="Strong"/>
          <w:rFonts w:ascii="Arial" w:hAnsi="Arial" w:cs="Arial"/>
          <w:color w:val="4472C4" w:themeColor="accent1"/>
          <w:sz w:val="20"/>
          <w:szCs w:val="20"/>
          <w:lang w:val="el-GR"/>
        </w:rPr>
        <w:t xml:space="preserve"> με Γραμμικό Προγραμματισμό </w:t>
      </w:r>
      <w:bookmarkEnd w:id="18"/>
      <w:bookmarkEnd w:id="20"/>
    </w:p>
    <w:p w14:paraId="30238C61"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Διατύπωση του Προβλήματος</w:t>
      </w:r>
      <w:r w:rsidRPr="000B42F1">
        <w:rPr>
          <w:rFonts w:ascii="Arial" w:hAnsi="Arial" w:cs="Arial"/>
          <w:sz w:val="20"/>
          <w:szCs w:val="20"/>
          <w:lang w:val="el-GR"/>
        </w:rPr>
        <w:br/>
        <w:t>2.1 Προσεγγίσεις Μαθηματικής Μοντελοποίησης</w:t>
      </w:r>
      <w:r w:rsidRPr="000B42F1">
        <w:rPr>
          <w:rFonts w:ascii="Arial" w:hAnsi="Arial" w:cs="Arial"/>
          <w:sz w:val="20"/>
          <w:szCs w:val="20"/>
          <w:lang w:val="el-GR"/>
        </w:rPr>
        <w:br/>
        <w:t xml:space="preserve">2.1.1 Μαθηματική Διατύπωση του Μοντέλου </w:t>
      </w:r>
      <w:r w:rsidR="003B23B6" w:rsidRPr="003B23B6">
        <w:rPr>
          <w:rFonts w:ascii="Arial" w:hAnsi="Arial" w:cs="Arial"/>
          <w:sz w:val="20"/>
          <w:szCs w:val="20"/>
        </w:rPr>
        <w:t>Miller</w:t>
      </w:r>
      <w:r w:rsidR="003B23B6" w:rsidRPr="003B23B6">
        <w:rPr>
          <w:rFonts w:ascii="Arial" w:hAnsi="Arial" w:cs="Arial"/>
          <w:sz w:val="20"/>
          <w:szCs w:val="20"/>
          <w:lang w:val="el-GR"/>
        </w:rPr>
        <w:t xml:space="preserve">, </w:t>
      </w:r>
      <w:r w:rsidR="003B23B6" w:rsidRPr="003B23B6">
        <w:rPr>
          <w:rFonts w:ascii="Arial" w:hAnsi="Arial" w:cs="Arial"/>
          <w:sz w:val="20"/>
          <w:szCs w:val="20"/>
        </w:rPr>
        <w:t>Tucker</w:t>
      </w:r>
      <w:r w:rsidR="003B23B6" w:rsidRPr="003B23B6">
        <w:rPr>
          <w:rFonts w:ascii="Arial" w:hAnsi="Arial" w:cs="Arial"/>
          <w:sz w:val="20"/>
          <w:szCs w:val="20"/>
          <w:lang w:val="el-GR"/>
        </w:rPr>
        <w:t xml:space="preserve"> και </w:t>
      </w:r>
      <w:r w:rsidR="003B23B6" w:rsidRPr="003B23B6">
        <w:rPr>
          <w:rFonts w:ascii="Arial" w:hAnsi="Arial" w:cs="Arial"/>
          <w:sz w:val="20"/>
          <w:szCs w:val="20"/>
        </w:rPr>
        <w:t>Zemlin</w:t>
      </w:r>
      <w:r w:rsidRPr="000B42F1">
        <w:rPr>
          <w:rFonts w:ascii="Arial" w:hAnsi="Arial" w:cs="Arial"/>
          <w:sz w:val="20"/>
          <w:szCs w:val="20"/>
          <w:lang w:val="el-GR"/>
        </w:rPr>
        <w:br/>
        <w:t xml:space="preserve">2.1.2 Μαθηματική Διατύπωση του Μοντέλου </w:t>
      </w:r>
      <w:r w:rsidR="003B23B6" w:rsidRPr="003B23B6">
        <w:rPr>
          <w:rFonts w:ascii="Arial" w:hAnsi="Arial" w:cs="Arial"/>
          <w:sz w:val="20"/>
          <w:szCs w:val="20"/>
        </w:rPr>
        <w:t>Dantzig</w:t>
      </w:r>
      <w:r w:rsidR="003B23B6" w:rsidRPr="003B23B6">
        <w:rPr>
          <w:rFonts w:ascii="Arial" w:hAnsi="Arial" w:cs="Arial"/>
          <w:sz w:val="20"/>
          <w:szCs w:val="20"/>
          <w:lang w:val="el-GR"/>
        </w:rPr>
        <w:t>–</w:t>
      </w:r>
      <w:r w:rsidR="003B23B6" w:rsidRPr="003B23B6">
        <w:rPr>
          <w:rFonts w:ascii="Arial" w:hAnsi="Arial" w:cs="Arial"/>
          <w:sz w:val="20"/>
          <w:szCs w:val="20"/>
        </w:rPr>
        <w:t>Fulkerson</w:t>
      </w:r>
      <w:r w:rsidR="003B23B6" w:rsidRPr="003B23B6">
        <w:rPr>
          <w:rFonts w:ascii="Arial" w:hAnsi="Arial" w:cs="Arial"/>
          <w:sz w:val="20"/>
          <w:szCs w:val="20"/>
          <w:lang w:val="el-GR"/>
        </w:rPr>
        <w:t>–</w:t>
      </w:r>
      <w:r w:rsidR="003B23B6" w:rsidRPr="003B23B6">
        <w:rPr>
          <w:rFonts w:ascii="Arial" w:hAnsi="Arial" w:cs="Arial"/>
          <w:sz w:val="20"/>
          <w:szCs w:val="20"/>
        </w:rPr>
        <w:t>Johnson</w:t>
      </w:r>
    </w:p>
    <w:p w14:paraId="5ECD2F6A"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2.2 Ακέραιος Γραμμικός Προγραμματισμός (</w:t>
      </w:r>
      <w:r w:rsidRPr="000B42F1">
        <w:rPr>
          <w:rFonts w:ascii="Arial" w:hAnsi="Arial" w:cs="Arial"/>
          <w:sz w:val="20"/>
          <w:szCs w:val="20"/>
        </w:rPr>
        <w:t>ILP</w:t>
      </w:r>
      <w:r w:rsidRPr="000B42F1">
        <w:rPr>
          <w:rFonts w:ascii="Arial" w:hAnsi="Arial" w:cs="Arial"/>
          <w:sz w:val="20"/>
          <w:szCs w:val="20"/>
          <w:lang w:val="el-GR"/>
        </w:rPr>
        <w:t>)</w:t>
      </w:r>
    </w:p>
    <w:p w14:paraId="00A0EEF9" w14:textId="77777777" w:rsidR="000B42F1" w:rsidRPr="000B42F1" w:rsidRDefault="000B42F1" w:rsidP="000B42F1">
      <w:pPr>
        <w:spacing w:line="360" w:lineRule="auto"/>
        <w:rPr>
          <w:rFonts w:ascii="Arial" w:hAnsi="Arial" w:cs="Arial"/>
          <w:sz w:val="20"/>
          <w:szCs w:val="20"/>
          <w:lang w:val="el-GR"/>
        </w:rPr>
      </w:pPr>
      <w:bookmarkStart w:id="21" w:name="_Hlk201144020"/>
      <w:r w:rsidRPr="000B42F1">
        <w:rPr>
          <w:rFonts w:ascii="Arial" w:hAnsi="Arial" w:cs="Arial"/>
          <w:sz w:val="20"/>
          <w:szCs w:val="20"/>
          <w:lang w:val="el-GR"/>
        </w:rPr>
        <w:t>2.3 Ανασκόπηση Μεθόδων Αποκατάστασης Ακεραιότητας</w:t>
      </w:r>
    </w:p>
    <w:p w14:paraId="38FC646E" w14:textId="77777777" w:rsidR="00EF6DBD"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2.3.1 Μέθοδος της Εξάντλησης και υπολογιστικής πολυπλοκότητας</w:t>
      </w:r>
    </w:p>
    <w:p w14:paraId="45A59C9D" w14:textId="77777777" w:rsidR="000B42F1" w:rsidRPr="00EF6DBD" w:rsidRDefault="000B42F1" w:rsidP="000B42F1">
      <w:pPr>
        <w:spacing w:line="360" w:lineRule="auto"/>
        <w:rPr>
          <w:rFonts w:ascii="Arial" w:hAnsi="Arial" w:cs="Arial"/>
          <w:sz w:val="20"/>
          <w:szCs w:val="20"/>
        </w:rPr>
      </w:pPr>
      <w:r w:rsidRPr="000B42F1">
        <w:rPr>
          <w:rFonts w:ascii="Arial" w:hAnsi="Arial" w:cs="Arial"/>
          <w:sz w:val="20"/>
          <w:szCs w:val="20"/>
        </w:rPr>
        <w:t>2.3.2 Διακλάδωση και Φραγμός (Branch and Bound)</w:t>
      </w:r>
    </w:p>
    <w:p w14:paraId="7D76115E"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2.3.3 Τέμνοντα Επίπεδα (</w:t>
      </w:r>
      <w:r w:rsidRPr="000B42F1">
        <w:rPr>
          <w:rFonts w:ascii="Arial" w:hAnsi="Arial" w:cs="Arial"/>
          <w:sz w:val="20"/>
          <w:szCs w:val="20"/>
        </w:rPr>
        <w:t>Cutting</w:t>
      </w:r>
      <w:r w:rsidRPr="000B42F1">
        <w:rPr>
          <w:rFonts w:ascii="Arial" w:hAnsi="Arial" w:cs="Arial"/>
          <w:sz w:val="20"/>
          <w:szCs w:val="20"/>
          <w:lang w:val="el-GR"/>
        </w:rPr>
        <w:t xml:space="preserve"> </w:t>
      </w:r>
      <w:r w:rsidRPr="000B42F1">
        <w:rPr>
          <w:rFonts w:ascii="Arial" w:hAnsi="Arial" w:cs="Arial"/>
          <w:sz w:val="20"/>
          <w:szCs w:val="20"/>
        </w:rPr>
        <w:t>Planes</w:t>
      </w:r>
      <w:r w:rsidRPr="000B42F1">
        <w:rPr>
          <w:rFonts w:ascii="Arial" w:hAnsi="Arial" w:cs="Arial"/>
          <w:sz w:val="20"/>
          <w:szCs w:val="20"/>
          <w:lang w:val="el-GR"/>
        </w:rPr>
        <w:t>)</w:t>
      </w:r>
    </w:p>
    <w:bookmarkEnd w:id="19"/>
    <w:bookmarkEnd w:id="21"/>
    <w:p w14:paraId="3585374A" w14:textId="77777777" w:rsidR="000B42F1" w:rsidRPr="000B42F1" w:rsidRDefault="000B42F1" w:rsidP="000B42F1">
      <w:pPr>
        <w:spacing w:before="360" w:after="120" w:line="360" w:lineRule="auto"/>
        <w:rPr>
          <w:rFonts w:ascii="Arial" w:hAnsi="Arial" w:cs="Arial"/>
          <w:b/>
          <w:bCs/>
          <w:color w:val="4472C4" w:themeColor="accent1"/>
          <w:sz w:val="20"/>
          <w:szCs w:val="20"/>
          <w:lang w:val="el-GR"/>
        </w:rPr>
      </w:pPr>
      <w:r w:rsidRPr="000B42F1">
        <w:rPr>
          <w:rFonts w:ascii="Arial" w:hAnsi="Arial" w:cs="Arial"/>
          <w:b/>
          <w:bCs/>
          <w:color w:val="4472C4" w:themeColor="accent1"/>
          <w:sz w:val="20"/>
          <w:szCs w:val="20"/>
          <w:lang w:val="el-GR"/>
        </w:rPr>
        <w:t>3 Εισαγωγή στα Νευρωνικά Δίκτυα Γράφων</w:t>
      </w:r>
    </w:p>
    <w:p w14:paraId="52A6DA56"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1</w:t>
      </w:r>
      <w:r w:rsidRPr="000B42F1">
        <w:rPr>
          <w:rFonts w:ascii="Arial" w:hAnsi="Arial" w:cs="Arial"/>
          <w:sz w:val="20"/>
          <w:szCs w:val="20"/>
          <w:lang w:val="el-GR"/>
        </w:rPr>
        <w:t xml:space="preserve"> Βασικές Αρχές Νευρωνικών Δικτύων</w:t>
      </w:r>
    </w:p>
    <w:p w14:paraId="661307E1"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 Θεμελιώδης Περιορισμοί και Γενίκευση της Συνέλιξης</w:t>
      </w:r>
    </w:p>
    <w:p w14:paraId="03223F7F" w14:textId="77777777"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.1 Κίνητρο για Γενίκευση της Συνέλιξης</w:t>
      </w:r>
    </w:p>
    <w:p w14:paraId="53EAAF2C"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.2 Συνέλιξη σε μη Ευκλείδειες δομές</w:t>
      </w:r>
    </w:p>
    <w:p w14:paraId="6D4F0220" w14:textId="77777777"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.3 Δίκτυα Μηχανισμών Προσοχής </w:t>
      </w:r>
    </w:p>
    <w:p w14:paraId="0B117FFD"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 xml:space="preserve"> Κατηγορίες Εκπαίδευσης Νευρωνικών Δικτύων Γράφων</w:t>
      </w:r>
    </w:p>
    <w:p w14:paraId="3967B1DA" w14:textId="77777777"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.1 Επιτηρούμενη και Ημι-επιτηρούμενη Μάθηση σε Γράφους</w:t>
      </w:r>
    </w:p>
    <w:p w14:paraId="5A1EC0BA" w14:textId="77777777" w:rsidR="000B42F1" w:rsidRPr="000B42F1" w:rsidRDefault="000B42F1" w:rsidP="00EF6DBD">
      <w:pPr>
        <w:spacing w:line="360" w:lineRule="auto"/>
        <w:rPr>
          <w:rFonts w:ascii="Arial" w:hAnsi="Arial" w:cs="Arial"/>
          <w:sz w:val="20"/>
          <w:szCs w:val="20"/>
          <w:lang w:val="el-GR"/>
        </w:rPr>
      </w:pPr>
      <w:bookmarkStart w:id="22" w:name="_Hlk201144174"/>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.2 Επαγωγική και Μεταγωγική Μάθηση σε Γράφους</w:t>
      </w:r>
    </w:p>
    <w:p w14:paraId="68D472D0"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 Μοντελοποίηση του Προβλήματος του Πλανόδιου Πωλητή με </w:t>
      </w:r>
      <w:r w:rsidRPr="000B42F1">
        <w:rPr>
          <w:rFonts w:ascii="Arial" w:hAnsi="Arial" w:cs="Arial"/>
          <w:sz w:val="20"/>
          <w:szCs w:val="20"/>
        </w:rPr>
        <w:t>GNN</w:t>
      </w:r>
      <w:bookmarkEnd w:id="22"/>
    </w:p>
    <w:p w14:paraId="39458E33"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.1 Αναπαράσταση του Συμμετρικού </w:t>
      </w:r>
      <w:r w:rsidRPr="000B42F1">
        <w:rPr>
          <w:rFonts w:ascii="Arial" w:hAnsi="Arial" w:cs="Arial"/>
          <w:sz w:val="20"/>
          <w:szCs w:val="20"/>
        </w:rPr>
        <w:t>TSP</w:t>
      </w:r>
      <w:r w:rsidRPr="000B42F1">
        <w:rPr>
          <w:rFonts w:ascii="Arial" w:hAnsi="Arial" w:cs="Arial"/>
          <w:sz w:val="20"/>
          <w:szCs w:val="20"/>
          <w:lang w:val="el-GR"/>
        </w:rPr>
        <w:t xml:space="preserve"> ως Μη Κατευθυνόμενος Γράφος</w:t>
      </w:r>
    </w:p>
    <w:p w14:paraId="3C6CFEF0"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.2 Νευρωνικό Δίκτυο για την Εκτίμηση της Λύσης του </w:t>
      </w:r>
      <w:r w:rsidRPr="000B42F1">
        <w:rPr>
          <w:rFonts w:ascii="Arial" w:hAnsi="Arial" w:cs="Arial"/>
          <w:sz w:val="20"/>
          <w:szCs w:val="20"/>
        </w:rPr>
        <w:t>TSP</w:t>
      </w:r>
    </w:p>
    <w:p w14:paraId="3C7D10CF" w14:textId="77777777" w:rsidR="000B42F1" w:rsidRPr="000B42F1" w:rsidRDefault="000B42F1" w:rsidP="000B42F1">
      <w:pPr>
        <w:pStyle w:val="Heading3"/>
        <w:spacing w:before="360" w:after="120" w:line="360" w:lineRule="auto"/>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77777777"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 xml:space="preserve"> 4.1 Δημιουργία Βέλτιστων Λύσεων με Ακέραιο Γραμμικό Προγραμματισμό</w:t>
      </w:r>
    </w:p>
    <w:p w14:paraId="3E707772" w14:textId="77777777" w:rsid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77777777" w:rsidR="00EF6DBD" w:rsidRPr="00EF6DBD" w:rsidRDefault="00EF6DBD" w:rsidP="000620FF">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Η παρούσα διατριβή εξετάζει τη χρήση Γραφικών Νευρωνικών Δικτύων (</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EF6DBD">
      <w:pPr>
        <w:pStyle w:val="NormalWeb"/>
        <w:spacing w:before="0" w:beforeAutospacing="0" w:after="60" w:afterAutospacing="0"/>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EF6DBD">
      <w:pPr>
        <w:pStyle w:val="Heading2"/>
        <w:spacing w:before="360" w:beforeAutospacing="0" w:after="120" w:afterAutospacing="0"/>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EF6DBD">
      <w:pPr>
        <w:pStyle w:val="NormalWeb"/>
        <w:spacing w:after="120" w:afterAutospacing="0"/>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D03F9E">
      <w:pPr>
        <w:spacing w:after="60"/>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D03F9E">
      <w:pPr>
        <w:spacing w:after="60"/>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D03F9E">
      <w:pPr>
        <w:spacing w:before="360" w:after="120"/>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F23581" w:rsidRDefault="00F23581" w:rsidP="006226F5">
      <w:pPr>
        <w:spacing w:after="60"/>
        <w:rPr>
          <w:rFonts w:ascii="Arial" w:hAnsi="Arial" w:cs="Arial"/>
          <w:sz w:val="20"/>
          <w:szCs w:val="20"/>
        </w:rPr>
      </w:pPr>
      <w:r w:rsidRPr="00F23581">
        <w:rPr>
          <w:rFonts w:ascii="Arial" w:hAnsi="Arial" w:cs="Arial"/>
          <w:sz w:val="20"/>
          <w:szCs w:val="20"/>
          <w:lang w:val="el-GR"/>
        </w:rPr>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F23581">
        <w:rPr>
          <w:rFonts w:ascii="Arial" w:hAnsi="Arial" w:cs="Arial"/>
          <w:sz w:val="20"/>
          <w:szCs w:val="20"/>
        </w:rPr>
        <w:t>Η πρ</w:t>
      </w:r>
      <w:r w:rsidRPr="00F23581">
        <w:rPr>
          <w:rFonts w:ascii="Arial" w:hAnsi="Arial" w:cs="Arial"/>
          <w:sz w:val="20"/>
          <w:szCs w:val="20"/>
          <w:lang w:val="el-GR"/>
        </w:rPr>
        <w:t>οσέγγιση</w:t>
      </w:r>
      <w:r w:rsidRPr="00F23581">
        <w:rPr>
          <w:rFonts w:ascii="Arial" w:hAnsi="Arial" w:cs="Arial"/>
          <w:sz w:val="20"/>
          <w:szCs w:val="20"/>
        </w:rPr>
        <w:t xml:space="preserve"> μας βασ</w:t>
      </w:r>
      <w:r w:rsidRPr="00F23581">
        <w:rPr>
          <w:rFonts w:ascii="Arial" w:hAnsi="Arial" w:cs="Arial"/>
          <w:sz w:val="20"/>
          <w:szCs w:val="20"/>
          <w:lang w:val="el-GR"/>
        </w:rPr>
        <w:t>ίζεται</w:t>
      </w:r>
      <w:r w:rsidRPr="00F23581">
        <w:rPr>
          <w:rFonts w:ascii="Arial" w:hAnsi="Arial" w:cs="Arial"/>
          <w:sz w:val="20"/>
          <w:szCs w:val="20"/>
        </w:rPr>
        <w:t xml:space="preserve"> σε τρε</w:t>
      </w:r>
      <w:r w:rsidRPr="00F23581">
        <w:rPr>
          <w:rFonts w:ascii="Arial" w:hAnsi="Arial" w:cs="Arial"/>
          <w:sz w:val="20"/>
          <w:szCs w:val="20"/>
          <w:lang w:val="el-GR"/>
        </w:rPr>
        <w:t>ί</w:t>
      </w:r>
      <w:r w:rsidRPr="00F23581">
        <w:rPr>
          <w:rFonts w:ascii="Arial" w:hAnsi="Arial" w:cs="Arial"/>
          <w:sz w:val="20"/>
          <w:szCs w:val="20"/>
        </w:rPr>
        <w:t>ς βασικές παρατηρήσεις:</w:t>
      </w:r>
    </w:p>
    <w:p w14:paraId="530053D8" w14:textId="77777777"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6226F5">
      <w:pPr>
        <w:spacing w:after="60"/>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533CBA">
      <w:pPr>
        <w:spacing w:before="360" w:after="120"/>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lastRenderedPageBreak/>
        <w:t>Η εργασία αυτή προσφέρει τρεις βασικές συνεισφορές:</w:t>
      </w:r>
    </w:p>
    <w:p w14:paraId="41B894D1" w14:textId="77777777"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533CBA">
      <w:pPr>
        <w:spacing w:before="360" w:after="120"/>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E14E05">
      <w:pPr>
        <w:spacing w:before="360" w:after="60"/>
        <w:jc w:val="center"/>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E14E05">
      <w:pPr>
        <w:spacing w:after="60"/>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 xml:space="preserve">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w:t>
      </w:r>
      <w:r w:rsidRPr="00692ACB">
        <w:rPr>
          <w:rFonts w:ascii="Arial" w:hAnsi="Arial" w:cs="Arial"/>
          <w:sz w:val="20"/>
          <w:szCs w:val="20"/>
          <w:lang w:val="el-GR"/>
        </w:rPr>
        <w:lastRenderedPageBreak/>
        <w:t>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 xml:space="preserve">=2,…,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4B5808">
      <w:pPr>
        <w:spacing w:after="60"/>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4B5808">
      <w:p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4B5808">
      <w:pPr>
        <w:spacing w:after="60"/>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4B5808">
      <w:pPr>
        <w:numPr>
          <w:ilvl w:val="0"/>
          <w:numId w:val="51"/>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lastRenderedPageBreak/>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4B5808">
      <w:pPr>
        <w:spacing w:after="60"/>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4B5808">
      <w:pPr>
        <w:spacing w:after="60"/>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4F3B50">
      <w:pPr>
        <w:spacing w:after="60"/>
        <w:rPr>
          <w:rFonts w:ascii="Arial" w:hAnsi="Arial" w:cs="Arial"/>
          <w:sz w:val="20"/>
          <w:szCs w:val="20"/>
          <w:lang w:val="el-GR"/>
        </w:rPr>
      </w:pPr>
    </w:p>
    <w:p w14:paraId="688D38A6"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AB37E0">
      <w:pPr>
        <w:spacing w:before="360" w:after="120"/>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αποτελεί μια υποκατηγορία του γραμμικού προγραμματισμού, στην οποία επιλύεται ένα πρόβλημα 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xml:space="preserve">), ενώ αν κάποιες μεταβλητές επιτρέπεται να </w:t>
      </w:r>
      <w:r w:rsidRPr="00692ACB">
        <w:rPr>
          <w:rFonts w:ascii="Arial" w:hAnsi="Arial" w:cs="Arial"/>
          <w:sz w:val="20"/>
          <w:szCs w:val="20"/>
          <w:lang w:val="el-GR"/>
        </w:rPr>
        <w:lastRenderedPageBreak/>
        <w:t>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23" w:name="_Hlk200118927"/>
    <w:p w14:paraId="32A7D2FE" w14:textId="77777777" w:rsidR="00692ACB" w:rsidRPr="00692ACB" w:rsidRDefault="00000000" w:rsidP="00AB37E0">
      <w:pPr>
        <w:spacing w:after="60"/>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23"/>
    </w:p>
    <w:p w14:paraId="6B56389B"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662B40">
      <w:pPr>
        <w:spacing w:after="60"/>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662B4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662B40">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662B40">
      <w:pPr>
        <w:spacing w:after="60"/>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lastRenderedPageBreak/>
        <w:t>μία καλή προσέγγιση της γεωμετρίας του συνόλου των ακέραιων λύσεων.</w:t>
      </w:r>
    </w:p>
    <w:p w14:paraId="6DA376CD"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4F3B50">
      <w:pPr>
        <w:spacing w:before="360" w:after="120"/>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0431D6">
      <w:pPr>
        <w:spacing w:before="360" w:after="120"/>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A04D8C">
      <w:pPr>
        <w:spacing w:after="60"/>
        <w:jc w:val="center"/>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54202">
      <w:pPr>
        <w:spacing w:before="360" w:after="60"/>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xml:space="preserve">), δημιουργούνται τέτοια υποπροβλήματα, με στόχο τη σταδιακή επιβολή της ακεραιότητας σε όλες τις μεταβλητές </w:t>
      </w:r>
      <w:r w:rsidRPr="00692ACB">
        <w:rPr>
          <w:rFonts w:ascii="Arial" w:hAnsi="Arial" w:cs="Arial"/>
          <w:sz w:val="20"/>
          <w:szCs w:val="20"/>
          <w:lang w:val="el-GR"/>
        </w:rPr>
        <w:lastRenderedPageBreak/>
        <w:t>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C401F5">
      <w:pPr>
        <w:numPr>
          <w:ilvl w:val="0"/>
          <w:numId w:val="12"/>
        </w:numPr>
        <w:spacing w:after="60"/>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77777777"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A266A3">
      <w:pPr>
        <w:spacing w:after="60"/>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A266A3">
      <w:pPr>
        <w:numPr>
          <w:ilvl w:val="0"/>
          <w:numId w:val="14"/>
        </w:numPr>
        <w:tabs>
          <w:tab w:val="clear" w:pos="360"/>
          <w:tab w:val="num" w:pos="720"/>
        </w:tabs>
        <w:spacing w:after="60"/>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4F3B50">
      <w:pPr>
        <w:spacing w:after="60"/>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4F3B50">
      <w:pPr>
        <w:spacing w:after="60"/>
        <w:rPr>
          <w:ins w:id="24" w:author="Ioannis Mougios" w:date="2025-06-11T10:27:00Z"/>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4F3B50">
      <w:pPr>
        <w:spacing w:after="60"/>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4F3B5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F140D1">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F140D1">
      <w:pPr>
        <w:spacing w:after="60"/>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F140D1">
      <w:pPr>
        <w:spacing w:after="60"/>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54202">
      <w:pPr>
        <w:pStyle w:val="Caption"/>
        <w:spacing w:after="60"/>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54202">
      <w:pPr>
        <w:spacing w:before="360" w:after="60"/>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0431D6">
      <w:pPr>
        <w:spacing w:after="60"/>
        <w:rPr>
          <w:sz w:val="20"/>
          <w:szCs w:val="20"/>
          <w:lang w:val="el-GR"/>
        </w:rPr>
      </w:pPr>
      <w:r w:rsidRPr="00EC2BA0">
        <w:rPr>
          <w:sz w:val="20"/>
          <w:szCs w:val="20"/>
          <w:lang w:val="el-GR"/>
        </w:rPr>
        <w:t>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54202">
      <w:pPr>
        <w:pStyle w:val="NormalWeb"/>
        <w:spacing w:after="60" w:afterAutospacing="0"/>
        <w:rPr>
          <w:lang w:val="el-GR"/>
        </w:rPr>
      </w:pPr>
      <w:r w:rsidRPr="002C4AE9">
        <w:rPr>
          <w:noProof/>
          <w:lang w:val="el-GR"/>
        </w:rPr>
        <w:lastRenderedPageBreak/>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54202">
      <w:pPr>
        <w:spacing w:after="60"/>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54202">
      <w:pPr>
        <w:spacing w:after="60"/>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54202">
      <w:pPr>
        <w:spacing w:before="360" w:after="60"/>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54202">
      <w:pPr>
        <w:spacing w:before="360" w:after="60"/>
        <w:rPr>
          <w:rFonts w:ascii="Arial" w:hAnsi="Arial" w:cs="Arial"/>
          <w:sz w:val="20"/>
          <w:szCs w:val="20"/>
          <w:lang w:val="el-GR"/>
        </w:rPr>
      </w:pPr>
      <w:r w:rsidRPr="00DB73BC">
        <w:rPr>
          <w:rFonts w:ascii="Arial" w:hAnsi="Arial" w:cs="Arial"/>
          <w:sz w:val="20"/>
          <w:szCs w:val="20"/>
          <w:lang w:val="el-GR"/>
        </w:rPr>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38DAD095"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w:t>
      </w:r>
      <w:r w:rsidRPr="00DB73BC">
        <w:rPr>
          <w:rFonts w:ascii="Arial" w:hAnsi="Arial" w:cs="Arial"/>
          <w:sz w:val="20"/>
          <w:szCs w:val="20"/>
          <w:lang w:val="el-GR"/>
        </w:rPr>
        <w:lastRenderedPageBreak/>
        <w:t xml:space="preserve">ισχυρός </w:t>
      </w:r>
      <w:proofErr w:type="spellStart"/>
      <w:r w:rsidRPr="00DB73BC">
        <w:rPr>
          <w:rFonts w:ascii="Arial" w:hAnsi="Arial" w:cs="Arial"/>
          <w:sz w:val="20"/>
          <w:szCs w:val="20"/>
          <w:lang w:val="el-GR"/>
        </w:rPr>
        <w:t>μηχανισμός</w:t>
      </w:r>
      <w:del w:id="25" w:author="Gregory Koronakos" w:date="2025-08-28T18:10:00Z" w16du:dateUtc="2025-08-28T15:10:00Z">
        <w:r w:rsidRPr="00DB73BC" w:rsidDel="00BF7CD0">
          <w:rPr>
            <w:rFonts w:ascii="Arial" w:hAnsi="Arial" w:cs="Arial"/>
            <w:sz w:val="20"/>
            <w:szCs w:val="20"/>
            <w:lang w:val="el-GR"/>
          </w:rPr>
          <w:delText xml:space="preserve"> </w:delText>
        </w:r>
      </w:del>
      <w:ins w:id="26" w:author="Gregory Koronakos" w:date="2025-08-28T18:10:00Z" w16du:dateUtc="2025-08-28T15:10:00Z">
        <w:r w:rsidR="00BF7CD0">
          <w:rPr>
            <w:rFonts w:ascii="Arial" w:hAnsi="Arial" w:cs="Arial"/>
            <w:sz w:val="20"/>
            <w:szCs w:val="20"/>
            <w:lang w:val="el-GR"/>
          </w:rPr>
          <w:t>επ</w:t>
        </w:r>
      </w:ins>
      <w:ins w:id="27" w:author="Gregory Koronakos" w:date="2025-08-28T18:11:00Z" w16du:dateUtc="2025-08-28T15:11:00Z">
        <w:r w:rsidR="00BF7CD0">
          <w:rPr>
            <w:rFonts w:ascii="Arial" w:hAnsi="Arial" w:cs="Arial"/>
            <w:sz w:val="20"/>
            <w:szCs w:val="20"/>
            <w:lang w:val="el-GR"/>
          </w:rPr>
          <w:t>ί</w:t>
        </w:r>
      </w:ins>
      <w:ins w:id="28" w:author="Gregory Koronakos" w:date="2025-08-28T18:10:00Z" w16du:dateUtc="2025-08-28T15:10:00Z">
        <w:r w:rsidR="00BF7CD0">
          <w:rPr>
            <w:rFonts w:ascii="Arial" w:hAnsi="Arial" w:cs="Arial"/>
            <w:sz w:val="20"/>
            <w:szCs w:val="20"/>
            <w:lang w:val="el-GR"/>
          </w:rPr>
          <w:t>λυσης</w:t>
        </w:r>
      </w:ins>
      <w:proofErr w:type="spellEnd"/>
      <w:del w:id="29" w:author="Gregory Koronakos" w:date="2025-08-28T18:10:00Z" w16du:dateUtc="2025-08-28T15:10:00Z">
        <w:r w:rsidRPr="00DB73BC" w:rsidDel="00BF7CD0">
          <w:rPr>
            <w:rFonts w:ascii="Arial" w:hAnsi="Arial" w:cs="Arial"/>
            <w:sz w:val="20"/>
            <w:szCs w:val="20"/>
            <w:lang w:val="el-GR"/>
          </w:rPr>
          <w:delText>επιβολής ακεραιότητας</w:delText>
        </w:r>
      </w:del>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D73B475" w:rsidR="00DB73BC" w:rsidRPr="00DB73BC" w:rsidRDefault="00DB73BC" w:rsidP="00BF7CD0">
      <w:pPr>
        <w:spacing w:after="60"/>
        <w:jc w:val="both"/>
        <w:rPr>
          <w:rFonts w:ascii="Arial" w:hAnsi="Arial" w:cs="Arial"/>
          <w:sz w:val="20"/>
          <w:szCs w:val="20"/>
          <w:lang w:val="el-GR"/>
        </w:rPr>
        <w:pPrChange w:id="30" w:author="Gregory Koronakos" w:date="2025-08-28T18:10:00Z" w16du:dateUtc="2025-08-28T15:10:00Z">
          <w:pPr>
            <w:spacing w:after="60"/>
          </w:pPr>
        </w:pPrChange>
      </w:pPr>
      <w:commentRangeStart w:id="31"/>
      <w:r w:rsidRPr="00BF7CD0">
        <w:rPr>
          <w:rFonts w:ascii="Arial" w:hAnsi="Arial" w:cs="Arial"/>
          <w:sz w:val="20"/>
          <w:szCs w:val="20"/>
          <w:highlight w:val="yellow"/>
          <w:lang w:val="el-GR"/>
          <w:rPrChange w:id="32" w:author="Gregory Koronakos" w:date="2025-08-28T18:11:00Z" w16du:dateUtc="2025-08-28T15:11:00Z">
            <w:rPr>
              <w:rFonts w:ascii="Arial" w:hAnsi="Arial" w:cs="Arial"/>
              <w:sz w:val="20"/>
              <w:szCs w:val="20"/>
              <w:lang w:val="el-GR"/>
            </w:rPr>
          </w:rPrChange>
        </w:rPr>
        <w:t>Στο Πρόβλημα του Πλανόδιου Πωλητή (</w:t>
      </w:r>
      <w:r w:rsidRPr="00BF7CD0">
        <w:rPr>
          <w:rFonts w:ascii="Arial" w:hAnsi="Arial" w:cs="Arial"/>
          <w:sz w:val="20"/>
          <w:szCs w:val="20"/>
          <w:highlight w:val="yellow"/>
          <w:rPrChange w:id="33" w:author="Gregory Koronakos" w:date="2025-08-28T18:11:00Z" w16du:dateUtc="2025-08-28T15:11:00Z">
            <w:rPr>
              <w:rFonts w:ascii="Arial" w:hAnsi="Arial" w:cs="Arial"/>
              <w:sz w:val="20"/>
              <w:szCs w:val="20"/>
            </w:rPr>
          </w:rPrChange>
        </w:rPr>
        <w:t>TSP</w:t>
      </w:r>
      <w:r w:rsidRPr="00BF7CD0">
        <w:rPr>
          <w:rFonts w:ascii="Arial" w:hAnsi="Arial" w:cs="Arial"/>
          <w:sz w:val="20"/>
          <w:szCs w:val="20"/>
          <w:highlight w:val="yellow"/>
          <w:lang w:val="el-GR"/>
          <w:rPrChange w:id="34" w:author="Gregory Koronakos" w:date="2025-08-28T18:11:00Z" w16du:dateUtc="2025-08-28T15:11:00Z">
            <w:rPr>
              <w:rFonts w:ascii="Arial" w:hAnsi="Arial" w:cs="Arial"/>
              <w:sz w:val="20"/>
              <w:szCs w:val="20"/>
              <w:lang w:val="el-GR"/>
            </w:rPr>
          </w:rPrChange>
        </w:rPr>
        <w:t xml:space="preserve">), η μέθοδος των τεμνόντων επιπέδων αποκτά έναν ειδικό, εναλλακτικό ρόλο. Στη συγκεκριμένη περίπτωση, οι μεταβλητές </w:t>
      </w:r>
      <m:oMath>
        <m:sSub>
          <m:sSubPr>
            <m:ctrlPr>
              <w:rPr>
                <w:rFonts w:ascii="Cambria Math" w:hAnsi="Cambria Math" w:cs="Arial"/>
                <w:i/>
                <w:sz w:val="20"/>
                <w:szCs w:val="20"/>
                <w:highlight w:val="yellow"/>
                <w:lang w:val="el-GR"/>
                <w:rPrChange w:id="35" w:author="Gregory Koronakos" w:date="2025-08-28T18:11:00Z" w16du:dateUtc="2025-08-28T15:11:00Z">
                  <w:rPr>
                    <w:rFonts w:ascii="Cambria Math" w:hAnsi="Cambria Math" w:cs="Arial"/>
                    <w:i/>
                    <w:sz w:val="20"/>
                    <w:szCs w:val="20"/>
                    <w:lang w:val="el-GR"/>
                  </w:rPr>
                </w:rPrChange>
              </w:rPr>
            </m:ctrlPr>
          </m:sSubPr>
          <m:e>
            <m:r>
              <w:rPr>
                <w:rFonts w:ascii="Cambria Math" w:hAnsi="Cambria Math" w:cs="Arial"/>
                <w:sz w:val="20"/>
                <w:szCs w:val="20"/>
                <w:highlight w:val="yellow"/>
                <w:lang w:val="el-GR"/>
                <w:rPrChange w:id="36" w:author="Gregory Koronakos" w:date="2025-08-28T18:11:00Z" w16du:dateUtc="2025-08-28T15:11:00Z">
                  <w:rPr>
                    <w:rFonts w:ascii="Cambria Math" w:hAnsi="Cambria Math" w:cs="Arial"/>
                    <w:sz w:val="20"/>
                    <w:szCs w:val="20"/>
                    <w:lang w:val="el-GR"/>
                  </w:rPr>
                </w:rPrChange>
              </w:rPr>
              <m:t>x</m:t>
            </m:r>
          </m:e>
          <m:sub>
            <m:r>
              <w:rPr>
                <w:rFonts w:ascii="Cambria Math" w:hAnsi="Cambria Math" w:cs="Arial"/>
                <w:sz w:val="20"/>
                <w:szCs w:val="20"/>
                <w:highlight w:val="yellow"/>
                <w:lang w:val="el-GR"/>
                <w:rPrChange w:id="37" w:author="Gregory Koronakos" w:date="2025-08-28T18:11:00Z" w16du:dateUtc="2025-08-28T15:11:00Z">
                  <w:rPr>
                    <w:rFonts w:ascii="Cambria Math" w:hAnsi="Cambria Math" w:cs="Arial"/>
                    <w:sz w:val="20"/>
                    <w:szCs w:val="20"/>
                    <w:lang w:val="el-GR"/>
                  </w:rPr>
                </w:rPrChange>
              </w:rPr>
              <m:t>ij</m:t>
            </m:r>
          </m:sub>
        </m:sSub>
      </m:oMath>
      <w:r w:rsidRPr="00BF7CD0">
        <w:rPr>
          <w:rFonts w:ascii="Arial" w:hAnsi="Arial" w:cs="Arial"/>
          <w:sz w:val="20"/>
          <w:szCs w:val="20"/>
          <w:highlight w:val="yellow"/>
          <w:lang w:val="el-GR"/>
          <w:rPrChange w:id="38" w:author="Gregory Koronakos" w:date="2025-08-28T18:11:00Z" w16du:dateUtc="2025-08-28T15:11:00Z">
            <w:rPr>
              <w:rFonts w:ascii="Arial" w:hAnsi="Arial" w:cs="Arial"/>
              <w:sz w:val="20"/>
              <w:szCs w:val="20"/>
              <w:lang w:val="el-GR"/>
            </w:rPr>
          </w:rPrChange>
        </w:rPr>
        <w:t xml:space="preserve">​ είναι δυαδικές, και η ακεραιότητα μπορεί να εξασφαλιστεί αποτελεσματικά μέσω της τεχνικής </w:t>
      </w:r>
      <w:r w:rsidRPr="00BF7CD0">
        <w:rPr>
          <w:rFonts w:ascii="Arial" w:hAnsi="Arial" w:cs="Arial"/>
          <w:sz w:val="20"/>
          <w:szCs w:val="20"/>
          <w:highlight w:val="yellow"/>
          <w:rPrChange w:id="39" w:author="Gregory Koronakos" w:date="2025-08-28T18:11:00Z" w16du:dateUtc="2025-08-28T15:11:00Z">
            <w:rPr>
              <w:rFonts w:ascii="Arial" w:hAnsi="Arial" w:cs="Arial"/>
              <w:sz w:val="20"/>
              <w:szCs w:val="20"/>
            </w:rPr>
          </w:rPrChange>
        </w:rPr>
        <w:t>Branch</w:t>
      </w:r>
      <w:r w:rsidRPr="00BF7CD0">
        <w:rPr>
          <w:rFonts w:ascii="Arial" w:hAnsi="Arial" w:cs="Arial"/>
          <w:sz w:val="20"/>
          <w:szCs w:val="20"/>
          <w:highlight w:val="yellow"/>
          <w:lang w:val="el-GR"/>
          <w:rPrChange w:id="40" w:author="Gregory Koronakos" w:date="2025-08-28T18:11:00Z" w16du:dateUtc="2025-08-28T15:11:00Z">
            <w:rPr>
              <w:rFonts w:ascii="Arial" w:hAnsi="Arial" w:cs="Arial"/>
              <w:sz w:val="20"/>
              <w:szCs w:val="20"/>
              <w:lang w:val="el-GR"/>
            </w:rPr>
          </w:rPrChange>
        </w:rPr>
        <w:t>-</w:t>
      </w:r>
      <w:r w:rsidRPr="00BF7CD0">
        <w:rPr>
          <w:rFonts w:ascii="Arial" w:hAnsi="Arial" w:cs="Arial"/>
          <w:sz w:val="20"/>
          <w:szCs w:val="20"/>
          <w:highlight w:val="yellow"/>
          <w:rPrChange w:id="41" w:author="Gregory Koronakos" w:date="2025-08-28T18:11:00Z" w16du:dateUtc="2025-08-28T15:11:00Z">
            <w:rPr>
              <w:rFonts w:ascii="Arial" w:hAnsi="Arial" w:cs="Arial"/>
              <w:sz w:val="20"/>
              <w:szCs w:val="20"/>
            </w:rPr>
          </w:rPrChange>
        </w:rPr>
        <w:t>and</w:t>
      </w:r>
      <w:r w:rsidRPr="00BF7CD0">
        <w:rPr>
          <w:rFonts w:ascii="Arial" w:hAnsi="Arial" w:cs="Arial"/>
          <w:sz w:val="20"/>
          <w:szCs w:val="20"/>
          <w:highlight w:val="yellow"/>
          <w:lang w:val="el-GR"/>
          <w:rPrChange w:id="42" w:author="Gregory Koronakos" w:date="2025-08-28T18:11:00Z" w16du:dateUtc="2025-08-28T15:11:00Z">
            <w:rPr>
              <w:rFonts w:ascii="Arial" w:hAnsi="Arial" w:cs="Arial"/>
              <w:sz w:val="20"/>
              <w:szCs w:val="20"/>
              <w:lang w:val="el-GR"/>
            </w:rPr>
          </w:rPrChange>
        </w:rPr>
        <w:t>-</w:t>
      </w:r>
      <w:r w:rsidRPr="00BF7CD0">
        <w:rPr>
          <w:rFonts w:ascii="Arial" w:hAnsi="Arial" w:cs="Arial"/>
          <w:sz w:val="20"/>
          <w:szCs w:val="20"/>
          <w:highlight w:val="yellow"/>
          <w:rPrChange w:id="43" w:author="Gregory Koronakos" w:date="2025-08-28T18:11:00Z" w16du:dateUtc="2025-08-28T15:11:00Z">
            <w:rPr>
              <w:rFonts w:ascii="Arial" w:hAnsi="Arial" w:cs="Arial"/>
              <w:sz w:val="20"/>
              <w:szCs w:val="20"/>
            </w:rPr>
          </w:rPrChange>
        </w:rPr>
        <w:t>Bound</w:t>
      </w:r>
      <w:r w:rsidRPr="00BF7CD0">
        <w:rPr>
          <w:rFonts w:ascii="Arial" w:hAnsi="Arial" w:cs="Arial"/>
          <w:sz w:val="20"/>
          <w:szCs w:val="20"/>
          <w:highlight w:val="yellow"/>
          <w:lang w:val="el-GR"/>
          <w:rPrChange w:id="44" w:author="Gregory Koronakos" w:date="2025-08-28T18:11:00Z" w16du:dateUtc="2025-08-28T15:11:00Z">
            <w:rPr>
              <w:rFonts w:ascii="Arial" w:hAnsi="Arial" w:cs="Arial"/>
              <w:sz w:val="20"/>
              <w:szCs w:val="20"/>
              <w:lang w:val="el-GR"/>
            </w:rPr>
          </w:rPrChange>
        </w:rPr>
        <w:t>.</w:t>
      </w:r>
      <w:r w:rsidRPr="00DB73BC">
        <w:rPr>
          <w:rFonts w:ascii="Arial" w:hAnsi="Arial" w:cs="Arial"/>
          <w:sz w:val="20"/>
          <w:szCs w:val="20"/>
          <w:lang w:val="el-GR"/>
        </w:rPr>
        <w:t xml:space="preserve"> </w:t>
      </w:r>
      <w:commentRangeEnd w:id="31"/>
      <w:r w:rsidR="00BF7CD0">
        <w:rPr>
          <w:rStyle w:val="CommentReference"/>
        </w:rPr>
        <w:commentReference w:id="31"/>
      </w:r>
      <w:r w:rsidRPr="00DB73BC">
        <w:rPr>
          <w:rFonts w:ascii="Arial" w:hAnsi="Arial" w:cs="Arial"/>
          <w:sz w:val="20"/>
          <w:szCs w:val="20"/>
          <w:lang w:val="el-GR"/>
        </w:rPr>
        <w:t>Το ουσιαστικό πρόβλημα εδώ εντοπίζεται στην εμφάνιση επιμέρους κύκλων (</w:t>
      </w:r>
      <w:r w:rsidRPr="00DB73BC">
        <w:rPr>
          <w:rFonts w:ascii="Arial" w:hAnsi="Arial" w:cs="Arial"/>
          <w:sz w:val="20"/>
          <w:szCs w:val="20"/>
        </w:rPr>
        <w:t>subtours</w:t>
      </w:r>
      <w:r w:rsidRPr="00DB73BC">
        <w:rPr>
          <w:rFonts w:ascii="Arial" w:hAnsi="Arial" w:cs="Arial"/>
          <w:sz w:val="20"/>
          <w:szCs w:val="20"/>
          <w:lang w:val="el-GR"/>
        </w:rPr>
        <w: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t>
      </w:r>
      <w:ins w:id="45" w:author="Gregory Koronakos" w:date="2025-08-28T18:10:00Z" w16du:dateUtc="2025-08-28T15:10:00Z">
        <w:r w:rsidR="00BF7CD0">
          <w:rPr>
            <w:rFonts w:ascii="Arial" w:hAnsi="Arial" w:cs="Arial"/>
            <w:sz w:val="20"/>
            <w:szCs w:val="20"/>
            <w:lang w:val="el-GR"/>
          </w:rPr>
          <w:t xml:space="preserve"> για τον αποκλεισμό τους</w:t>
        </w:r>
      </w:ins>
      <w:r w:rsidRPr="00DB73BC">
        <w:rPr>
          <w:rFonts w:ascii="Arial" w:hAnsi="Arial" w:cs="Arial"/>
          <w:sz w:val="20"/>
          <w:szCs w:val="20"/>
          <w:lang w:val="el-GR"/>
        </w:rPr>
        <w:t>.</w:t>
      </w:r>
    </w:p>
    <w:p w14:paraId="0965792A" w14:textId="77777777"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Για την αντιμετώπιση αυτού του προβλήματος εφαρμόζεται η τεχνική δυναμικής παραγωγής</w:t>
      </w:r>
      <w:r w:rsidRPr="00DB73BC">
        <w:rPr>
          <w:rFonts w:ascii="Arial" w:hAnsi="Arial" w:cs="Arial"/>
          <w:b/>
          <w:bCs/>
          <w:sz w:val="20"/>
          <w:szCs w:val="20"/>
          <w:lang w:val="el-GR"/>
        </w:rPr>
        <w:t xml:space="preserve"> </w:t>
      </w:r>
      <w:r w:rsidRPr="00DB73BC">
        <w:rPr>
          <w:rFonts w:ascii="Arial" w:hAnsi="Arial" w:cs="Arial"/>
          <w:sz w:val="20"/>
          <w:szCs w:val="20"/>
          <w:lang w:val="el-GR"/>
        </w:rPr>
        <w:t>περιορισμών (</w:t>
      </w:r>
      <w:r w:rsidRPr="00DB73BC">
        <w:rPr>
          <w:rFonts w:ascii="Arial" w:hAnsi="Arial" w:cs="Arial"/>
          <w:i/>
          <w:iCs/>
          <w:sz w:val="20"/>
          <w:szCs w:val="20"/>
        </w:rPr>
        <w:t>lazy</w:t>
      </w:r>
      <w:r w:rsidRPr="00DB73BC">
        <w:rPr>
          <w:rFonts w:ascii="Arial" w:hAnsi="Arial" w:cs="Arial"/>
          <w:i/>
          <w:iCs/>
          <w:sz w:val="20"/>
          <w:szCs w:val="20"/>
          <w:lang w:val="el-GR"/>
        </w:rPr>
        <w:t xml:space="preserve"> </w:t>
      </w:r>
      <w:r w:rsidRPr="00DB73BC">
        <w:rPr>
          <w:rFonts w:ascii="Arial" w:hAnsi="Arial" w:cs="Arial"/>
          <w:i/>
          <w:iCs/>
          <w:sz w:val="20"/>
          <w:szCs w:val="20"/>
        </w:rPr>
        <w:t>constraints</w:t>
      </w:r>
      <w:r w:rsidRPr="00DB73BC">
        <w:rPr>
          <w:rFonts w:ascii="Arial" w:hAnsi="Arial" w:cs="Arial"/>
          <w:sz w:val="20"/>
          <w:szCs w:val="20"/>
          <w:lang w:val="el-GR"/>
        </w:rPr>
        <w:t xml:space="preserve">), μέσω των λεγόμενων </w:t>
      </w:r>
      <w:r w:rsidRPr="00DB73BC">
        <w:rPr>
          <w:rFonts w:ascii="Arial" w:hAnsi="Arial" w:cs="Arial"/>
          <w:sz w:val="20"/>
          <w:szCs w:val="20"/>
        </w:rPr>
        <w:t>Subtour</w:t>
      </w:r>
      <w:r w:rsidRPr="00DB73BC">
        <w:rPr>
          <w:rFonts w:ascii="Arial" w:hAnsi="Arial" w:cs="Arial"/>
          <w:sz w:val="20"/>
          <w:szCs w:val="20"/>
          <w:lang w:val="el-GR"/>
        </w:rPr>
        <w:t xml:space="preserve"> </w:t>
      </w:r>
      <w:r w:rsidRPr="00DB73BC">
        <w:rPr>
          <w:rFonts w:ascii="Arial" w:hAnsi="Arial" w:cs="Arial"/>
          <w:sz w:val="20"/>
          <w:szCs w:val="20"/>
        </w:rPr>
        <w:t>Elimination</w:t>
      </w:r>
      <w:r w:rsidRPr="00DB73BC">
        <w:rPr>
          <w:rFonts w:ascii="Arial" w:hAnsi="Arial" w:cs="Arial"/>
          <w:sz w:val="20"/>
          <w:szCs w:val="20"/>
          <w:lang w:val="el-GR"/>
        </w:rPr>
        <w:t xml:space="preserve"> </w:t>
      </w:r>
      <w:r w:rsidRPr="00DB73BC">
        <w:rPr>
          <w:rFonts w:ascii="Arial" w:hAnsi="Arial" w:cs="Arial"/>
          <w:sz w:val="20"/>
          <w:szCs w:val="20"/>
        </w:rPr>
        <w:t>Constraints</w:t>
      </w:r>
      <w:r w:rsidRPr="00DB73BC">
        <w:rPr>
          <w:rFonts w:ascii="Arial" w:hAnsi="Arial" w:cs="Arial"/>
          <w:sz w:val="20"/>
          <w:szCs w:val="20"/>
          <w:lang w:val="el-GR"/>
        </w:rPr>
        <w:t xml:space="preserve"> (</w:t>
      </w:r>
      <w:r w:rsidRPr="00DB73BC">
        <w:rPr>
          <w:rFonts w:ascii="Arial" w:hAnsi="Arial" w:cs="Arial"/>
          <w:sz w:val="20"/>
          <w:szCs w:val="20"/>
        </w:rPr>
        <w:t>SECs</w:t>
      </w:r>
      <w:r w:rsidRPr="00DB73BC">
        <w:rPr>
          <w:rFonts w:ascii="Arial" w:hAnsi="Arial" w:cs="Arial"/>
          <w:sz w:val="20"/>
          <w:szCs w:val="20"/>
          <w:lang w:val="el-GR"/>
        </w:rPr>
        <w:t xml:space="preserve">). Αρχικά, το πρόβλημα επιλύεται με έναν βασικό μόνο κορμό περιορισμών. Εάν η λύση περιέχει </w:t>
      </w:r>
      <w:r w:rsidRPr="00DB73BC">
        <w:rPr>
          <w:rFonts w:ascii="Arial" w:hAnsi="Arial" w:cs="Arial"/>
          <w:bCs/>
          <w:sz w:val="20"/>
          <w:szCs w:val="20"/>
          <w:lang w:val="el-GR"/>
        </w:rPr>
        <w:t>επιμέρους κύκλους</w:t>
      </w:r>
      <w:r w:rsidRPr="00DB73BC">
        <w:rPr>
          <w:rFonts w:ascii="Arial" w:hAnsi="Arial" w:cs="Arial"/>
          <w:sz w:val="20"/>
          <w:szCs w:val="20"/>
          <w:lang w:val="el-GR"/>
        </w:rPr>
        <w:t xml:space="preserve">, εντοπίζονται και εισάγονται οι αντίστοιχοι </w:t>
      </w:r>
      <w:r w:rsidRPr="00DB73BC">
        <w:rPr>
          <w:rFonts w:ascii="Arial" w:hAnsi="Arial" w:cs="Arial"/>
          <w:sz w:val="20"/>
          <w:szCs w:val="20"/>
        </w:rPr>
        <w:t>SECs</w:t>
      </w:r>
      <w:r w:rsidRPr="00DB73BC">
        <w:rPr>
          <w:rFonts w:ascii="Arial" w:hAnsi="Arial" w:cs="Arial"/>
          <w:sz w:val="20"/>
          <w:szCs w:val="20"/>
          <w:lang w:val="el-GR"/>
        </w:rPr>
        <w:t xml:space="preserve">, και η διαδικασία επαναλαμβάνεται. Έτσι, η μέθοδος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Cut</w:t>
      </w:r>
      <w:r w:rsidRPr="00DB73BC">
        <w:rPr>
          <w:rFonts w:ascii="Arial" w:hAnsi="Arial" w:cs="Arial"/>
          <w:sz w:val="20"/>
          <w:szCs w:val="20"/>
          <w:lang w:val="el-GR"/>
        </w:rPr>
        <w:t xml:space="preserve"> εισάγει μόνο τους απολύτως απαραίτητους περιορισμούς, εξοικονομώντας σημαντικά υπολογιστικούς πόρους.</w:t>
      </w:r>
    </w:p>
    <w:p w14:paraId="14E5F742" w14:textId="77777777" w:rsidR="00DB73BC" w:rsidRPr="00DB73BC" w:rsidRDefault="00DB73BC" w:rsidP="00D03F9E">
      <w:pPr>
        <w:spacing w:after="60"/>
        <w:rPr>
          <w:rFonts w:ascii="Arial" w:hAnsi="Arial" w:cs="Arial"/>
          <w:sz w:val="20"/>
          <w:szCs w:val="20"/>
        </w:rPr>
      </w:pPr>
      <w:r w:rsidRPr="00DB73BC">
        <w:rPr>
          <w:rFonts w:ascii="Arial" w:hAnsi="Arial" w:cs="Arial"/>
          <w:sz w:val="20"/>
          <w:szCs w:val="20"/>
        </w:rPr>
        <w:t>Συγκεκριμένα:</w:t>
      </w:r>
    </w:p>
    <w:p w14:paraId="554B5EE4" w14:textId="77777777"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77777777"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περίπτωση του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t>
      </w:r>
      <w:r w:rsidRPr="00DB73BC">
        <w:rPr>
          <w:rFonts w:ascii="Arial" w:hAnsi="Arial" w:cs="Arial"/>
          <w:sz w:val="20"/>
          <w:szCs w:val="20"/>
        </w:rPr>
        <w:t>SECs</w:t>
      </w:r>
      <w:r w:rsidRPr="00DB73BC">
        <w:rPr>
          <w:rFonts w:ascii="Arial" w:hAnsi="Arial" w:cs="Arial"/>
          <w:sz w:val="20"/>
          <w:szCs w:val="20"/>
          <w:lang w:val="el-GR"/>
        </w:rPr>
        <w:t xml:space="preserve">, βελτιώνεται ριζικά η απόδοση του αλγορίθμου και καθίσταται δυνατή η επίλυση προβλημάτων </w:t>
      </w:r>
      <w:r w:rsidRPr="00DB73BC">
        <w:rPr>
          <w:rFonts w:ascii="Arial" w:hAnsi="Arial" w:cs="Arial"/>
          <w:sz w:val="20"/>
          <w:szCs w:val="20"/>
        </w:rPr>
        <w:t>TSP</w:t>
      </w:r>
      <w:r w:rsidRPr="00DB73BC">
        <w:rPr>
          <w:rFonts w:ascii="Arial" w:hAnsi="Arial" w:cs="Arial"/>
          <w:sz w:val="20"/>
          <w:szCs w:val="20"/>
          <w:lang w:val="el-GR"/>
        </w:rPr>
        <w:t xml:space="preserve"> σχετικά μεγάλης κλίμακας.</w:t>
      </w:r>
    </w:p>
    <w:p w14:paraId="62287986" w14:textId="77777777" w:rsidR="00DB73BC" w:rsidRPr="00DB73BC" w:rsidRDefault="00DB73BC" w:rsidP="00C7757F">
      <w:pPr>
        <w:spacing w:before="360" w:after="120"/>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C7757F">
      <w:pPr>
        <w:spacing w:before="360" w:after="120"/>
        <w:rPr>
          <w:rFonts w:ascii="Arial" w:hAnsi="Arial" w:cs="Arial"/>
          <w:sz w:val="20"/>
          <w:szCs w:val="20"/>
          <w:lang w:val="el-GR"/>
        </w:rPr>
      </w:pPr>
      <w:r w:rsidRPr="00DB73BC">
        <w:rPr>
          <w:rFonts w:ascii="Arial" w:hAnsi="Arial" w:cs="Arial"/>
          <w:sz w:val="20"/>
          <w:szCs w:val="20"/>
          <w:lang w:val="el-GR"/>
        </w:rPr>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D03F9E">
      <w:pPr>
        <w:spacing w:after="60"/>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D03F9E">
      <w:pPr>
        <w:spacing w:after="60"/>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D03F9E">
      <w:pPr>
        <w:spacing w:after="60"/>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D03F9E">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F81126">
      <w:pPr>
        <w:pStyle w:val="ListParagraph"/>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F81126">
      <w:pPr>
        <w:spacing w:before="360" w:after="60"/>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54202">
      <w:pPr>
        <w:spacing w:before="360" w:after="60"/>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F81126">
      <w:pPr>
        <w:spacing w:after="60"/>
        <w:rPr>
          <w:rFonts w:ascii="Arial" w:hAnsi="Arial" w:cs="Arial"/>
          <w:sz w:val="20"/>
          <w:szCs w:val="20"/>
          <w:lang w:val="el-GR"/>
        </w:rPr>
      </w:pPr>
      <w:r w:rsidRPr="00DB73BC">
        <w:rPr>
          <w:rFonts w:ascii="Arial" w:hAnsi="Arial" w:cs="Arial"/>
          <w:sz w:val="20"/>
          <w:szCs w:val="20"/>
          <w:lang w:val="el-GR"/>
        </w:rPr>
        <w:lastRenderedPageBreak/>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F81126">
      <w:pPr>
        <w:spacing w:after="60"/>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C7757F">
      <w:pPr>
        <w:spacing w:before="360" w:after="120"/>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C7757F">
      <w:pPr>
        <w:spacing w:before="360" w:after="120"/>
        <w:rPr>
          <w:rFonts w:ascii="Arial" w:hAnsi="Arial" w:cs="Arial"/>
          <w:sz w:val="20"/>
          <w:szCs w:val="20"/>
          <w:lang w:val="el-GR"/>
        </w:rPr>
      </w:pPr>
      <w:r w:rsidRPr="00D86DFA">
        <w:rPr>
          <w:rFonts w:ascii="Arial" w:hAnsi="Arial" w:cs="Arial"/>
          <w:sz w:val="20"/>
          <w:szCs w:val="20"/>
          <w:lang w:val="el-GR"/>
        </w:rPr>
        <w:t>Ένας μαθηματικός γράφος (</w:t>
      </w:r>
      <w:r w:rsidRPr="00D86DFA">
        <w:rPr>
          <w:rFonts w:ascii="Arial" w:hAnsi="Arial" w:cs="Arial"/>
          <w:sz w:val="20"/>
          <w:szCs w:val="20"/>
        </w:rPr>
        <w:t>graph</w:t>
      </w:r>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F81126">
      <w:pPr>
        <w:spacing w:after="60"/>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F81126">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lastRenderedPageBreak/>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F81126">
      <w:pPr>
        <w:spacing w:after="60"/>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C7757F">
      <w:pPr>
        <w:spacing w:before="360" w:after="120"/>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5B3400">
      <w:pPr>
        <w:spacing w:before="360" w:after="60"/>
        <w:rPr>
          <w:rFonts w:ascii="Arial" w:hAnsi="Arial" w:cs="Arial"/>
          <w:sz w:val="20"/>
          <w:szCs w:val="20"/>
          <w:lang w:val="el-GR"/>
        </w:rPr>
      </w:pPr>
      <w:r w:rsidRPr="007C0A65">
        <w:rPr>
          <w:rFonts w:ascii="Arial" w:hAnsi="Arial" w:cs="Arial"/>
          <w:sz w:val="20"/>
          <w:szCs w:val="20"/>
          <w:lang w:val="el-GR"/>
        </w:rPr>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77777777"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7C0A65">
        <w:rPr>
          <w:rFonts w:ascii="Arial" w:hAnsi="Arial" w:cs="Arial"/>
          <w:bCs/>
          <w:sz w:val="20"/>
          <w:szCs w:val="20"/>
        </w:rPr>
        <w:t>N</w:t>
      </w:r>
      <w:r w:rsidRPr="007C0A65">
        <w:rPr>
          <w:rFonts w:ascii="Arial" w:hAnsi="Arial" w:cs="Arial"/>
          <w:bCs/>
          <w:sz w:val="20"/>
          <w:szCs w:val="20"/>
          <w:lang w:val="el-GR"/>
        </w:rPr>
        <w:t>×</w:t>
      </w:r>
      <w:r w:rsidRPr="007C0A65">
        <w:rPr>
          <w:rFonts w:ascii="Arial" w:hAnsi="Arial" w:cs="Arial"/>
          <w:bCs/>
          <w:sz w:val="20"/>
          <w:szCs w:val="20"/>
        </w:rPr>
        <w:t>F</w:t>
      </w:r>
      <w:r w:rsidRPr="007C0A65">
        <w:rPr>
          <w:rFonts w:ascii="Arial" w:hAnsi="Arial" w:cs="Arial"/>
          <w:sz w:val="20"/>
          <w:szCs w:val="20"/>
          <w:lang w:val="el-GR"/>
        </w:rPr>
        <w:t>, όπου κάθε γραμμή αντιστοιχεί σε μία παρατήρηση (</w:t>
      </w:r>
      <w:r w:rsidRPr="007C0A65">
        <w:rPr>
          <w:rFonts w:ascii="Arial" w:hAnsi="Arial" w:cs="Arial"/>
          <w:sz w:val="20"/>
          <w:szCs w:val="20"/>
        </w:rPr>
        <w:t>sample</w:t>
      </w:r>
      <w:r w:rsidRPr="007C0A65">
        <w:rPr>
          <w:rFonts w:ascii="Arial" w:hAnsi="Arial" w:cs="Arial"/>
          <w:sz w:val="20"/>
          <w:szCs w:val="20"/>
          <w:lang w:val="el-GR"/>
        </w:rPr>
        <w:t>), και κάθε στήλη σε μία μεταβλητή ή χαρακτηριστικό (</w:t>
      </w:r>
      <w:r w:rsidRPr="007C0A65">
        <w:rPr>
          <w:rFonts w:ascii="Arial" w:hAnsi="Arial" w:cs="Arial"/>
          <w:sz w:val="20"/>
          <w:szCs w:val="20"/>
        </w:rPr>
        <w:t>feature</w:t>
      </w:r>
      <w:r w:rsidRPr="007C0A65">
        <w:rPr>
          <w:rFonts w:ascii="Arial" w:hAnsi="Arial" w:cs="Arial"/>
          <w:sz w:val="20"/>
          <w:szCs w:val="20"/>
          <w:lang w:val="el-GR"/>
        </w:rPr>
        <w:t>) του χώρου εισόδου.</w:t>
      </w:r>
      <w:r w:rsidRPr="007C0A65">
        <w:rPr>
          <w:rFonts w:ascii="Arial" w:hAnsi="Arial" w:cs="Arial"/>
          <w:sz w:val="20"/>
          <w:szCs w:val="20"/>
          <w:lang w:val="el-GR"/>
        </w:rPr>
        <w:br/>
        <w:t>Σε αυτά τα πλαίσια, η διάταξη (σειρά) των γραμμών και των στηλών δεν φέρει σημασιολογική πληροφορία· δηλαδή, μπορούμε να αναδιατάξουμε είτε τις παρατηρήσεις είτε τα χαρακτηριστικά, αρκεί να διατηρείται η αντιστοιχία μεταξύ των στοιχείων.</w:t>
      </w:r>
      <w:r w:rsidRPr="007C0A65">
        <w:rPr>
          <w:rFonts w:ascii="Arial" w:hAnsi="Arial" w:cs="Arial"/>
          <w:sz w:val="20"/>
          <w:szCs w:val="20"/>
          <w:lang w:val="el-GR"/>
        </w:rPr>
        <w:br/>
        <w:t xml:space="preserve">Είναι ωστόσο κρίσιμο να επισημανθεί ότι, για ένα συγκεκριμένο νευρωνικό δίκτυο, ο αριθμός των χαρακτηριστικών (στηλών </w:t>
      </w:r>
      <w:r w:rsidRPr="007C0A65">
        <w:rPr>
          <w:rFonts w:ascii="Arial" w:hAnsi="Arial" w:cs="Arial"/>
          <w:b/>
          <w:sz w:val="20"/>
          <w:szCs w:val="20"/>
        </w:rPr>
        <w:t>F</w:t>
      </w:r>
      <w:r w:rsidRPr="007C0A65">
        <w:rPr>
          <w:rFonts w:ascii="Arial" w:hAnsi="Arial" w:cs="Arial"/>
          <w:sz w:val="20"/>
          <w:szCs w:val="20"/>
          <w:lang w:val="el-GR"/>
        </w:rPr>
        <w:t xml:space="preserve">) παραμένει σταθερός, ενώ ο αριθμός των παρατηρήσεων (γραμμών </w:t>
      </w:r>
      <w:r w:rsidRPr="007C0A65">
        <w:rPr>
          <w:rFonts w:ascii="Arial" w:hAnsi="Arial" w:cs="Arial"/>
          <w:bCs/>
          <w:sz w:val="20"/>
          <w:szCs w:val="20"/>
          <w:lang w:val="el-GR"/>
        </w:rPr>
        <w:t>Ν</w:t>
      </w:r>
      <w:r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Pr="007C0A65">
        <w:rPr>
          <w:rFonts w:ascii="Arial" w:hAnsi="Arial" w:cs="Arial"/>
          <w:sz w:val="20"/>
          <w:szCs w:val="20"/>
        </w:rPr>
        <w:t>adjacency</w:t>
      </w:r>
      <w:r w:rsidRPr="007C0A65">
        <w:rPr>
          <w:rFonts w:ascii="Arial" w:hAnsi="Arial" w:cs="Arial"/>
          <w:sz w:val="20"/>
          <w:szCs w:val="20"/>
          <w:lang w:val="el-GR"/>
        </w:rPr>
        <w:t xml:space="preserve"> </w:t>
      </w:r>
      <w:r w:rsidRPr="007C0A65">
        <w:rPr>
          <w:rFonts w:ascii="Arial" w:hAnsi="Arial" w:cs="Arial"/>
          <w:sz w:val="20"/>
          <w:szCs w:val="20"/>
        </w:rPr>
        <w:t>matrix</w:t>
      </w:r>
      <w:r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5B3400">
      <w:pPr>
        <w:spacing w:before="360" w:after="120"/>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lastRenderedPageBreak/>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Δεν υφίσταται εγγενής ή φυσική σειρά μεταξύ των κόμβων.</w:t>
      </w:r>
    </w:p>
    <w:p w14:paraId="2342920E" w14:textId="77777777"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0431D6">
      <w:pPr>
        <w:spacing w:after="60"/>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14:paraId="78C36FD6" w14:textId="77777777" w:rsidTr="008C0F44">
        <w:tc>
          <w:tcPr>
            <w:tcW w:w="1501" w:type="dxa"/>
          </w:tcPr>
          <w:p w14:paraId="67AD8364" w14:textId="77777777" w:rsidR="00911EFA" w:rsidRPr="00911EFA" w:rsidRDefault="00911EFA" w:rsidP="00B54202">
            <w:pPr>
              <w:spacing w:after="60"/>
              <w:rPr>
                <w:rFonts w:ascii="Arial" w:hAnsi="Arial" w:cs="Arial"/>
                <w:sz w:val="20"/>
                <w:szCs w:val="20"/>
                <w:lang w:val="el-GR"/>
              </w:rPr>
            </w:pPr>
          </w:p>
        </w:tc>
        <w:tc>
          <w:tcPr>
            <w:tcW w:w="1501" w:type="dxa"/>
          </w:tcPr>
          <w:p w14:paraId="0696906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B54202">
      <w:pPr>
        <w:pStyle w:val="Caption"/>
        <w:spacing w:after="60"/>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14:paraId="1DDD02AE" w14:textId="77777777" w:rsidTr="008C0F44">
        <w:tc>
          <w:tcPr>
            <w:tcW w:w="1501" w:type="dxa"/>
          </w:tcPr>
          <w:p w14:paraId="40D93AAA" w14:textId="77777777" w:rsidR="00911EFA" w:rsidRPr="00911EFA" w:rsidRDefault="00911EFA" w:rsidP="00B54202">
            <w:pPr>
              <w:spacing w:after="60"/>
              <w:rPr>
                <w:rFonts w:ascii="Arial" w:hAnsi="Arial" w:cs="Arial"/>
                <w:sz w:val="20"/>
                <w:szCs w:val="20"/>
                <w:lang w:val="el-GR"/>
              </w:rPr>
            </w:pPr>
          </w:p>
        </w:tc>
        <w:tc>
          <w:tcPr>
            <w:tcW w:w="1501" w:type="dxa"/>
          </w:tcPr>
          <w:p w14:paraId="68AC5AF4"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lastRenderedPageBreak/>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B54202">
      <w:pPr>
        <w:pStyle w:val="Caption"/>
        <w:spacing w:after="60"/>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B54202">
      <w:pPr>
        <w:spacing w:after="60"/>
        <w:rPr>
          <w:rFonts w:ascii="Arial" w:hAnsi="Arial" w:cs="Arial"/>
          <w:sz w:val="20"/>
          <w:szCs w:val="20"/>
          <w:lang w:val="el-GR"/>
        </w:rPr>
      </w:pPr>
    </w:p>
    <w:p w14:paraId="7C641C8C" w14:textId="77777777" w:rsidR="00A366CA" w:rsidRDefault="00911EFA" w:rsidP="00E3626D">
      <w:pPr>
        <w:spacing w:after="60"/>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lastRenderedPageBreak/>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E3626D">
      <w:pPr>
        <w:numPr>
          <w:ilvl w:val="0"/>
          <w:numId w:val="21"/>
        </w:numPr>
        <w:spacing w:after="60"/>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5B3400">
      <w:pPr>
        <w:spacing w:before="360" w:after="120"/>
        <w:rPr>
          <w:rFonts w:ascii="Arial Black" w:hAnsi="Arial Black"/>
          <w:sz w:val="20"/>
          <w:szCs w:val="20"/>
          <w:lang w:val="el-GR"/>
        </w:rPr>
      </w:pPr>
      <w:r w:rsidRPr="005B3400">
        <w:rPr>
          <w:rFonts w:ascii="Arial Black" w:hAnsi="Arial Black"/>
          <w:sz w:val="20"/>
          <w:szCs w:val="20"/>
          <w:lang w:val="el-GR"/>
        </w:rPr>
        <w:t>3.2.1 Κίνητρο για γενίκευση της συνέλιξης</w:t>
      </w:r>
    </w:p>
    <w:p w14:paraId="7A382B85" w14:textId="77777777" w:rsidR="00E3626D" w:rsidRPr="00E3626D" w:rsidRDefault="00E3626D" w:rsidP="00E3626D">
      <w:pPr>
        <w:spacing w:before="360" w:after="120"/>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381E71">
      <w:pPr>
        <w:spacing w:after="60"/>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E3626D">
      <w:pPr>
        <w:numPr>
          <w:ilvl w:val="0"/>
          <w:numId w:val="23"/>
        </w:numPr>
        <w:tabs>
          <w:tab w:val="clear" w:pos="360"/>
          <w:tab w:val="num" w:pos="720"/>
        </w:tabs>
        <w:spacing w:before="360" w:after="120"/>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381E71">
      <w:pPr>
        <w:pStyle w:val="NormalWeb"/>
        <w:spacing w:before="0" w:beforeAutospacing="0" w:after="60" w:afterAutospacing="0" w:line="360" w:lineRule="auto"/>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0431D6">
      <w:pPr>
        <w:pStyle w:val="NormalWeb"/>
        <w:spacing w:before="0" w:beforeAutospacing="0" w:afterLines="60" w:after="144"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0431D6">
      <w:pPr>
        <w:pStyle w:val="NormalWeb"/>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E3626D">
      <w:pPr>
        <w:spacing w:before="360" w:after="120"/>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FB274E">
      <w:pPr>
        <w:spacing w:afterLines="60" w:after="144"/>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w:t>
      </w:r>
      <w:r w:rsidRPr="00E3626D">
        <w:rPr>
          <w:rFonts w:ascii="Arial" w:hAnsi="Arial" w:cs="Arial"/>
          <w:sz w:val="20"/>
          <w:szCs w:val="20"/>
          <w:lang w:val="el-GR"/>
        </w:rPr>
        <w:lastRenderedPageBreak/>
        <w:t xml:space="preserve">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0431D6">
      <w:pPr>
        <w:numPr>
          <w:ilvl w:val="0"/>
          <w:numId w:val="25"/>
        </w:numPr>
        <w:tabs>
          <w:tab w:val="clear" w:pos="360"/>
          <w:tab w:val="num" w:pos="720"/>
        </w:tabs>
        <w:spacing w:after="60"/>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0431D6">
      <w:pPr>
        <w:spacing w:after="300"/>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954594">
      <w:pPr>
        <w:pStyle w:val="NormalWeb"/>
        <w:spacing w:line="360" w:lineRule="auto"/>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72089">
      <w:pPr>
        <w:spacing w:after="60"/>
      </w:pPr>
      <w:r w:rsidRPr="00C83882">
        <w:rPr>
          <w:bCs/>
        </w:rPr>
        <w:t>Όπου:</w:t>
      </w:r>
    </w:p>
    <w:p w14:paraId="234EAD4C" w14:textId="77777777" w:rsidR="00C83882" w:rsidRPr="00C83882" w:rsidRDefault="00000000" w:rsidP="00C72089">
      <w:pPr>
        <w:numPr>
          <w:ilvl w:val="0"/>
          <w:numId w:val="26"/>
        </w:numPr>
        <w:tabs>
          <w:tab w:val="clear" w:pos="360"/>
          <w:tab w:val="num" w:pos="720"/>
        </w:tabs>
        <w:spacing w:after="60"/>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72089">
      <w:pPr>
        <w:numPr>
          <w:ilvl w:val="0"/>
          <w:numId w:val="26"/>
        </w:numPr>
        <w:tabs>
          <w:tab w:val="clear" w:pos="360"/>
          <w:tab w:val="num" w:pos="720"/>
        </w:tabs>
        <w:spacing w:after="60"/>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72089">
      <w:pPr>
        <w:numPr>
          <w:ilvl w:val="0"/>
          <w:numId w:val="26"/>
        </w:numPr>
        <w:tabs>
          <w:tab w:val="clear" w:pos="360"/>
          <w:tab w:val="num" w:pos="720"/>
        </w:tabs>
        <w:spacing w:after="60"/>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72089">
      <w:pPr>
        <w:spacing w:after="60"/>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lastRenderedPageBreak/>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D0699D">
      <w:pPr>
        <w:pStyle w:val="Caption"/>
        <w:spacing w:before="360" w:after="120"/>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87449B">
      <w:pPr>
        <w:spacing w:before="360" w:after="120"/>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FB274E">
      <w:pPr>
        <w:spacing w:before="360" w:after="60"/>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D9135B">
      <w:pPr>
        <w:spacing w:after="60"/>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72089">
      <w:pPr>
        <w:spacing w:after="60"/>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1D32E5">
      <w:pPr>
        <w:spacing w:before="100" w:beforeAutospacing="1" w:after="100" w:afterAutospacing="1"/>
        <w:jc w:val="center"/>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77777777" w:rsidR="00373521" w:rsidRPr="00373521" w:rsidRDefault="00373521" w:rsidP="00373521">
      <w:pPr>
        <w:spacing w:after="60"/>
        <w:rPr>
          <w:rFonts w:ascii="Arial" w:hAnsi="Arial" w:cs="Arial"/>
          <w:sz w:val="20"/>
          <w:szCs w:val="20"/>
          <w:lang w:val="el-GR"/>
        </w:rPr>
      </w:pPr>
      <w:r w:rsidRPr="00373521">
        <w:rPr>
          <w:rFonts w:ascii="Arial" w:hAnsi="Arial" w:cs="Arial"/>
          <w:sz w:val="20"/>
          <w:szCs w:val="20"/>
          <w:lang w:val="el-GR"/>
        </w:rPr>
        <w:t xml:space="preserve">Στο πλαίσιο των </w:t>
      </w:r>
      <w:r w:rsidRPr="00373521">
        <w:rPr>
          <w:rFonts w:ascii="Arial" w:hAnsi="Arial" w:cs="Arial"/>
          <w:sz w:val="20"/>
          <w:szCs w:val="20"/>
        </w:rPr>
        <w:t>Graph</w:t>
      </w:r>
      <w:r w:rsidRPr="00373521">
        <w:rPr>
          <w:rFonts w:ascii="Arial" w:hAnsi="Arial" w:cs="Arial"/>
          <w:sz w:val="20"/>
          <w:szCs w:val="20"/>
          <w:lang w:val="el-GR"/>
        </w:rPr>
        <w:t xml:space="preserve"> </w:t>
      </w:r>
      <w:r w:rsidRPr="00373521">
        <w:rPr>
          <w:rFonts w:ascii="Arial" w:hAnsi="Arial" w:cs="Arial"/>
          <w:sz w:val="20"/>
          <w:szCs w:val="20"/>
        </w:rPr>
        <w:t>Attention</w:t>
      </w:r>
      <w:r w:rsidRPr="00373521">
        <w:rPr>
          <w:rFonts w:ascii="Arial" w:hAnsi="Arial" w:cs="Arial"/>
          <w:sz w:val="20"/>
          <w:szCs w:val="20"/>
          <w:lang w:val="el-GR"/>
        </w:rPr>
        <w:t xml:space="preserve"> </w:t>
      </w:r>
      <w:r w:rsidRPr="00373521">
        <w:rPr>
          <w:rFonts w:ascii="Arial" w:hAnsi="Arial" w:cs="Arial"/>
          <w:sz w:val="20"/>
          <w:szCs w:val="20"/>
        </w:rPr>
        <w:t>Networks</w:t>
      </w:r>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4F2680">
      <w:pPr>
        <w:spacing w:before="100" w:beforeAutospacing="1" w:after="100" w:afterAutospacing="1" w:line="360" w:lineRule="auto"/>
        <w:jc w:val="center"/>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3B4737">
      <w:pPr>
        <w:spacing w:after="60"/>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3B4737">
      <w:pPr>
        <w:numPr>
          <w:ilvl w:val="0"/>
          <w:numId w:val="28"/>
        </w:numPr>
        <w:tabs>
          <w:tab w:val="num" w:pos="720"/>
        </w:tabs>
        <w:spacing w:after="60"/>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3B4737">
      <w:pPr>
        <w:numPr>
          <w:ilvl w:val="0"/>
          <w:numId w:val="28"/>
        </w:numPr>
        <w:tabs>
          <w:tab w:val="num" w:pos="720"/>
        </w:tabs>
        <w:spacing w:after="60"/>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3B4737">
      <w:pPr>
        <w:spacing w:after="60"/>
        <w:rPr>
          <w:rFonts w:ascii="Arial" w:hAnsi="Arial" w:cs="Arial"/>
          <w:sz w:val="20"/>
          <w:szCs w:val="20"/>
          <w:lang w:val="el-GR"/>
        </w:rPr>
      </w:pPr>
      <w:r w:rsidRPr="004F2680">
        <w:rPr>
          <w:rFonts w:ascii="Arial" w:hAnsi="Arial" w:cs="Arial"/>
          <w:sz w:val="20"/>
          <w:szCs w:val="20"/>
          <w:lang w:val="el-GR"/>
        </w:rPr>
        <w:lastRenderedPageBreak/>
        <w:t>Επομένως, στην ορολογία της γενικής εξίσωσης:</w:t>
      </w:r>
    </w:p>
    <w:p w14:paraId="06130116" w14:textId="77777777"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3B4737">
      <w:pPr>
        <w:pStyle w:val="NormalWeb"/>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D9135B">
      <w:pPr>
        <w:spacing w:afterLines="60" w:after="144"/>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D9135B">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C72089">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C72089">
      <w:pPr>
        <w:spacing w:afterLines="60" w:after="144"/>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D9135B">
      <w:pPr>
        <w:spacing w:afterLines="60" w:after="144"/>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EB67F7">
      <w:pPr>
        <w:pStyle w:val="NormalWeb"/>
        <w:spacing w:line="360" w:lineRule="auto"/>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7777777"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Συνοψίζοντας, οι </w:t>
      </w:r>
      <w:r w:rsidRPr="00083A5A">
        <w:rPr>
          <w:rFonts w:ascii="Arial" w:hAnsi="Arial" w:cs="Arial"/>
          <w:sz w:val="20"/>
          <w:szCs w:val="20"/>
        </w:rPr>
        <w:t>Graph</w:t>
      </w:r>
      <w:r w:rsidRPr="00083A5A">
        <w:rPr>
          <w:rFonts w:ascii="Arial" w:hAnsi="Arial" w:cs="Arial"/>
          <w:sz w:val="20"/>
          <w:szCs w:val="20"/>
          <w:lang w:val="el-GR"/>
        </w:rPr>
        <w:t xml:space="preserve"> </w:t>
      </w:r>
      <w:r w:rsidRPr="00083A5A">
        <w:rPr>
          <w:rFonts w:ascii="Arial" w:hAnsi="Arial" w:cs="Arial"/>
          <w:sz w:val="20"/>
          <w:szCs w:val="20"/>
        </w:rPr>
        <w:t>Attention</w:t>
      </w:r>
      <w:r w:rsidRPr="00083A5A">
        <w:rPr>
          <w:rFonts w:ascii="Arial" w:hAnsi="Arial" w:cs="Arial"/>
          <w:sz w:val="20"/>
          <w:szCs w:val="20"/>
          <w:lang w:val="el-GR"/>
        </w:rPr>
        <w:t xml:space="preserve"> </w:t>
      </w:r>
      <w:r w:rsidRPr="00083A5A">
        <w:rPr>
          <w:rFonts w:ascii="Arial" w:hAnsi="Arial" w:cs="Arial"/>
          <w:sz w:val="20"/>
          <w:szCs w:val="20"/>
        </w:rPr>
        <w:t>Networks</w:t>
      </w:r>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52758C">
      <w:pPr>
        <w:spacing w:after="60"/>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600497">
      <w:pPr>
        <w:pStyle w:val="NormalWeb"/>
        <w:spacing w:before="360" w:beforeAutospacing="0" w:after="120" w:afterAutospacing="0"/>
        <w:rPr>
          <w:rFonts w:ascii="Arial Black" w:hAnsi="Arial Black" w:cs="Arial"/>
          <w:sz w:val="22"/>
          <w:szCs w:val="22"/>
          <w:lang w:val="el-GR"/>
        </w:rPr>
      </w:pPr>
      <w:bookmarkStart w:id="46" w:name="_Hlk201144011"/>
      <w:r w:rsidRPr="005373BF">
        <w:rPr>
          <w:rFonts w:ascii="Arial Black" w:hAnsi="Arial Black" w:cs="Arial"/>
          <w:sz w:val="22"/>
          <w:szCs w:val="22"/>
          <w:lang w:val="el-GR"/>
        </w:rPr>
        <w:lastRenderedPageBreak/>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46"/>
    <w:p w14:paraId="427EB3DA" w14:textId="77777777" w:rsidR="00600497" w:rsidRPr="00600497"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77777777" w:rsidR="00CC61AD" w:rsidRPr="00CC61AD"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r w:rsidRPr="00600497">
        <w:rPr>
          <w:rFonts w:ascii="Arial" w:hAnsi="Arial" w:cs="Arial"/>
          <w:sz w:val="20"/>
          <w:szCs w:val="20"/>
        </w:rPr>
        <w:t>Graph</w:t>
      </w:r>
      <w:r w:rsidRPr="00600497">
        <w:rPr>
          <w:rFonts w:ascii="Arial" w:hAnsi="Arial" w:cs="Arial"/>
          <w:sz w:val="20"/>
          <w:szCs w:val="20"/>
          <w:lang w:val="el-GR"/>
        </w:rPr>
        <w:t xml:space="preserve"> </w:t>
      </w:r>
      <w:r w:rsidRPr="00600497">
        <w:rPr>
          <w:rFonts w:ascii="Arial" w:hAnsi="Arial" w:cs="Arial"/>
          <w:sz w:val="20"/>
          <w:szCs w:val="20"/>
        </w:rPr>
        <w:t>Attention</w:t>
      </w:r>
      <w:r w:rsidRPr="00600497">
        <w:rPr>
          <w:rFonts w:ascii="Arial" w:hAnsi="Arial" w:cs="Arial"/>
          <w:sz w:val="20"/>
          <w:szCs w:val="20"/>
          <w:lang w:val="el-GR"/>
        </w:rPr>
        <w:t xml:space="preserve"> </w:t>
      </w:r>
      <w:r w:rsidRPr="00600497">
        <w:rPr>
          <w:rFonts w:ascii="Arial" w:hAnsi="Arial" w:cs="Arial"/>
          <w:sz w:val="20"/>
          <w:szCs w:val="20"/>
        </w:rPr>
        <w:t>Networks</w:t>
      </w:r>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CC61AD">
      <w:pPr>
        <w:pStyle w:val="NormalWeb"/>
        <w:spacing w:before="360" w:beforeAutospacing="0" w:after="120" w:afterAutospacing="0" w:line="360" w:lineRule="auto"/>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52758C">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w:t>
      </w:r>
      <w:r w:rsidRPr="005373BF">
        <w:rPr>
          <w:rFonts w:ascii="Arial" w:hAnsi="Arial" w:cs="Arial"/>
          <w:sz w:val="20"/>
          <w:szCs w:val="20"/>
          <w:lang w:val="el-GR"/>
        </w:rPr>
        <w:lastRenderedPageBreak/>
        <w:t>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DE04F8">
      <w:pPr>
        <w:spacing w:before="360" w:after="120"/>
        <w:rPr>
          <w:rFonts w:ascii="Arial Black" w:hAnsi="Arial Black" w:cs="Arial"/>
          <w:sz w:val="20"/>
          <w:szCs w:val="20"/>
          <w:lang w:val="el-GR"/>
        </w:rPr>
      </w:pPr>
      <w:r w:rsidRPr="00EF506B">
        <w:rPr>
          <w:rFonts w:ascii="Arial Black" w:hAnsi="Arial Black" w:cs="Arial"/>
          <w:sz w:val="20"/>
          <w:szCs w:val="20"/>
          <w:lang w:val="el-GR"/>
        </w:rPr>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DE04F8">
      <w:pPr>
        <w:spacing w:before="360" w:after="120"/>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DE04F8">
      <w:pPr>
        <w:spacing w:after="60"/>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DE04F8">
      <w:pPr>
        <w:spacing w:before="360" w:after="120"/>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DE04F8">
      <w:pPr>
        <w:spacing w:after="60"/>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5E7D4F">
      <w:pPr>
        <w:spacing w:after="60"/>
        <w:ind w:left="720" w:firstLine="720"/>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FF614D">
      <w:pPr>
        <w:numPr>
          <w:ilvl w:val="0"/>
          <w:numId w:val="32"/>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5E7D4F">
      <w:pPr>
        <w:spacing w:after="60"/>
        <w:ind w:left="720" w:firstLine="720"/>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FF614D">
      <w:pPr>
        <w:spacing w:after="60"/>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BE72B9">
      <w:pPr>
        <w:spacing w:before="360" w:after="120"/>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Default="00BE72B9" w:rsidP="00BE72B9">
      <w:pPr>
        <w:spacing w:after="60"/>
        <w:rPr>
          <w:ins w:id="47" w:author="Gregory Koronakos" w:date="2025-08-28T21:02:00Z" w16du:dateUtc="2025-08-28T18:02:00Z"/>
          <w:rFonts w:ascii="Arial" w:hAnsi="Arial" w:cs="Arial"/>
          <w:sz w:val="20"/>
          <w:szCs w:val="20"/>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6C0EAF" w:rsidRDefault="006C0EAF" w:rsidP="00BE72B9">
      <w:pPr>
        <w:spacing w:after="60"/>
        <w:rPr>
          <w:rFonts w:ascii="Arial" w:hAnsi="Arial" w:cs="Arial"/>
          <w:sz w:val="20"/>
          <w:szCs w:val="20"/>
          <w:rPrChange w:id="48" w:author="Gregory Koronakos" w:date="2025-08-28T21:02:00Z" w16du:dateUtc="2025-08-28T18:02:00Z">
            <w:rPr>
              <w:rFonts w:ascii="Arial" w:hAnsi="Arial" w:cs="Arial"/>
              <w:sz w:val="20"/>
              <w:szCs w:val="20"/>
              <w:lang w:val="el-GR"/>
            </w:rPr>
          </w:rPrChange>
        </w:rPr>
      </w:pPr>
    </w:p>
    <w:p w14:paraId="30F91128" w14:textId="77777777"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 xml:space="preserve">Δομή του </w:t>
      </w:r>
      <w:proofErr w:type="spellStart"/>
      <w:r w:rsidRPr="00BE72B9">
        <w:rPr>
          <w:rFonts w:ascii="Arial" w:hAnsi="Arial" w:cs="Arial"/>
          <w:i/>
          <w:iCs/>
          <w:sz w:val="20"/>
          <w:szCs w:val="20"/>
          <w:lang w:val="el-GR"/>
        </w:rPr>
        <w:t>Νευρωνικού</w:t>
      </w:r>
      <w:proofErr w:type="spellEnd"/>
      <w:r w:rsidRPr="00BE72B9">
        <w:rPr>
          <w:rFonts w:ascii="Arial" w:hAnsi="Arial" w:cs="Arial"/>
          <w:i/>
          <w:iCs/>
          <w:sz w:val="20"/>
          <w:szCs w:val="20"/>
          <w:lang w:val="el-GR"/>
        </w:rPr>
        <w:t xml:space="preserve"> Δικτύου</w:t>
      </w:r>
    </w:p>
    <w:p w14:paraId="5E13E839" w14:textId="77777777"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BE72B9">
      <w:pPr>
        <w:numPr>
          <w:ilvl w:val="0"/>
          <w:numId w:val="33"/>
        </w:numPr>
        <w:spacing w:after="60"/>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μονοδιάστατο χαρακτηριστικό της απόστασης σε μια πλουσιότερη διανυσματική αναπαράσταση.</w:t>
      </w:r>
    </w:p>
    <w:p w14:paraId="2F1AAF95" w14:textId="77777777"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7777777"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Μονάδα Πρόβλεψης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Prediction</w:t>
      </w:r>
      <w:r w:rsidRPr="00BE72B9">
        <w:rPr>
          <w:rFonts w:ascii="Arial" w:hAnsi="Arial" w:cs="Arial"/>
          <w:sz w:val="20"/>
          <w:szCs w:val="20"/>
          <w:lang w:val="el-GR"/>
        </w:rPr>
        <w:t xml:space="preserve"> </w:t>
      </w:r>
      <w:r w:rsidRPr="00BE72B9">
        <w:rPr>
          <w:rFonts w:ascii="Arial" w:hAnsi="Arial" w:cs="Arial"/>
          <w:sz w:val="20"/>
          <w:szCs w:val="20"/>
        </w:rPr>
        <w:t>Module</w:t>
      </w:r>
      <w:r w:rsidRPr="00BE72B9">
        <w:rPr>
          <w:rFonts w:ascii="Arial" w:hAnsi="Arial" w:cs="Arial"/>
          <w:sz w:val="20"/>
          <w:szCs w:val="20"/>
          <w:lang w:val="el-GR"/>
        </w:rPr>
        <w:t>):</w:t>
      </w:r>
      <w:r w:rsidRPr="00BE72B9">
        <w:rPr>
          <w:rFonts w:ascii="Arial" w:hAnsi="Arial" w:cs="Arial"/>
          <w:sz w:val="20"/>
          <w:szCs w:val="20"/>
          <w:lang w:val="el-GR"/>
        </w:rPr>
        <w:b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w:t>
      </w:r>
      <w:r w:rsidRPr="00BE72B9">
        <w:rPr>
          <w:rFonts w:ascii="Arial" w:hAnsi="Arial" w:cs="Arial"/>
          <w:sz w:val="20"/>
          <w:szCs w:val="20"/>
          <w:lang w:val="el-GR"/>
        </w:rPr>
        <w:lastRenderedPageBreak/>
        <w:t xml:space="preserve">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Default="00BE72B9" w:rsidP="00BE72B9">
      <w:pPr>
        <w:pStyle w:val="Caption"/>
        <w:rPr>
          <w:ins w:id="49" w:author="Gregory Koronakos" w:date="2025-08-28T21:02:00Z" w16du:dateUtc="2025-08-28T18:02:00Z"/>
          <w:rFonts w:ascii="Arial" w:hAnsi="Arial" w:cs="Arial"/>
          <w:b/>
          <w:bCs/>
          <w:i w:val="0"/>
          <w:iCs w:val="0"/>
          <w:color w:val="000000" w:themeColor="text1"/>
        </w:rPr>
      </w:pPr>
      <w:commentRangeStart w:id="50"/>
      <w:r w:rsidRPr="00BE72B9">
        <w:rPr>
          <w:rFonts w:ascii="Arial" w:hAnsi="Arial" w:cs="Arial"/>
          <w:b/>
          <w:bCs/>
          <w:i w:val="0"/>
          <w:iCs w:val="0"/>
          <w:color w:val="000000" w:themeColor="text1"/>
          <w:lang w:val="el-GR"/>
        </w:rPr>
        <w:t xml:space="preserve">Σχήμα 3.4 Αναπαράσταση Αρχιτεκτονικής </w:t>
      </w:r>
      <w:proofErr w:type="spellStart"/>
      <w:r w:rsidRPr="00BE72B9">
        <w:rPr>
          <w:rFonts w:ascii="Arial" w:hAnsi="Arial" w:cs="Arial"/>
          <w:b/>
          <w:bCs/>
          <w:i w:val="0"/>
          <w:iCs w:val="0"/>
          <w:color w:val="000000" w:themeColor="text1"/>
          <w:lang w:val="el-GR"/>
        </w:rPr>
        <w:t>Νευρωνικού</w:t>
      </w:r>
      <w:proofErr w:type="spellEnd"/>
      <w:r w:rsidRPr="00BE72B9">
        <w:rPr>
          <w:rFonts w:ascii="Arial" w:hAnsi="Arial" w:cs="Arial"/>
          <w:b/>
          <w:bCs/>
          <w:i w:val="0"/>
          <w:iCs w:val="0"/>
          <w:color w:val="000000" w:themeColor="text1"/>
          <w:lang w:val="el-GR"/>
        </w:rPr>
        <w:t xml:space="preserve"> Δικτύου στην </w:t>
      </w:r>
      <w:r w:rsidRPr="00BE72B9">
        <w:rPr>
          <w:rFonts w:ascii="Arial" w:hAnsi="Arial" w:cs="Arial"/>
          <w:b/>
          <w:bCs/>
          <w:i w:val="0"/>
          <w:iCs w:val="0"/>
          <w:color w:val="000000" w:themeColor="text1"/>
        </w:rPr>
        <w:t>python</w:t>
      </w:r>
      <w:commentRangeEnd w:id="50"/>
      <w:r w:rsidR="004D1B67">
        <w:rPr>
          <w:rStyle w:val="CommentReference"/>
          <w:i w:val="0"/>
          <w:iCs w:val="0"/>
          <w:color w:val="auto"/>
        </w:rPr>
        <w:commentReference w:id="50"/>
      </w:r>
    </w:p>
    <w:p w14:paraId="56394341" w14:textId="77777777" w:rsidR="006C0EAF" w:rsidRPr="006C0EAF" w:rsidRDefault="006C0EAF" w:rsidP="006C0EAF">
      <w:pPr>
        <w:rPr>
          <w:rPrChange w:id="51" w:author="Gregory Koronakos" w:date="2025-08-28T21:02:00Z" w16du:dateUtc="2025-08-28T18:02:00Z">
            <w:rPr>
              <w:rFonts w:ascii="Arial" w:hAnsi="Arial" w:cs="Arial"/>
              <w:b/>
              <w:bCs/>
              <w:i w:val="0"/>
              <w:iCs w:val="0"/>
              <w:color w:val="000000" w:themeColor="text1"/>
              <w:sz w:val="20"/>
              <w:szCs w:val="20"/>
              <w:lang w:val="el-GR"/>
            </w:rPr>
          </w:rPrChange>
        </w:rPr>
        <w:pPrChange w:id="52" w:author="Gregory Koronakos" w:date="2025-08-28T21:02:00Z" w16du:dateUtc="2025-08-28T18:02:00Z">
          <w:pPr>
            <w:pStyle w:val="Caption"/>
          </w:pPr>
        </w:pPrChange>
      </w:pPr>
    </w:p>
    <w:p w14:paraId="16EB2C1D" w14:textId="77777777"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Default="00BE72B9" w:rsidP="00BE72B9">
      <w:pPr>
        <w:spacing w:after="60"/>
        <w:rPr>
          <w:ins w:id="53" w:author="Gregory Koronakos" w:date="2025-08-28T21:02:00Z" w16du:dateUtc="2025-08-28T18:02:00Z"/>
          <w:rFonts w:ascii="Arial" w:hAnsi="Arial" w:cs="Arial"/>
          <w:bCs/>
          <w:sz w:val="20"/>
          <w:szCs w:val="20"/>
        </w:rPr>
      </w:pPr>
      <w:r w:rsidRPr="00BE72B9">
        <w:rPr>
          <w:rFonts w:ascii="Arial" w:hAnsi="Arial" w:cs="Arial"/>
          <w:sz w:val="20"/>
          <w:szCs w:val="20"/>
          <w:lang w:val="el-GR"/>
        </w:rPr>
        <w:t xml:space="preserve">Για να μετατραπούν οι ανεξάρτητες προβλέψεις του μοντέλου σε μια πλήρη και έγκυρη διαδρομή, χρησιμοποιείται ένας </w:t>
      </w:r>
      <w:proofErr w:type="spellStart"/>
      <w:r w:rsidRPr="00BE72B9">
        <w:rPr>
          <w:rFonts w:ascii="Arial" w:hAnsi="Arial" w:cs="Arial"/>
          <w:bCs/>
          <w:sz w:val="20"/>
          <w:szCs w:val="20"/>
          <w:lang w:val="el-GR"/>
        </w:rPr>
        <w:t>ευρετικός</w:t>
      </w:r>
      <w:proofErr w:type="spellEnd"/>
      <w:r w:rsidRPr="00BE72B9">
        <w:rPr>
          <w:rFonts w:ascii="Arial" w:hAnsi="Arial" w:cs="Arial"/>
          <w:bCs/>
          <w:sz w:val="20"/>
          <w:szCs w:val="20"/>
          <w:lang w:val="el-GR"/>
        </w:rPr>
        <w:t xml:space="preserve">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6C0EAF" w:rsidRDefault="006C0EAF" w:rsidP="00BE72B9">
      <w:pPr>
        <w:spacing w:after="60"/>
        <w:rPr>
          <w:rFonts w:ascii="Arial" w:hAnsi="Arial" w:cs="Arial"/>
          <w:sz w:val="20"/>
          <w:szCs w:val="20"/>
          <w:rPrChange w:id="54" w:author="Gregory Koronakos" w:date="2025-08-28T21:02:00Z" w16du:dateUtc="2025-08-28T18:02:00Z">
            <w:rPr>
              <w:rFonts w:ascii="Arial" w:hAnsi="Arial" w:cs="Arial"/>
              <w:sz w:val="20"/>
              <w:szCs w:val="20"/>
              <w:lang w:val="el-GR"/>
            </w:rPr>
          </w:rPrChange>
        </w:rPr>
      </w:pPr>
    </w:p>
    <w:p w14:paraId="56F8816D" w14:textId="77777777" w:rsidR="00C969F8" w:rsidRPr="00C969F8" w:rsidRDefault="00C969F8" w:rsidP="00C969F8">
      <w:pPr>
        <w:spacing w:after="60"/>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xml:space="preserve">), κάθε φορά προσθέτοντας έναν νέο μη επισκέψιμο κόμβο με βάση την πιθανότητα μετάβασης από τον </w:t>
      </w:r>
      <w:r w:rsidRPr="00C969F8">
        <w:rPr>
          <w:rFonts w:ascii="Arial" w:hAnsi="Arial" w:cs="Arial"/>
          <w:sz w:val="20"/>
          <w:szCs w:val="20"/>
          <w:lang w:val="el-GR"/>
        </w:rPr>
        <w:lastRenderedPageBreak/>
        <w:t>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C969F8">
      <w:pPr>
        <w:spacing w:before="360" w:after="120"/>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77777777" w:rsidR="00360596" w:rsidRPr="00360596" w:rsidRDefault="00360596" w:rsidP="00360596">
      <w:pPr>
        <w:spacing w:before="360" w:after="120"/>
        <w:rPr>
          <w:rFonts w:ascii="Arial Black" w:hAnsi="Arial Black" w:cs="Arial"/>
          <w:sz w:val="22"/>
          <w:szCs w:val="22"/>
          <w:lang w:val="el-GR"/>
        </w:rPr>
      </w:pPr>
      <w:r w:rsidRPr="00360596">
        <w:rPr>
          <w:rFonts w:ascii="Arial Black" w:hAnsi="Arial Black" w:cs="Arial"/>
          <w:sz w:val="22"/>
          <w:szCs w:val="22"/>
          <w:lang w:val="el-GR"/>
        </w:rPr>
        <w:t>4.1 Δημιουργία Βέλτιστων Λύσεων με Ακέραιο Γραμμικό Προγραμματισμό</w:t>
      </w:r>
    </w:p>
    <w:p w14:paraId="477CD9AA" w14:textId="77777777"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7777777" w:rsid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lastRenderedPageBreak/>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Default="00360596" w:rsidP="00360596">
      <w:pPr>
        <w:pStyle w:val="Caption"/>
        <w:rPr>
          <w:rFonts w:ascii="Arial" w:hAnsi="Arial" w:cs="Arial"/>
          <w:b/>
          <w:bCs/>
          <w:i w:val="0"/>
          <w:iCs w:val="0"/>
          <w:lang w:val="el-GR"/>
        </w:rPr>
      </w:pPr>
      <w:r w:rsidRPr="00360596">
        <w:rPr>
          <w:rFonts w:ascii="Arial" w:hAnsi="Arial" w:cs="Arial"/>
          <w:b/>
          <w:bCs/>
          <w:i w:val="0"/>
          <w:iCs w:val="0"/>
          <w:lang w:val="el-GR"/>
        </w:rPr>
        <w:t>Σχήμα 4.1 Πόλεις και ζεύγη</w:t>
      </w:r>
    </w:p>
    <w:p w14:paraId="7EC66EC7" w14:textId="77777777" w:rsidR="00360596" w:rsidRPr="00360596" w:rsidRDefault="00360596" w:rsidP="00360596">
      <w:pPr>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1</w:t>
            </w:r>
          </w:p>
        </w:tc>
        <w:tc>
          <w:tcPr>
            <w:tcW w:w="2448" w:type="dxa"/>
            <w:vAlign w:val="center"/>
            <w:hideMark/>
          </w:tcPr>
          <w:p w14:paraId="6E97B092" w14:textId="77777777"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360596">
            <w:pPr>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360596">
            <w:pPr>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360596">
            <w:pPr>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360596">
            <w:pPr>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360596">
            <w:pPr>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360596">
            <w:pPr>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360596">
            <w:pPr>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360596">
            <w:pPr>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360596">
            <w:pPr>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360596">
            <w:pPr>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360596">
            <w:pPr>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360596">
            <w:pPr>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360596">
            <w:pPr>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360596">
            <w:pPr>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360596">
            <w:pPr>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rsidP="00360596">
            <w:pPr>
              <w:rPr>
                <w:rFonts w:ascii="Arial" w:hAnsi="Arial" w:cs="Arial"/>
                <w:sz w:val="20"/>
                <w:szCs w:val="20"/>
              </w:rPr>
            </w:pPr>
            <w:r w:rsidRPr="00360596">
              <w:rPr>
                <w:rFonts w:ascii="Arial" w:hAnsi="Arial" w:cs="Arial"/>
                <w:sz w:val="20"/>
                <w:szCs w:val="20"/>
              </w:rPr>
              <w:t>1.07</w:t>
            </w:r>
          </w:p>
        </w:tc>
      </w:tr>
    </w:tbl>
    <w:p w14:paraId="57DB02C8" w14:textId="77777777" w:rsidR="00360596" w:rsidRPr="00360596" w:rsidRDefault="00360596" w:rsidP="00DC6B6C">
      <w:pPr>
        <w:spacing w:after="60"/>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DC6B6C">
      <w:pPr>
        <w:spacing w:after="60"/>
        <w:rPr>
          <w:ins w:id="55" w:author="Gregory Koronakos" w:date="2025-08-28T20:57:00Z" w16du:dateUtc="2025-08-28T17:57:00Z"/>
          <w:rFonts w:ascii="Arial" w:hAnsi="Arial" w:cs="Arial"/>
          <w:i/>
          <w:iCs/>
          <w:sz w:val="20"/>
          <w:szCs w:val="20"/>
          <w:lang w:val="el-GR"/>
        </w:rPr>
      </w:pPr>
    </w:p>
    <w:p w14:paraId="0806903F" w14:textId="2970A47A" w:rsidR="00B36CD1" w:rsidRPr="00B36CD1" w:rsidRDefault="00B36CD1" w:rsidP="00DC6B6C">
      <w:pPr>
        <w:spacing w:after="60"/>
        <w:rPr>
          <w:rFonts w:ascii="Arial" w:hAnsi="Arial" w:cs="Arial"/>
          <w:i/>
          <w:iCs/>
          <w:sz w:val="20"/>
          <w:szCs w:val="20"/>
          <w:lang w:val="el-GR"/>
        </w:rPr>
      </w:pPr>
      <w:proofErr w:type="spellStart"/>
      <w:r w:rsidRPr="00B36CD1">
        <w:rPr>
          <w:rFonts w:ascii="Arial" w:hAnsi="Arial" w:cs="Arial"/>
          <w:i/>
          <w:iCs/>
          <w:sz w:val="20"/>
          <w:szCs w:val="20"/>
          <w:lang w:val="el-GR"/>
        </w:rPr>
        <w:t>Ισοτικοί</w:t>
      </w:r>
      <w:proofErr w:type="spellEnd"/>
      <w:r w:rsidRPr="00B36CD1">
        <w:rPr>
          <w:rFonts w:ascii="Arial" w:hAnsi="Arial" w:cs="Arial"/>
          <w:i/>
          <w:iCs/>
          <w:sz w:val="20"/>
          <w:szCs w:val="20"/>
          <w:lang w:val="el-GR"/>
        </w:rPr>
        <w:t xml:space="preserve">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DC6B6C">
      <w:pPr>
        <w:spacing w:after="60"/>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B36CD1">
            <w:pPr>
              <w:rPr>
                <w:rFonts w:ascii="Arial" w:hAnsi="Arial" w:cs="Arial"/>
                <w:sz w:val="20"/>
                <w:szCs w:val="20"/>
                <w:lang w:val="el-GR"/>
              </w:rPr>
            </w:pPr>
            <w:r w:rsidRPr="00B36CD1">
              <w:rPr>
                <w:rFonts w:ascii="Arial" w:hAnsi="Arial" w:cs="Arial"/>
                <w:sz w:val="20"/>
                <w:szCs w:val="20"/>
              </w:rPr>
              <w:lastRenderedPageBreak/>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B36CD1">
            <w:pPr>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B36CD1">
            <w:pPr>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B36CD1">
            <w:pPr>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r>
    </w:tbl>
    <w:p w14:paraId="7B75DF1B" w14:textId="77777777" w:rsidR="004D1B67" w:rsidRDefault="004D1B67" w:rsidP="00EA7E4C">
      <w:pPr>
        <w:spacing w:after="60"/>
        <w:rPr>
          <w:ins w:id="56" w:author="Gregory Koronakos" w:date="2025-08-28T20:52:00Z" w16du:dateUtc="2025-08-28T17:52:00Z"/>
          <w:rFonts w:ascii="Arial" w:hAnsi="Arial" w:cs="Arial"/>
          <w:i/>
          <w:iCs/>
          <w:sz w:val="20"/>
          <w:szCs w:val="20"/>
          <w:lang w:val="el-GR"/>
        </w:rPr>
      </w:pPr>
    </w:p>
    <w:p w14:paraId="56D47BAB" w14:textId="14938C31" w:rsidR="00B36CD1" w:rsidRPr="00B36CD1" w:rsidRDefault="00B36CD1" w:rsidP="00EA7E4C">
      <w:pPr>
        <w:spacing w:after="60"/>
        <w:rPr>
          <w:rFonts w:ascii="Arial" w:hAnsi="Arial" w:cs="Arial"/>
          <w:i/>
          <w:iCs/>
          <w:sz w:val="20"/>
          <w:szCs w:val="20"/>
        </w:rPr>
      </w:pPr>
      <w:proofErr w:type="spellStart"/>
      <w:r w:rsidRPr="00B36CD1">
        <w:rPr>
          <w:rFonts w:ascii="Arial" w:hAnsi="Arial" w:cs="Arial"/>
          <w:i/>
          <w:iCs/>
          <w:sz w:val="20"/>
          <w:szCs w:val="20"/>
        </w:rPr>
        <w:t>Ανισοτικοί</w:t>
      </w:r>
      <w:proofErr w:type="spellEnd"/>
      <w:r w:rsidRPr="00B36CD1">
        <w:rPr>
          <w:rFonts w:ascii="Arial" w:hAnsi="Arial" w:cs="Arial"/>
          <w:i/>
          <w:iCs/>
          <w:sz w:val="20"/>
          <w:szCs w:val="20"/>
        </w:rPr>
        <w:t xml:space="preserve"> </w:t>
      </w:r>
      <w:proofErr w:type="spellStart"/>
      <w:r w:rsidRPr="00B36CD1">
        <w:rPr>
          <w:rFonts w:ascii="Arial" w:hAnsi="Arial" w:cs="Arial"/>
          <w:i/>
          <w:iCs/>
          <w:sz w:val="20"/>
          <w:szCs w:val="20"/>
        </w:rPr>
        <w:t>Περιορισμοί</w:t>
      </w:r>
      <w:proofErr w:type="spellEnd"/>
      <w:r w:rsidRPr="00B36CD1">
        <w:rPr>
          <w:rFonts w:ascii="Arial" w:hAnsi="Arial" w:cs="Arial"/>
          <w:i/>
          <w:iCs/>
          <w:sz w:val="20"/>
          <w:szCs w:val="20"/>
        </w:rPr>
        <w:t xml:space="preserve"> (Inequality Constraints)</w:t>
      </w:r>
    </w:p>
    <w:p w14:paraId="30993387" w14:textId="77777777" w:rsidR="00B36CD1" w:rsidRPr="00B36CD1" w:rsidRDefault="00B36CD1" w:rsidP="00EA7E4C">
      <w:pPr>
        <w:spacing w:after="60"/>
        <w:rPr>
          <w:rFonts w:ascii="Arial" w:hAnsi="Arial" w:cs="Arial"/>
          <w:sz w:val="20"/>
          <w:szCs w:val="20"/>
          <w:lang w:val="el-GR"/>
        </w:rPr>
      </w:pPr>
      <w:r w:rsidRPr="00B36CD1">
        <w:rPr>
          <w:rFonts w:ascii="Arial" w:hAnsi="Arial" w:cs="Arial"/>
          <w:sz w:val="20"/>
          <w:szCs w:val="20"/>
          <w:lang w:val="el-GR"/>
        </w:rPr>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B36CD1">
      <w:pPr>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B36CD1">
            <w:pPr>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B36CD1">
            <w:pPr>
              <w:rPr>
                <w:rFonts w:ascii="Arial" w:hAnsi="Arial" w:cs="Arial"/>
                <w:bCs/>
                <w:sz w:val="20"/>
                <w:szCs w:val="20"/>
              </w:rPr>
            </w:pPr>
          </w:p>
        </w:tc>
        <w:tc>
          <w:tcPr>
            <w:tcW w:w="0" w:type="auto"/>
            <w:vAlign w:val="center"/>
            <w:hideMark/>
          </w:tcPr>
          <w:p w14:paraId="5A0A8274"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rsidP="00B36CD1">
            <w:pPr>
              <w:rPr>
                <w:rFonts w:ascii="Arial" w:hAnsi="Arial" w:cs="Arial"/>
                <w:sz w:val="20"/>
                <w:szCs w:val="20"/>
              </w:rPr>
            </w:pPr>
            <w:r w:rsidRPr="00B36CD1">
              <w:rPr>
                <w:rFonts w:ascii="Arial" w:hAnsi="Arial" w:cs="Arial"/>
                <w:sz w:val="20"/>
                <w:szCs w:val="20"/>
              </w:rPr>
              <w:t>1</w:t>
            </w:r>
          </w:p>
        </w:tc>
      </w:tr>
    </w:tbl>
    <w:p w14:paraId="1B0874A8" w14:textId="77777777" w:rsidR="004D1B67" w:rsidRDefault="004D1B67" w:rsidP="00EA7E4C">
      <w:pPr>
        <w:spacing w:after="60"/>
        <w:rPr>
          <w:ins w:id="57" w:author="Gregory Koronakos" w:date="2025-08-28T20:52:00Z" w16du:dateUtc="2025-08-28T17:52:00Z"/>
          <w:rFonts w:ascii="Arial" w:hAnsi="Arial" w:cs="Arial"/>
          <w:bCs/>
          <w:sz w:val="20"/>
          <w:szCs w:val="20"/>
          <w:lang w:val="el-GR"/>
        </w:rPr>
      </w:pPr>
    </w:p>
    <w:p w14:paraId="5D5B7609" w14:textId="0C8D126C" w:rsidR="00B36CD1" w:rsidRPr="00B36CD1" w:rsidRDefault="00B36CD1" w:rsidP="00EA7E4C">
      <w:pPr>
        <w:spacing w:after="60"/>
        <w:rPr>
          <w:rFonts w:ascii="Arial" w:hAnsi="Arial" w:cs="Arial"/>
          <w:sz w:val="20"/>
          <w:szCs w:val="20"/>
        </w:rPr>
      </w:pPr>
      <w:r w:rsidRPr="00B36CD1">
        <w:rPr>
          <w:rFonts w:ascii="Arial" w:hAnsi="Arial" w:cs="Arial"/>
          <w:bCs/>
          <w:sz w:val="20"/>
          <w:szCs w:val="20"/>
        </w:rPr>
        <w:t>Επ</w:t>
      </w:r>
      <w:proofErr w:type="spellStart"/>
      <w:r w:rsidRPr="00B36CD1">
        <w:rPr>
          <w:rFonts w:ascii="Arial" w:hAnsi="Arial" w:cs="Arial"/>
          <w:bCs/>
          <w:sz w:val="20"/>
          <w:szCs w:val="20"/>
        </w:rPr>
        <w:t>εξήγηση</w:t>
      </w:r>
      <w:proofErr w:type="spellEnd"/>
      <w:r w:rsidRPr="00B36CD1">
        <w:rPr>
          <w:rFonts w:ascii="Arial" w:hAnsi="Arial" w:cs="Arial"/>
          <w:sz w:val="20"/>
          <w:szCs w:val="20"/>
        </w:rPr>
        <w:t>:</w:t>
      </w:r>
    </w:p>
    <w:p w14:paraId="18CC1BC0" w14:textId="77777777" w:rsidR="00B36CD1" w:rsidRPr="00B36CD1" w:rsidRDefault="00B36CD1" w:rsidP="00EA7E4C">
      <w:pPr>
        <w:numPr>
          <w:ilvl w:val="0"/>
          <w:numId w:val="39"/>
        </w:numPr>
        <w:tabs>
          <w:tab w:val="clear" w:pos="360"/>
          <w:tab w:val="num" w:pos="720"/>
        </w:tabs>
        <w:spacing w:after="60"/>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EA7E4C">
      <w:pPr>
        <w:spacing w:after="60"/>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EA7E4C">
      <w:pPr>
        <w:spacing w:after="60"/>
        <w:rPr>
          <w:ins w:id="58" w:author="Gregory Koronakos" w:date="2025-08-28T20:53:00Z" w16du:dateUtc="2025-08-28T17:53:00Z"/>
          <w:rFonts w:ascii="Arial" w:hAnsi="Arial" w:cs="Arial"/>
          <w:sz w:val="20"/>
          <w:szCs w:val="20"/>
          <w:lang w:val="el-GR"/>
        </w:rPr>
      </w:pPr>
    </w:p>
    <w:p w14:paraId="7DEFEDF0" w14:textId="31F99C32"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13452B" w:rsidRDefault="0013452B" w:rsidP="00EA7E4C">
      <w:pPr>
        <w:pStyle w:val="ListParagraph"/>
        <w:numPr>
          <w:ilvl w:val="0"/>
          <w:numId w:val="52"/>
        </w:numPr>
        <w:spacing w:after="60"/>
        <w:rPr>
          <w:rFonts w:ascii="Arial" w:hAnsi="Arial" w:cs="Arial"/>
          <w:sz w:val="20"/>
          <w:szCs w:val="20"/>
          <w:lang w:val="el-GR"/>
        </w:rPr>
      </w:pPr>
      <w:r w:rsidRPr="0013452B">
        <w:rPr>
          <w:rFonts w:ascii="Arial" w:hAnsi="Arial" w:cs="Arial"/>
          <w:sz w:val="20"/>
          <w:szCs w:val="20"/>
          <w:lang w:val="el-GR"/>
        </w:rPr>
        <w:t xml:space="preserve">0 – 2 – 3 – 0 ή 0 – 3 – 2 -  0 </w:t>
      </w:r>
    </w:p>
    <w:p w14:paraId="149F3876" w14:textId="77777777" w:rsidR="0013452B" w:rsidRDefault="0013452B" w:rsidP="00EA7E4C">
      <w:pPr>
        <w:pStyle w:val="ListParagraph"/>
        <w:numPr>
          <w:ilvl w:val="0"/>
          <w:numId w:val="52"/>
        </w:numPr>
        <w:spacing w:after="60"/>
        <w:rPr>
          <w:ins w:id="59" w:author="Gregory Koronakos" w:date="2025-08-28T20:52:00Z" w16du:dateUtc="2025-08-28T17:52:00Z"/>
          <w:rFonts w:ascii="Arial" w:hAnsi="Arial" w:cs="Arial"/>
          <w:sz w:val="20"/>
          <w:szCs w:val="20"/>
          <w:lang w:val="el-GR"/>
        </w:rPr>
      </w:pPr>
      <w:r w:rsidRPr="0013452B">
        <w:rPr>
          <w:rFonts w:ascii="Arial" w:hAnsi="Arial" w:cs="Arial"/>
          <w:sz w:val="20"/>
          <w:szCs w:val="20"/>
          <w:lang w:val="el-GR"/>
        </w:rPr>
        <w:t>1 - 4 – 5 – 1 ή 1 – 5 –  4 – 1</w:t>
      </w:r>
    </w:p>
    <w:p w14:paraId="11C607CA" w14:textId="77777777" w:rsidR="004D1B67" w:rsidRPr="0013452B" w:rsidRDefault="004D1B67" w:rsidP="004D1B67">
      <w:pPr>
        <w:pStyle w:val="ListParagraph"/>
        <w:spacing w:after="60"/>
        <w:ind w:left="360"/>
        <w:rPr>
          <w:rFonts w:ascii="Arial" w:hAnsi="Arial" w:cs="Arial"/>
          <w:sz w:val="20"/>
          <w:szCs w:val="20"/>
          <w:lang w:val="el-GR"/>
        </w:rPr>
        <w:pPrChange w:id="60" w:author="Gregory Koronakos" w:date="2025-08-28T20:52:00Z" w16du:dateUtc="2025-08-28T17:52:00Z">
          <w:pPr>
            <w:pStyle w:val="ListParagraph"/>
            <w:numPr>
              <w:numId w:val="52"/>
            </w:numPr>
            <w:spacing w:after="60"/>
            <w:ind w:left="360" w:hanging="360"/>
          </w:pPr>
        </w:pPrChange>
      </w:pPr>
    </w:p>
    <w:p w14:paraId="3B45BDA4" w14:textId="77777777" w:rsidR="0013452B" w:rsidRP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77777777" w:rsidR="0013452B" w:rsidRPr="000620FF" w:rsidRDefault="0013452B" w:rsidP="0013452B">
      <w:pPr>
        <w:pStyle w:val="Caption"/>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p>
    <w:p w14:paraId="6CE2BCA5" w14:textId="77777777" w:rsidR="005B3AD0" w:rsidRPr="005B3AD0" w:rsidRDefault="005B3AD0" w:rsidP="0043292D">
      <w:pPr>
        <w:spacing w:after="60"/>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D0299F">
      <w:pPr>
        <w:spacing w:after="60"/>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5B3AD0">
      <w:pPr>
        <w:rPr>
          <w:rFonts w:ascii="Arial" w:hAnsi="Arial" w:cs="Arial"/>
          <w:sz w:val="20"/>
          <w:szCs w:val="20"/>
          <w:lang w:val="el-GR"/>
        </w:rPr>
      </w:pPr>
    </w:p>
    <w:p w14:paraId="76E4F15C" w14:textId="77777777" w:rsidR="005B3AD0" w:rsidRDefault="005B3AD0" w:rsidP="005B3AD0">
      <w:pPr>
        <w:keepNext/>
      </w:pPr>
      <w:r w:rsidRPr="0083456F">
        <w:rPr>
          <w:noProof/>
          <w:lang w:val="el-GR"/>
        </w:rPr>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5B3AD0">
      <w:pPr>
        <w:pStyle w:val="Caption"/>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14:paraId="1C6409E0" w14:textId="77777777" w:rsidR="005C07DF" w:rsidRDefault="005C07DF" w:rsidP="005C07DF">
      <w:pPr>
        <w:rPr>
          <w:rFonts w:ascii="Arial" w:hAnsi="Arial" w:cs="Arial"/>
          <w:sz w:val="20"/>
          <w:szCs w:val="20"/>
          <w:lang w:val="el-GR"/>
        </w:rPr>
      </w:pPr>
      <w:r w:rsidRPr="005C07DF">
        <w:rPr>
          <w:rFonts w:ascii="Arial" w:hAnsi="Arial" w:cs="Arial"/>
          <w:sz w:val="20"/>
          <w:szCs w:val="20"/>
          <w:lang w:val="el-GR"/>
        </w:rPr>
        <w:lastRenderedPageBreak/>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43234B">
      <w:pPr>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43234B">
      <w:pPr>
        <w:numPr>
          <w:ilvl w:val="0"/>
          <w:numId w:val="41"/>
        </w:numPr>
        <w:tabs>
          <w:tab w:val="clear" w:pos="360"/>
          <w:tab w:val="num" w:pos="720"/>
        </w:tabs>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C60C6D">
      <w:pPr>
        <w:spacing w:before="360" w:after="120"/>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77777777"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4.2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77777777"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4.2.</w:t>
      </w:r>
    </w:p>
    <w:p w14:paraId="6EB26CAC" w14:textId="77777777"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D0299F">
      <w:pPr>
        <w:spacing w:afterLines="60" w:after="144"/>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77777777"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4.2) και διαμορφώνονται καταλλήλως για είσοδο στο δίκτυο.</w:t>
      </w:r>
    </w:p>
    <w:p w14:paraId="7C4A53B6" w14:textId="77777777"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lastRenderedPageBreak/>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77777777" w:rsidR="00FB3339" w:rsidRP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FB3339">
        <w:rPr>
          <w:rFonts w:ascii="Arial" w:hAnsi="Arial" w:cs="Arial"/>
          <w:b/>
          <w:bCs/>
          <w:sz w:val="20"/>
          <w:szCs w:val="20"/>
          <w:lang w:val="el-GR"/>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θεωρήθηκε σημαντικότερη από την απλή ακρίβεια.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αποτυπώνει τη συνολική απόδοση του μοντέλου ως προς την ισορροπία μεταξύ</w:t>
      </w:r>
      <w:r w:rsidRPr="00FB3339">
        <w:rPr>
          <w:rFonts w:ascii="Arial" w:hAnsi="Arial" w:cs="Arial"/>
          <w:sz w:val="20"/>
          <w:szCs w:val="20"/>
        </w:rPr>
        <w:t> </w:t>
      </w:r>
      <w:r w:rsidRPr="00FB3339">
        <w:rPr>
          <w:rFonts w:ascii="Arial" w:hAnsi="Arial" w:cs="Arial"/>
          <w:sz w:val="20"/>
          <w:szCs w:val="20"/>
          <w:lang w:val="el-GR"/>
        </w:rPr>
        <w:t>ακρίβειας (</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 (</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για διαφορετικές τιμές</w:t>
      </w:r>
      <w:r w:rsidRPr="00FB3339">
        <w:rPr>
          <w:rFonts w:ascii="Arial" w:hAnsi="Arial" w:cs="Arial"/>
          <w:sz w:val="20"/>
          <w:szCs w:val="20"/>
        </w:rPr>
        <w:t> </w:t>
      </w:r>
      <w:r w:rsidRPr="00FB3339">
        <w:rPr>
          <w:rFonts w:ascii="Arial" w:hAnsi="Arial" w:cs="Arial"/>
          <w:sz w:val="20"/>
          <w:szCs w:val="20"/>
          <w:lang w:val="el-GR"/>
        </w:rPr>
        <w:t>κατωφλίου ταξινόμησης (</w:t>
      </w:r>
      <w:r w:rsidRPr="00FB3339">
        <w:rPr>
          <w:rFonts w:ascii="Arial" w:hAnsi="Arial" w:cs="Arial"/>
          <w:sz w:val="20"/>
          <w:szCs w:val="20"/>
        </w:rPr>
        <w:t>classification</w:t>
      </w:r>
      <w:r w:rsidRPr="00FB3339">
        <w:rPr>
          <w:rFonts w:ascii="Arial" w:hAnsi="Arial" w:cs="Arial"/>
          <w:sz w:val="20"/>
          <w:szCs w:val="20"/>
          <w:lang w:val="el-GR"/>
        </w:rPr>
        <w:t xml:space="preserve"> </w:t>
      </w:r>
      <w:r w:rsidRPr="00FB3339">
        <w:rPr>
          <w:rFonts w:ascii="Arial" w:hAnsi="Arial" w:cs="Arial"/>
          <w:sz w:val="20"/>
          <w:szCs w:val="20"/>
        </w:rPr>
        <w:t>threshold</w:t>
      </w:r>
      <w:r w:rsidRPr="00FB3339">
        <w:rPr>
          <w:rFonts w:ascii="Arial" w:hAnsi="Arial" w:cs="Arial"/>
          <w:sz w:val="20"/>
          <w:szCs w:val="20"/>
          <w:lang w:val="el-GR"/>
        </w:rPr>
        <w:t>). 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065F25">
      <w:pPr>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14:paraId="03EB6E99" w14:textId="77777777" w:rsidR="00065F25" w:rsidRPr="006C0EAF" w:rsidRDefault="00065F25" w:rsidP="00065F25">
      <w:pPr>
        <w:rPr>
          <w:rFonts w:ascii="Arial" w:hAnsi="Arial" w:cs="Arial"/>
          <w:sz w:val="20"/>
          <w:szCs w:val="20"/>
          <w:lang w:val="el-GR"/>
        </w:rPr>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commentRangeStart w:id="61"/>
      <w:r w:rsidRPr="00065F25">
        <w:rPr>
          <w:rFonts w:ascii="Arial" w:hAnsi="Arial" w:cs="Arial"/>
          <w:sz w:val="20"/>
          <w:szCs w:val="20"/>
          <w:lang w:val="el-GR"/>
        </w:rPr>
        <w:t>Η πρώτη περίπτωση χρησιμοποιεί την</w:t>
      </w:r>
      <w:r w:rsidRPr="00065F25">
        <w:rPr>
          <w:rFonts w:ascii="Arial" w:hAnsi="Arial" w:cs="Arial"/>
          <w:sz w:val="20"/>
          <w:szCs w:val="20"/>
        </w:rPr>
        <w:t> </w:t>
      </w:r>
      <w:r w:rsidRPr="00065F25">
        <w:rPr>
          <w:rFonts w:ascii="Arial" w:hAnsi="Arial" w:cs="Arial"/>
          <w:b/>
          <w:bCs/>
          <w:sz w:val="20"/>
          <w:szCs w:val="20"/>
        </w:rPr>
        <w:t>Focal</w:t>
      </w:r>
      <w:r w:rsidRPr="00065F25">
        <w:rPr>
          <w:rFonts w:ascii="Arial" w:hAnsi="Arial" w:cs="Arial"/>
          <w:b/>
          <w:bCs/>
          <w:sz w:val="20"/>
          <w:szCs w:val="20"/>
          <w:lang w:val="el-GR"/>
        </w:rPr>
        <w:t xml:space="preserve"> </w:t>
      </w:r>
      <w:r w:rsidRPr="00065F25">
        <w:rPr>
          <w:rFonts w:ascii="Arial" w:hAnsi="Arial" w:cs="Arial"/>
          <w:b/>
          <w:bCs/>
          <w:sz w:val="20"/>
          <w:szCs w:val="20"/>
        </w:rPr>
        <w:t>Loss</w:t>
      </w:r>
      <w:r w:rsidRPr="00065F25">
        <w:rPr>
          <w:rFonts w:ascii="Arial" w:hAnsi="Arial" w:cs="Arial"/>
          <w:sz w:val="20"/>
          <w:szCs w:val="20"/>
          <w:lang w:val="el-GR"/>
        </w:rPr>
        <w:t>(υλοποιημένη στο αρχείο</w:t>
      </w:r>
      <w:r w:rsidRPr="00065F25">
        <w:rPr>
          <w:rFonts w:ascii="Arial" w:hAnsi="Arial" w:cs="Arial"/>
          <w:sz w:val="20"/>
          <w:szCs w:val="20"/>
        </w:rPr>
        <w:t> tsp</w:t>
      </w:r>
      <w:r w:rsidRPr="00065F25">
        <w:rPr>
          <w:rFonts w:ascii="Arial" w:hAnsi="Arial" w:cs="Arial"/>
          <w:sz w:val="20"/>
          <w:szCs w:val="20"/>
          <w:lang w:val="el-GR"/>
        </w:rPr>
        <w:t>_</w:t>
      </w:r>
      <w:r w:rsidRPr="00065F25">
        <w:rPr>
          <w:rFonts w:ascii="Arial" w:hAnsi="Arial" w:cs="Arial"/>
          <w:sz w:val="20"/>
          <w:szCs w:val="20"/>
        </w:rPr>
        <w:t>hybrid</w:t>
      </w:r>
      <w:r w:rsidRPr="00065F25">
        <w:rPr>
          <w:rFonts w:ascii="Arial" w:hAnsi="Arial" w:cs="Arial"/>
          <w:sz w:val="20"/>
          <w:szCs w:val="20"/>
          <w:lang w:val="el-GR"/>
        </w:rPr>
        <w:t>_</w:t>
      </w:r>
      <w:r w:rsidRPr="00065F25">
        <w:rPr>
          <w:rFonts w:ascii="Arial" w:hAnsi="Arial" w:cs="Arial"/>
          <w:sz w:val="20"/>
          <w:szCs w:val="20"/>
        </w:rPr>
        <w:t>solver</w:t>
      </w:r>
      <w:r w:rsidRPr="00065F25">
        <w:rPr>
          <w:rFonts w:ascii="Arial" w:hAnsi="Arial" w:cs="Arial"/>
          <w:sz w:val="20"/>
          <w:szCs w:val="20"/>
          <w:lang w:val="el-GR"/>
        </w:rPr>
        <w:t>/</w:t>
      </w:r>
      <w:r w:rsidRPr="00065F25">
        <w:rPr>
          <w:rFonts w:ascii="Arial" w:hAnsi="Arial" w:cs="Arial"/>
          <w:sz w:val="20"/>
          <w:szCs w:val="20"/>
        </w:rPr>
        <w:t>gnn</w:t>
      </w:r>
      <w:r w:rsidRPr="00065F25">
        <w:rPr>
          <w:rFonts w:ascii="Arial" w:hAnsi="Arial" w:cs="Arial"/>
          <w:sz w:val="20"/>
          <w:szCs w:val="20"/>
          <w:lang w:val="el-GR"/>
        </w:rPr>
        <w:t>/</w:t>
      </w:r>
      <w:r w:rsidRPr="00065F25">
        <w:rPr>
          <w:rFonts w:ascii="Arial" w:hAnsi="Arial" w:cs="Arial"/>
          <w:sz w:val="20"/>
          <w:szCs w:val="20"/>
        </w:rPr>
        <w:t>gat</w:t>
      </w:r>
      <w:r w:rsidRPr="00065F25">
        <w:rPr>
          <w:rFonts w:ascii="Arial" w:hAnsi="Arial" w:cs="Arial"/>
          <w:sz w:val="20"/>
          <w:szCs w:val="20"/>
          <w:lang w:val="el-GR"/>
        </w:rPr>
        <w:t>.</w:t>
      </w:r>
      <w:r w:rsidRPr="00065F25">
        <w:rPr>
          <w:rFonts w:ascii="Arial" w:hAnsi="Arial" w:cs="Arial"/>
          <w:sz w:val="20"/>
          <w:szCs w:val="20"/>
        </w:rPr>
        <w:t>py</w:t>
      </w:r>
      <w:r w:rsidRPr="00065F25">
        <w:rPr>
          <w:rFonts w:ascii="Arial" w:hAnsi="Arial" w:cs="Arial"/>
          <w:sz w:val="20"/>
          <w:szCs w:val="20"/>
          <w:lang w:val="el-GR"/>
        </w:rPr>
        <w:t>), ενώ η δεύτερη την</w:t>
      </w:r>
      <w:r w:rsidRPr="00065F25">
        <w:rPr>
          <w:rFonts w:ascii="Arial" w:hAnsi="Arial" w:cs="Arial"/>
          <w:sz w:val="20"/>
          <w:szCs w:val="20"/>
        </w:rPr>
        <w:t> BCEWithLogitsLos</w:t>
      </w:r>
      <w:r w:rsidRPr="00065F25">
        <w:rPr>
          <w:rFonts w:ascii="Arial" w:hAnsi="Arial" w:cs="Arial"/>
          <w:b/>
          <w:bCs/>
          <w:sz w:val="20"/>
          <w:szCs w:val="20"/>
        </w:rPr>
        <w:t>s</w:t>
      </w:r>
      <w:r w:rsidRPr="00065F25">
        <w:rPr>
          <w:rFonts w:ascii="Arial" w:hAnsi="Arial" w:cs="Arial"/>
          <w:sz w:val="20"/>
          <w:szCs w:val="20"/>
        </w:rPr>
        <w:t> </w:t>
      </w:r>
      <w:r w:rsidRPr="00065F25">
        <w:rPr>
          <w:rFonts w:ascii="Arial" w:hAnsi="Arial" w:cs="Arial"/>
          <w:sz w:val="20"/>
          <w:szCs w:val="20"/>
          <w:lang w:val="el-GR"/>
        </w:rPr>
        <w:t xml:space="preserve">της βιβλιοθήκης </w:t>
      </w:r>
      <w:r w:rsidRPr="00065F25">
        <w:rPr>
          <w:rFonts w:ascii="Arial" w:hAnsi="Arial" w:cs="Arial"/>
          <w:sz w:val="20"/>
          <w:szCs w:val="20"/>
        </w:rPr>
        <w:t>PyTorch</w:t>
      </w:r>
      <w:r w:rsidRPr="00065F25">
        <w:rPr>
          <w:rFonts w:ascii="Arial" w:hAnsi="Arial" w:cs="Arial"/>
          <w:sz w:val="20"/>
          <w:szCs w:val="20"/>
          <w:lang w:val="el-GR"/>
        </w:rPr>
        <w:t>.</w:t>
      </w:r>
      <w:commentRangeEnd w:id="61"/>
      <w:r w:rsidR="006C0EAF">
        <w:rPr>
          <w:rStyle w:val="CommentReference"/>
        </w:rPr>
        <w:commentReference w:id="61"/>
      </w:r>
    </w:p>
    <w:p w14:paraId="79FE9854" w14:textId="77777777" w:rsidR="00065F25" w:rsidRPr="00065F25" w:rsidRDefault="00065F25" w:rsidP="00065F25">
      <w:pPr>
        <w:rPr>
          <w:rFonts w:ascii="Arial" w:hAnsi="Arial" w:cs="Arial"/>
          <w:sz w:val="20"/>
          <w:szCs w:val="20"/>
          <w:lang w:val="el-GR"/>
        </w:rPr>
      </w:pPr>
    </w:p>
    <w:p w14:paraId="3726C9EC" w14:textId="77777777" w:rsidR="00065F25" w:rsidRPr="00065F25" w:rsidRDefault="00065F25" w:rsidP="00065F25">
      <w:pPr>
        <w:rPr>
          <w:rFonts w:ascii="Arial" w:hAnsi="Arial" w:cs="Arial"/>
          <w:sz w:val="20"/>
          <w:szCs w:val="20"/>
          <w:lang w:val="el-GR"/>
        </w:rPr>
      </w:pPr>
      <w:r w:rsidRPr="00065F25">
        <w:rPr>
          <w:rFonts w:ascii="Arial" w:hAnsi="Arial" w:cs="Arial"/>
          <w:sz w:val="20"/>
          <w:szCs w:val="20"/>
          <w:lang w:val="el-GR"/>
        </w:rPr>
        <w:t>πίνακας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rsidP="00065F25">
            <w:pPr>
              <w:rPr>
                <w:rFonts w:ascii="Arial" w:hAnsi="Arial" w:cs="Arial"/>
                <w:b/>
                <w:bCs/>
                <w:sz w:val="20"/>
                <w:szCs w:val="20"/>
                <w:lang w:val="el-GR"/>
              </w:rPr>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rsidP="00065F25">
            <w:pPr>
              <w:rPr>
                <w:rFonts w:ascii="Arial" w:hAnsi="Arial" w:cs="Arial"/>
                <w:sz w:val="20"/>
                <w:szCs w:val="20"/>
              </w:rPr>
            </w:pPr>
            <w:r w:rsidRPr="00065F25">
              <w:rPr>
                <w:rFonts w:ascii="Arial" w:hAnsi="Arial" w:cs="Arial"/>
                <w:sz w:val="20"/>
                <w:szCs w:val="20"/>
              </w:rPr>
              <w:t>0.0078</w:t>
            </w:r>
          </w:p>
        </w:tc>
        <w:tc>
          <w:tcPr>
            <w:tcW w:w="0" w:type="auto"/>
            <w:vAlign w:val="center"/>
            <w:hideMark/>
          </w:tcPr>
          <w:p w14:paraId="65136F93" w14:textId="77777777" w:rsidR="00065F25" w:rsidRPr="00065F25" w:rsidRDefault="00065F25" w:rsidP="00065F25">
            <w:pPr>
              <w:rPr>
                <w:rFonts w:ascii="Arial" w:hAnsi="Arial" w:cs="Arial"/>
                <w:sz w:val="20"/>
                <w:szCs w:val="20"/>
              </w:rPr>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rsidP="00065F25">
            <w:pPr>
              <w:rPr>
                <w:rFonts w:ascii="Arial" w:hAnsi="Arial" w:cs="Arial"/>
                <w:sz w:val="20"/>
                <w:szCs w:val="20"/>
              </w:rPr>
            </w:pPr>
            <w:r w:rsidRPr="00065F25">
              <w:rPr>
                <w:rFonts w:ascii="Arial" w:hAnsi="Arial" w:cs="Arial"/>
                <w:sz w:val="20"/>
                <w:szCs w:val="20"/>
              </w:rPr>
              <w:t>69.94%</w:t>
            </w:r>
          </w:p>
        </w:tc>
        <w:tc>
          <w:tcPr>
            <w:tcW w:w="0" w:type="auto"/>
            <w:vAlign w:val="center"/>
            <w:hideMark/>
          </w:tcPr>
          <w:p w14:paraId="6841E0A5" w14:textId="77777777" w:rsidR="00065F25" w:rsidRPr="00065F25" w:rsidRDefault="00065F25" w:rsidP="00065F25">
            <w:pPr>
              <w:rPr>
                <w:rFonts w:ascii="Arial" w:hAnsi="Arial" w:cs="Arial"/>
                <w:sz w:val="20"/>
                <w:szCs w:val="20"/>
              </w:rPr>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rsidP="00065F25">
            <w:pPr>
              <w:rPr>
                <w:rFonts w:ascii="Arial" w:hAnsi="Arial" w:cs="Arial"/>
                <w:sz w:val="20"/>
                <w:szCs w:val="20"/>
              </w:rPr>
            </w:pPr>
            <w:r w:rsidRPr="00065F25">
              <w:rPr>
                <w:rFonts w:ascii="Arial" w:hAnsi="Arial" w:cs="Arial"/>
                <w:sz w:val="20"/>
                <w:szCs w:val="20"/>
              </w:rPr>
              <w:t>36.49%</w:t>
            </w:r>
          </w:p>
        </w:tc>
        <w:tc>
          <w:tcPr>
            <w:tcW w:w="0" w:type="auto"/>
            <w:vAlign w:val="center"/>
            <w:hideMark/>
          </w:tcPr>
          <w:p w14:paraId="7E18F59E" w14:textId="77777777" w:rsidR="00065F25" w:rsidRPr="00065F25" w:rsidRDefault="00065F25" w:rsidP="00065F25">
            <w:pPr>
              <w:rPr>
                <w:rFonts w:ascii="Arial" w:hAnsi="Arial" w:cs="Arial"/>
                <w:sz w:val="20"/>
                <w:szCs w:val="20"/>
              </w:rPr>
            </w:pPr>
            <w:r w:rsidRPr="00065F25">
              <w:rPr>
                <w:rFonts w:ascii="Arial" w:hAnsi="Arial" w:cs="Arial"/>
                <w:sz w:val="20"/>
                <w:szCs w:val="20"/>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rsidP="00065F25">
            <w:pPr>
              <w:rPr>
                <w:rFonts w:ascii="Arial" w:hAnsi="Arial" w:cs="Arial"/>
                <w:sz w:val="20"/>
                <w:szCs w:val="20"/>
              </w:rPr>
            </w:pPr>
            <w:r w:rsidRPr="00065F25">
              <w:rPr>
                <w:rFonts w:ascii="Arial" w:hAnsi="Arial" w:cs="Arial"/>
                <w:sz w:val="20"/>
                <w:szCs w:val="20"/>
              </w:rPr>
              <w:t>0.9384</w:t>
            </w:r>
          </w:p>
        </w:tc>
        <w:tc>
          <w:tcPr>
            <w:tcW w:w="0" w:type="auto"/>
            <w:vAlign w:val="center"/>
            <w:hideMark/>
          </w:tcPr>
          <w:p w14:paraId="7A4F4FEF" w14:textId="77777777" w:rsidR="00065F25" w:rsidRPr="00065F25" w:rsidRDefault="00065F25" w:rsidP="00065F25">
            <w:pPr>
              <w:rPr>
                <w:rFonts w:ascii="Arial" w:hAnsi="Arial" w:cs="Arial"/>
                <w:sz w:val="20"/>
                <w:szCs w:val="20"/>
              </w:rPr>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14:paraId="3582C537" w14:textId="77777777" w:rsidR="00065F25" w:rsidRPr="00065F25" w:rsidRDefault="00065F25" w:rsidP="00065F25">
            <w:pPr>
              <w:rPr>
                <w:rFonts w:ascii="Arial" w:hAnsi="Arial" w:cs="Arial"/>
                <w:sz w:val="20"/>
                <w:szCs w:val="20"/>
              </w:rPr>
            </w:pPr>
            <w:r w:rsidRPr="00065F25">
              <w:rPr>
                <w:rFonts w:ascii="Arial" w:hAnsi="Arial" w:cs="Arial"/>
                <w:sz w:val="20"/>
                <w:szCs w:val="20"/>
              </w:rPr>
              <w:t>0.5789</w:t>
            </w:r>
          </w:p>
        </w:tc>
        <w:tc>
          <w:tcPr>
            <w:tcW w:w="0" w:type="auto"/>
            <w:vAlign w:val="center"/>
            <w:hideMark/>
          </w:tcPr>
          <w:p w14:paraId="74D4B15C" w14:textId="77777777" w:rsidR="00065F25" w:rsidRPr="00065F25" w:rsidRDefault="00065F25" w:rsidP="00065F25">
            <w:pPr>
              <w:rPr>
                <w:rFonts w:ascii="Arial" w:hAnsi="Arial" w:cs="Arial"/>
                <w:sz w:val="20"/>
                <w:szCs w:val="20"/>
              </w:rPr>
            </w:pPr>
            <w:r w:rsidRPr="00065F25">
              <w:rPr>
                <w:rFonts w:ascii="Arial" w:hAnsi="Arial" w:cs="Arial"/>
                <w:sz w:val="20"/>
                <w:szCs w:val="20"/>
              </w:rPr>
              <w:t>0.5487</w:t>
            </w:r>
          </w:p>
        </w:tc>
      </w:tr>
    </w:tbl>
    <w:p w14:paraId="3B794B4B" w14:textId="77777777" w:rsidR="004B74A6" w:rsidRDefault="004B74A6" w:rsidP="00065F25">
      <w:pPr>
        <w:rPr>
          <w:rFonts w:ascii="Arial" w:hAnsi="Arial" w:cs="Arial"/>
          <w:sz w:val="20"/>
          <w:szCs w:val="20"/>
          <w:lang w:val="el-GR"/>
        </w:rPr>
      </w:pPr>
    </w:p>
    <w:p w14:paraId="374A4ED1" w14:textId="77777777" w:rsidR="00065F25" w:rsidRPr="00065F25" w:rsidRDefault="00065F25" w:rsidP="00065F25">
      <w:pPr>
        <w:rPr>
          <w:rFonts w:ascii="Arial" w:hAnsi="Arial" w:cs="Arial"/>
          <w:sz w:val="20"/>
          <w:szCs w:val="20"/>
        </w:rPr>
      </w:pPr>
      <w:r>
        <w:rPr>
          <w:rFonts w:ascii="Arial" w:hAnsi="Arial" w:cs="Arial"/>
          <w:sz w:val="20"/>
          <w:szCs w:val="20"/>
          <w:lang w:val="el-GR"/>
        </w:rPr>
        <w:t>π</w:t>
      </w:r>
      <w:r w:rsidRPr="00065F25">
        <w:rPr>
          <w:rFonts w:ascii="Arial" w:hAnsi="Arial" w:cs="Arial"/>
          <w:sz w:val="20"/>
          <w:szCs w:val="20"/>
          <w:lang w:val="el-GR"/>
        </w:rPr>
        <w:t>ίνακας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065F25">
            <w:pPr>
              <w:rPr>
                <w:rFonts w:ascii="Arial" w:hAnsi="Arial" w:cs="Arial"/>
                <w:b/>
                <w:bCs/>
                <w:sz w:val="20"/>
                <w:szCs w:val="20"/>
              </w:rPr>
            </w:pPr>
            <w:r w:rsidRPr="00065F25">
              <w:rPr>
                <w:rFonts w:ascii="Arial" w:hAnsi="Arial" w:cs="Arial"/>
                <w:b/>
                <w:bCs/>
                <w:sz w:val="20"/>
                <w:szCs w:val="20"/>
                <w:lang w:val="el-GR"/>
              </w:rPr>
              <w:lastRenderedPageBreak/>
              <w:t>Δείκτης Απόδοσης</w:t>
            </w:r>
          </w:p>
        </w:tc>
        <w:tc>
          <w:tcPr>
            <w:tcW w:w="0" w:type="auto"/>
            <w:vAlign w:val="center"/>
            <w:hideMark/>
          </w:tcPr>
          <w:p w14:paraId="007C42C2" w14:textId="77777777"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065F25">
            <w:pPr>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065F25">
            <w:pPr>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065F25">
            <w:pPr>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065F25">
            <w:pPr>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065F25" w:rsidRDefault="00065F25" w:rsidP="00065F25">
            <w:pPr>
              <w:rPr>
                <w:rFonts w:ascii="Arial" w:hAnsi="Arial" w:cs="Arial"/>
                <w:sz w:val="20"/>
                <w:szCs w:val="20"/>
              </w:rPr>
            </w:pPr>
            <w:r w:rsidRPr="00065F25">
              <w:rPr>
                <w:rFonts w:ascii="Arial" w:hAnsi="Arial" w:cs="Arial"/>
                <w:sz w:val="20"/>
                <w:szCs w:val="20"/>
                <w:lang w:val="el-GR"/>
              </w:rPr>
              <w:t>62.26</w:t>
            </w:r>
            <w:r w:rsidRPr="00065F25">
              <w:rPr>
                <w:rFonts w:ascii="Arial" w:hAnsi="Arial" w:cs="Arial"/>
                <w:sz w:val="20"/>
                <w:szCs w:val="20"/>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rsidP="00065F25">
            <w:pPr>
              <w:rPr>
                <w:rFonts w:ascii="Arial" w:hAnsi="Arial" w:cs="Arial"/>
                <w:sz w:val="20"/>
                <w:szCs w:val="20"/>
                <w:lang w:val="el-GR"/>
              </w:rPr>
            </w:pPr>
            <w:r w:rsidRPr="00065F25">
              <w:rPr>
                <w:rFonts w:ascii="Arial" w:hAnsi="Arial" w:cs="Arial"/>
                <w:sz w:val="20"/>
                <w:szCs w:val="20"/>
              </w:rPr>
              <w:t>0.5</w:t>
            </w:r>
            <w:r w:rsidRPr="00065F25">
              <w:rPr>
                <w:rFonts w:ascii="Arial" w:hAnsi="Arial" w:cs="Arial"/>
                <w:sz w:val="20"/>
                <w:szCs w:val="20"/>
                <w:lang w:val="el-GR"/>
              </w:rPr>
              <w:t>507</w:t>
            </w:r>
          </w:p>
        </w:tc>
      </w:tr>
    </w:tbl>
    <w:p w14:paraId="55AC8DAB" w14:textId="77777777" w:rsidR="004D1B67" w:rsidRDefault="004D1B67" w:rsidP="009A136B">
      <w:pPr>
        <w:spacing w:after="60"/>
        <w:rPr>
          <w:ins w:id="62" w:author="Gregory Koronakos" w:date="2025-08-28T20:56:00Z" w16du:dateUtc="2025-08-28T17:56:00Z"/>
          <w:rFonts w:ascii="Arial" w:hAnsi="Arial" w:cs="Arial"/>
          <w:sz w:val="20"/>
          <w:szCs w:val="20"/>
          <w:lang w:val="el-GR"/>
        </w:rPr>
      </w:pPr>
    </w:p>
    <w:p w14:paraId="64A27A4F" w14:textId="6DB50C7A" w:rsidR="005C07DF" w:rsidRDefault="00065F25" w:rsidP="009A136B">
      <w:pPr>
        <w:spacing w:after="60"/>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062C71">
        <w:rPr>
          <w:rFonts w:ascii="Arial" w:hAnsi="Arial" w:cs="Arial"/>
          <w:sz w:val="20"/>
          <w:szCs w:val="20"/>
          <w:lang w:val="el-GR"/>
        </w:rPr>
        <w:t>ανάκληση</w:t>
      </w:r>
      <w:r w:rsidRPr="00065F25">
        <w:rPr>
          <w:rFonts w:ascii="Arial" w:hAnsi="Arial" w:cs="Arial"/>
          <w:sz w:val="20"/>
          <w:szCs w:val="20"/>
        </w:rPr>
        <w:t> </w:t>
      </w:r>
      <w:r w:rsidRPr="00065F25">
        <w:rPr>
          <w:rFonts w:ascii="Arial" w:hAnsi="Arial" w:cs="Arial"/>
          <w:sz w:val="20"/>
          <w:szCs w:val="20"/>
          <w:lang w:val="el-GR"/>
        </w:rPr>
        <w:t>και η</w:t>
      </w:r>
      <w:r w:rsidRPr="00065F25">
        <w:rPr>
          <w:rFonts w:ascii="Arial" w:hAnsi="Arial" w:cs="Arial"/>
          <w:sz w:val="20"/>
          <w:szCs w:val="20"/>
        </w:rPr>
        <w:t> </w:t>
      </w:r>
      <w:r w:rsidRPr="00062C71">
        <w:rPr>
          <w:rFonts w:ascii="Arial" w:hAnsi="Arial" w:cs="Arial"/>
          <w:sz w:val="20"/>
          <w:szCs w:val="20"/>
        </w:rPr>
        <w:t>PR</w:t>
      </w:r>
      <w:r w:rsidRPr="00062C71">
        <w:rPr>
          <w:rFonts w:ascii="Arial" w:hAnsi="Arial" w:cs="Arial"/>
          <w:sz w:val="20"/>
          <w:szCs w:val="20"/>
          <w:lang w:val="el-GR"/>
        </w:rPr>
        <w:t>-</w:t>
      </w:r>
      <w:r w:rsidRPr="00062C71">
        <w:rPr>
          <w:rFonts w:ascii="Arial" w:hAnsi="Arial" w:cs="Arial"/>
          <w:sz w:val="20"/>
          <w:szCs w:val="20"/>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Αξίζει να σημειωθεί ότι αλλαγές σε άλλες υπερπαραμέτρους</w:t>
      </w:r>
      <w:r w:rsidR="00D0299F">
        <w:rPr>
          <w:rFonts w:ascii="Arial" w:hAnsi="Arial" w:cs="Arial"/>
          <w:sz w:val="20"/>
          <w:szCs w:val="20"/>
          <w:lang w:val="el-GR"/>
        </w:rPr>
        <w:t>.</w:t>
      </w:r>
    </w:p>
    <w:p w14:paraId="483B1E90" w14:textId="77777777" w:rsidR="00D0299F" w:rsidRPr="00D0299F" w:rsidRDefault="00D0299F" w:rsidP="00D0299F">
      <w:pPr>
        <w:spacing w:before="360" w:after="120"/>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14:paraId="1F104970" w14:textId="77777777"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BC3C6A">
      <w:pPr>
        <w:pStyle w:val="Caption"/>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6E4779">
      <w:pPr>
        <w:pStyle w:val="Caption"/>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6E4779">
      <w:pPr>
        <w:numPr>
          <w:ilvl w:val="0"/>
          <w:numId w:val="47"/>
        </w:numPr>
        <w:tabs>
          <w:tab w:val="clear" w:pos="360"/>
          <w:tab w:val="num" w:pos="720"/>
        </w:tabs>
        <w:spacing w:after="60"/>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A136B">
      <w:pPr>
        <w:spacing w:before="360" w:after="120"/>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w:t>
      </w:r>
      <w:r w:rsidRPr="009A136B">
        <w:rPr>
          <w:rFonts w:ascii="Arial" w:hAnsi="Arial" w:cs="Arial"/>
          <w:sz w:val="20"/>
          <w:szCs w:val="20"/>
          <w:lang w:val="el-GR"/>
        </w:rPr>
        <w:lastRenderedPageBreak/>
        <w:t>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A136B">
      <w:pPr>
        <w:numPr>
          <w:ilvl w:val="0"/>
          <w:numId w:val="48"/>
        </w:numPr>
        <w:spacing w:afterLines="60" w:after="144"/>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A136B">
      <w:pPr>
        <w:numPr>
          <w:ilvl w:val="0"/>
          <w:numId w:val="48"/>
        </w:numPr>
        <w:spacing w:after="60"/>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A136B">
      <w:pPr>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004E33">
      <w:pPr>
        <w:spacing w:after="60"/>
        <w:rPr>
          <w:rFonts w:ascii="Arial" w:hAnsi="Arial" w:cs="Arial"/>
          <w:sz w:val="20"/>
          <w:szCs w:val="20"/>
          <w:lang w:val="el-GR"/>
        </w:rPr>
      </w:pPr>
      <w:r w:rsidRPr="009A136B">
        <w:rPr>
          <w:rFonts w:ascii="Arial" w:hAnsi="Arial" w:cs="Arial"/>
          <w:sz w:val="20"/>
          <w:szCs w:val="20"/>
          <w:lang w:val="el-GR"/>
        </w:rPr>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004E33">
      <w:pPr>
        <w:spacing w:before="360" w:after="120"/>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004E33">
      <w:pPr>
        <w:spacing w:after="60"/>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004E33">
      <w:pPr>
        <w:spacing w:after="60"/>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004E33">
      <w:pPr>
        <w:spacing w:after="60"/>
        <w:rPr>
          <w:rFonts w:ascii="Arial" w:hAnsi="Arial" w:cs="Arial"/>
          <w:sz w:val="20"/>
          <w:szCs w:val="20"/>
        </w:rPr>
      </w:pPr>
      <w:r w:rsidRPr="00004E33">
        <w:rPr>
          <w:rFonts w:ascii="Arial" w:hAnsi="Arial" w:cs="Arial"/>
          <w:bCs/>
          <w:sz w:val="20"/>
          <w:szCs w:val="20"/>
        </w:rPr>
        <w:lastRenderedPageBreak/>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141799">
      <w:headerReference w:type="even" r:id="rId28"/>
      <w:headerReference w:type="default" r:id="rId29"/>
      <w:footerReference w:type="even" r:id="rId30"/>
      <w:footerReference w:type="default" r:id="rId31"/>
      <w:headerReference w:type="first" r:id="rId32"/>
      <w:footerReference w:type="first" r:id="rId33"/>
      <w:pgSz w:w="11900" w:h="16840"/>
      <w:pgMar w:top="1275" w:right="1820" w:bottom="1440" w:left="1440" w:header="360" w:footer="36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1" w:author="Gregory Koronakos" w:date="2025-08-28T18:18:00Z" w:initials="GK">
    <w:p w14:paraId="1CBBFFF3" w14:textId="77777777" w:rsidR="00BF7CD0" w:rsidRDefault="00BF7CD0" w:rsidP="00BF7CD0">
      <w:pPr>
        <w:pStyle w:val="CommentText"/>
      </w:pPr>
      <w:r>
        <w:rPr>
          <w:rStyle w:val="CommentReference"/>
        </w:rPr>
        <w:annotationRef/>
      </w:r>
      <w:r>
        <w:t>Αυτό δεν βγάζει νόημα. Ακέραιες τιμές στη βέλτιστη λύση εξασφαλίζονται είτε δηλώνοντας   στον solver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(δλδ ακέραια βέλτ. λύση μέσω Simplex, το μεταχειρίζεσαι ως γραμμ. προγ. )</w:t>
      </w:r>
    </w:p>
  </w:comment>
  <w:comment w:id="50" w:author="Gregory Koronakos" w:date="2025-08-28T20:52:00Z" w:initials="GK">
    <w:p w14:paraId="7AD8D19A" w14:textId="77777777" w:rsidR="004D1B67" w:rsidRDefault="004D1B67" w:rsidP="004D1B67">
      <w:pPr>
        <w:pStyle w:val="CommentText"/>
      </w:pPr>
      <w:r>
        <w:rPr>
          <w:rStyle w:val="CommentReference"/>
        </w:rPr>
        <w:annotationRef/>
      </w:r>
      <w:r>
        <w:t>Γίνεται να πει εικόνα με το Νευρ. Δίκτυο και ο κώδικας να μεταφερθεί στο Appendix;</w:t>
      </w:r>
    </w:p>
  </w:comment>
  <w:comment w:id="61" w:author="Gregory Koronakos" w:date="2025-08-28T21:05:00Z" w:initials="GK">
    <w:p w14:paraId="4058F619" w14:textId="77777777" w:rsidR="006C0EAF" w:rsidRDefault="006C0EAF" w:rsidP="006C0EAF">
      <w:pPr>
        <w:pStyle w:val="CommentText"/>
      </w:pPr>
      <w:r>
        <w:rPr>
          <w:rStyle w:val="CommentReference"/>
        </w:rPr>
        <w:annotationRef/>
      </w:r>
      <w:r>
        <w:t>Μια μικρή περιγραφή για το πως διαφοροποιούνται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BFFF3" w15:done="0"/>
  <w15:commentEx w15:paraId="7AD8D19A" w15:done="0"/>
  <w15:commentEx w15:paraId="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224C74" w16cex:dateUtc="2025-08-28T15:18:00Z"/>
  <w16cex:commentExtensible w16cex:durableId="0F3D1C9E" w16cex:dateUtc="2025-08-28T17:52:00Z"/>
  <w16cex:commentExtensible w16cex:durableId="66CCC5D5" w16cex:dateUtc="2025-08-28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BFFF3" w16cid:durableId="77224C74"/>
  <w16cid:commentId w16cid:paraId="7AD8D19A" w16cid:durableId="0F3D1C9E"/>
  <w16cid:commentId w16cid:paraId="4058F619" w16cid:durableId="66CCC5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C7827" w14:textId="77777777" w:rsidR="003108C8" w:rsidRDefault="003108C8" w:rsidP="00CA1DDE">
      <w:r>
        <w:separator/>
      </w:r>
    </w:p>
  </w:endnote>
  <w:endnote w:type="continuationSeparator" w:id="0">
    <w:p w14:paraId="684B49E9" w14:textId="77777777" w:rsidR="003108C8" w:rsidRDefault="003108C8"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440AF" w14:textId="77777777" w:rsidR="0013353F" w:rsidRPr="00E3433F" w:rsidRDefault="0013353F" w:rsidP="00E3433F">
    <w:pPr>
      <w:pStyle w:val="Footer"/>
      <w:ind w:right="360"/>
      <w:rPr>
        <w:rFonts w:ascii="Arial" w:hAnsi="Arial" w:cs="Arial"/>
        <w:sz w:val="16"/>
        <w:szCs w:val="16"/>
      </w:rPr>
    </w:pPr>
  </w:p>
  <w:p w14:paraId="7A727055" w14:textId="77777777" w:rsidR="00C04757" w:rsidRDefault="00C04757"/>
  <w:p w14:paraId="134C6943" w14:textId="77777777" w:rsidR="00C04757" w:rsidRDefault="00C04757"/>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3B6AA" w14:textId="77777777" w:rsidR="00141799" w:rsidRDefault="00141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4C1A4" w14:textId="77777777" w:rsidR="003108C8" w:rsidRDefault="003108C8" w:rsidP="00CA1DDE">
      <w:r>
        <w:separator/>
      </w:r>
    </w:p>
  </w:footnote>
  <w:footnote w:type="continuationSeparator" w:id="0">
    <w:p w14:paraId="213BEDE4" w14:textId="77777777" w:rsidR="003108C8" w:rsidRDefault="003108C8"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ABC49" w14:textId="77777777" w:rsidR="00141799" w:rsidRDefault="00141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BDD00" w14:textId="77777777" w:rsidR="00141799" w:rsidRDefault="00141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egory Koronakos">
    <w15:presenceInfo w15:providerId="Windows Live" w15:userId="7c0cb3a3467ce3c1"/>
  </w15:person>
  <w15:person w15:author="Ioannis Mougios">
    <w15:presenceInfo w15:providerId="AD" w15:userId="S-1-5-21-3098299581-1889596405-3574093625-8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431D6"/>
    <w:rsid w:val="00046029"/>
    <w:rsid w:val="00050BAB"/>
    <w:rsid w:val="00057288"/>
    <w:rsid w:val="0006084D"/>
    <w:rsid w:val="000620FF"/>
    <w:rsid w:val="00062C71"/>
    <w:rsid w:val="0006510B"/>
    <w:rsid w:val="00065F25"/>
    <w:rsid w:val="00083171"/>
    <w:rsid w:val="00083A5A"/>
    <w:rsid w:val="0008568E"/>
    <w:rsid w:val="000A1799"/>
    <w:rsid w:val="000B42F1"/>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344E"/>
    <w:rsid w:val="002A6B87"/>
    <w:rsid w:val="002A7235"/>
    <w:rsid w:val="002C4AE9"/>
    <w:rsid w:val="002D26DF"/>
    <w:rsid w:val="002D3BAA"/>
    <w:rsid w:val="003108C8"/>
    <w:rsid w:val="00314379"/>
    <w:rsid w:val="0034350A"/>
    <w:rsid w:val="00347B0B"/>
    <w:rsid w:val="00351343"/>
    <w:rsid w:val="00360596"/>
    <w:rsid w:val="003613F9"/>
    <w:rsid w:val="00373521"/>
    <w:rsid w:val="00381E71"/>
    <w:rsid w:val="0039258D"/>
    <w:rsid w:val="003B23B6"/>
    <w:rsid w:val="003B4737"/>
    <w:rsid w:val="003B6949"/>
    <w:rsid w:val="003D7FD2"/>
    <w:rsid w:val="004121BD"/>
    <w:rsid w:val="0043234B"/>
    <w:rsid w:val="0043292D"/>
    <w:rsid w:val="00463850"/>
    <w:rsid w:val="00471CD2"/>
    <w:rsid w:val="00472CD5"/>
    <w:rsid w:val="004B5808"/>
    <w:rsid w:val="004B74A6"/>
    <w:rsid w:val="004D1B67"/>
    <w:rsid w:val="004D6CA5"/>
    <w:rsid w:val="004D758E"/>
    <w:rsid w:val="004F2680"/>
    <w:rsid w:val="004F3B50"/>
    <w:rsid w:val="0052758C"/>
    <w:rsid w:val="00533CBA"/>
    <w:rsid w:val="00535AEB"/>
    <w:rsid w:val="005373BF"/>
    <w:rsid w:val="00581381"/>
    <w:rsid w:val="005B2343"/>
    <w:rsid w:val="005B3400"/>
    <w:rsid w:val="005B3AD0"/>
    <w:rsid w:val="005B57F7"/>
    <w:rsid w:val="005C07DF"/>
    <w:rsid w:val="005C1E92"/>
    <w:rsid w:val="005C5194"/>
    <w:rsid w:val="005D693D"/>
    <w:rsid w:val="005E7D4F"/>
    <w:rsid w:val="00600497"/>
    <w:rsid w:val="00614B62"/>
    <w:rsid w:val="006204AC"/>
    <w:rsid w:val="006226F5"/>
    <w:rsid w:val="00647F74"/>
    <w:rsid w:val="00662B40"/>
    <w:rsid w:val="00662B74"/>
    <w:rsid w:val="00670BF5"/>
    <w:rsid w:val="00692ACB"/>
    <w:rsid w:val="0069551C"/>
    <w:rsid w:val="006B459F"/>
    <w:rsid w:val="006C0EAF"/>
    <w:rsid w:val="006C73C8"/>
    <w:rsid w:val="006D50F2"/>
    <w:rsid w:val="006E4779"/>
    <w:rsid w:val="006F024C"/>
    <w:rsid w:val="006F2797"/>
    <w:rsid w:val="006F28DB"/>
    <w:rsid w:val="00710C7C"/>
    <w:rsid w:val="00712726"/>
    <w:rsid w:val="00717712"/>
    <w:rsid w:val="00745F3C"/>
    <w:rsid w:val="00760299"/>
    <w:rsid w:val="00762FFD"/>
    <w:rsid w:val="00785F56"/>
    <w:rsid w:val="007C0A65"/>
    <w:rsid w:val="007E104C"/>
    <w:rsid w:val="00831C86"/>
    <w:rsid w:val="0084240E"/>
    <w:rsid w:val="0087449B"/>
    <w:rsid w:val="00891953"/>
    <w:rsid w:val="008B64C5"/>
    <w:rsid w:val="008B7C52"/>
    <w:rsid w:val="008F0E28"/>
    <w:rsid w:val="00911EFA"/>
    <w:rsid w:val="00921A5A"/>
    <w:rsid w:val="00926917"/>
    <w:rsid w:val="00954594"/>
    <w:rsid w:val="00956CCF"/>
    <w:rsid w:val="0098032D"/>
    <w:rsid w:val="00991AAE"/>
    <w:rsid w:val="009A136B"/>
    <w:rsid w:val="009B0AA9"/>
    <w:rsid w:val="00A02F49"/>
    <w:rsid w:val="00A038D2"/>
    <w:rsid w:val="00A04D8C"/>
    <w:rsid w:val="00A1178F"/>
    <w:rsid w:val="00A266A3"/>
    <w:rsid w:val="00A366CA"/>
    <w:rsid w:val="00AB37E0"/>
    <w:rsid w:val="00B11F2E"/>
    <w:rsid w:val="00B22BBB"/>
    <w:rsid w:val="00B36CD1"/>
    <w:rsid w:val="00B54202"/>
    <w:rsid w:val="00B62E6F"/>
    <w:rsid w:val="00B76E4A"/>
    <w:rsid w:val="00BC3C6A"/>
    <w:rsid w:val="00BC55B9"/>
    <w:rsid w:val="00BD2309"/>
    <w:rsid w:val="00BE7287"/>
    <w:rsid w:val="00BE72B9"/>
    <w:rsid w:val="00BF7999"/>
    <w:rsid w:val="00BF7CD0"/>
    <w:rsid w:val="00C04757"/>
    <w:rsid w:val="00C401F5"/>
    <w:rsid w:val="00C60C6D"/>
    <w:rsid w:val="00C673B5"/>
    <w:rsid w:val="00C72089"/>
    <w:rsid w:val="00C7757F"/>
    <w:rsid w:val="00C83882"/>
    <w:rsid w:val="00C969F8"/>
    <w:rsid w:val="00CA1DDE"/>
    <w:rsid w:val="00CA207E"/>
    <w:rsid w:val="00CA296B"/>
    <w:rsid w:val="00CA5F21"/>
    <w:rsid w:val="00CB569C"/>
    <w:rsid w:val="00CC61AD"/>
    <w:rsid w:val="00D0299F"/>
    <w:rsid w:val="00D03426"/>
    <w:rsid w:val="00D03F9E"/>
    <w:rsid w:val="00D0699D"/>
    <w:rsid w:val="00D07FEA"/>
    <w:rsid w:val="00D41091"/>
    <w:rsid w:val="00D47E77"/>
    <w:rsid w:val="00D5316B"/>
    <w:rsid w:val="00D6500D"/>
    <w:rsid w:val="00D8673B"/>
    <w:rsid w:val="00D86DFA"/>
    <w:rsid w:val="00D9135B"/>
    <w:rsid w:val="00D91622"/>
    <w:rsid w:val="00DA02DF"/>
    <w:rsid w:val="00DB253D"/>
    <w:rsid w:val="00DB73BC"/>
    <w:rsid w:val="00DC4217"/>
    <w:rsid w:val="00DC6B6C"/>
    <w:rsid w:val="00DD067E"/>
    <w:rsid w:val="00DD5F94"/>
    <w:rsid w:val="00DE04F8"/>
    <w:rsid w:val="00E14E05"/>
    <w:rsid w:val="00E3433F"/>
    <w:rsid w:val="00E3626D"/>
    <w:rsid w:val="00E518CB"/>
    <w:rsid w:val="00E807A9"/>
    <w:rsid w:val="00E933A4"/>
    <w:rsid w:val="00EA7E4C"/>
    <w:rsid w:val="00EB67F7"/>
    <w:rsid w:val="00EC2BA0"/>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35</Pages>
  <Words>13057</Words>
  <Characters>74426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Gregory Koronakos</cp:lastModifiedBy>
  <cp:revision>170</cp:revision>
  <dcterms:created xsi:type="dcterms:W3CDTF">2025-08-23T10:58:00Z</dcterms:created>
  <dcterms:modified xsi:type="dcterms:W3CDTF">2025-08-28T18:07:00Z</dcterms:modified>
</cp:coreProperties>
</file>