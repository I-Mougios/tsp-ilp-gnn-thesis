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E14E" w14:textId="77777777" w:rsidR="003D7FD2" w:rsidRDefault="003D7FD2" w:rsidP="003D7FD2">
      <w:pPr>
        <w:jc w:val="center"/>
        <w:rPr>
          <w:rFonts w:ascii="Arial Black" w:hAnsi="Arial Black"/>
        </w:rPr>
      </w:pPr>
      <w:r>
        <w:rPr>
          <w:noProof/>
          <w:lang w:eastAsia="el-GR"/>
        </w:rPr>
        <w:drawing>
          <wp:inline distT="0" distB="0" distL="0" distR="0" wp14:anchorId="42ED6A2D" wp14:editId="290F0775">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14:paraId="187543CE" w14:textId="77777777"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14:paraId="65B700D6" w14:textId="77777777" w:rsidR="003D7FD2" w:rsidRPr="003D7FD2" w:rsidRDefault="003D7FD2" w:rsidP="003D7FD2">
      <w:pPr>
        <w:jc w:val="center"/>
        <w:rPr>
          <w:rFonts w:ascii="Arial Black" w:hAnsi="Arial Black" w:cs="Arial"/>
          <w:lang w:val="el-GR"/>
        </w:rPr>
      </w:pPr>
    </w:p>
    <w:p w14:paraId="38A80B20" w14:textId="77777777"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14:paraId="21BFAE5B" w14:textId="77777777" w:rsidR="003D7FD2" w:rsidRPr="000620FF" w:rsidRDefault="003D7FD2" w:rsidP="003D7FD2">
      <w:pPr>
        <w:jc w:val="center"/>
        <w:rPr>
          <w:rFonts w:ascii="Arial Black" w:hAnsi="Arial Black" w:cs="Arial"/>
          <w:lang w:val="el-GR"/>
        </w:rPr>
      </w:pPr>
      <w:r w:rsidRPr="000620FF">
        <w:rPr>
          <w:rFonts w:ascii="Arial Black" w:hAnsi="Arial Black" w:cs="Arial"/>
          <w:lang w:val="el-GR"/>
        </w:rPr>
        <w:t>«</w:t>
      </w:r>
      <w:proofErr w:type="spellStart"/>
      <w:r w:rsidR="00B22BBB">
        <w:rPr>
          <w:rFonts w:ascii="Arial Black" w:hAnsi="Arial Black" w:cs="Arial"/>
          <w:lang w:val="el-GR"/>
        </w:rPr>
        <w:t>Κυβερνοασφάλει</w:t>
      </w:r>
      <w:r w:rsidR="00F47955" w:rsidRPr="000620FF">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0620FF">
        <w:rPr>
          <w:rFonts w:ascii="Arial Black" w:hAnsi="Arial Black" w:cs="Arial"/>
          <w:lang w:val="el-GR"/>
        </w:rPr>
        <w:t>»</w:t>
      </w:r>
    </w:p>
    <w:p w14:paraId="5190A9D5" w14:textId="77777777" w:rsidR="003D7FD2" w:rsidRPr="000620FF" w:rsidRDefault="003D7FD2" w:rsidP="003D7FD2">
      <w:pPr>
        <w:jc w:val="center"/>
        <w:rPr>
          <w:rFonts w:ascii="Arial" w:hAnsi="Arial" w:cs="Arial"/>
          <w:lang w:val="el-GR"/>
        </w:rPr>
      </w:pPr>
    </w:p>
    <w:p w14:paraId="35D022E0" w14:textId="77777777" w:rsidR="003D7FD2" w:rsidRPr="000620FF" w:rsidRDefault="003D7FD2" w:rsidP="003D7FD2">
      <w:pPr>
        <w:jc w:val="center"/>
        <w:rPr>
          <w:rFonts w:ascii="Arial Black" w:hAnsi="Arial Black" w:cs="Arial"/>
          <w:u w:val="single"/>
          <w:lang w:val="el-GR"/>
        </w:rPr>
      </w:pPr>
      <w:r w:rsidRPr="000620FF">
        <w:rPr>
          <w:rFonts w:ascii="Arial Black" w:hAnsi="Arial Black" w:cs="Arial"/>
          <w:u w:val="single"/>
          <w:lang w:val="el-GR"/>
        </w:rPr>
        <w:t>Μεταπτυχιακή Διατριβή</w:t>
      </w:r>
    </w:p>
    <w:p w14:paraId="0CD6C4B1" w14:textId="77777777" w:rsidR="003D7FD2" w:rsidRPr="000620FF"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14:paraId="590AB989" w14:textId="77777777" w:rsidTr="008C0F44">
        <w:trPr>
          <w:jc w:val="center"/>
        </w:trPr>
        <w:tc>
          <w:tcPr>
            <w:tcW w:w="2575" w:type="dxa"/>
          </w:tcPr>
          <w:p w14:paraId="2644818F" w14:textId="77777777" w:rsidR="003D7FD2" w:rsidRPr="00B3657F" w:rsidRDefault="003D7FD2" w:rsidP="00A201BA">
            <w:pPr>
              <w:spacing w:before="120" w:after="120"/>
              <w:jc w:val="both"/>
              <w:rPr>
                <w:rFonts w:ascii="Arial" w:hAnsi="Arial" w:cs="Arial"/>
                <w:sz w:val="20"/>
                <w:szCs w:val="20"/>
              </w:rPr>
            </w:pPr>
            <w:r w:rsidRPr="000620FF">
              <w:rPr>
                <w:rFonts w:ascii="Arial" w:hAnsi="Arial" w:cs="Arial"/>
                <w:sz w:val="20"/>
                <w:szCs w:val="20"/>
                <w:lang w:val="el-GR"/>
              </w:rPr>
              <w:t xml:space="preserve"> </w:t>
            </w:r>
            <w:r w:rsidRPr="00B3657F">
              <w:rPr>
                <w:rFonts w:ascii="Arial" w:hAnsi="Arial" w:cs="Arial"/>
                <w:sz w:val="20"/>
                <w:szCs w:val="20"/>
              </w:rPr>
              <w:t>Τίτλος Διατριβής</w:t>
            </w:r>
          </w:p>
        </w:tc>
        <w:tc>
          <w:tcPr>
            <w:tcW w:w="6209" w:type="dxa"/>
          </w:tcPr>
          <w:p w14:paraId="69B0DC41" w14:textId="0843CDF1" w:rsidR="003D7FD2" w:rsidRPr="00EE1D36" w:rsidRDefault="00EE1D36" w:rsidP="00A201BA">
            <w:pPr>
              <w:spacing w:before="120" w:after="120"/>
              <w:rPr>
                <w:rFonts w:ascii="Arial Black" w:hAnsi="Arial Black" w:cs="Arial"/>
                <w:sz w:val="20"/>
                <w:szCs w:val="20"/>
                <w:lang w:val="el-GR"/>
              </w:rPr>
            </w:pPr>
            <w:ins w:id="0" w:author="Giannis mougios" w:date="2025-08-29T21:25:00Z">
              <w:r w:rsidRPr="00EE1D36">
                <w:rPr>
                  <w:rFonts w:ascii="Arial Black" w:hAnsi="Arial Black" w:cs="Arial"/>
                  <w:sz w:val="20"/>
                  <w:szCs w:val="20"/>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009B1895" w14:textId="6F942189" w:rsidR="003D7FD2" w:rsidRPr="00B3657F" w:rsidRDefault="00EE1D36" w:rsidP="00A201BA">
            <w:pPr>
              <w:spacing w:before="120" w:after="120"/>
              <w:rPr>
                <w:rFonts w:ascii="Arial Black" w:hAnsi="Arial Black" w:cs="Arial"/>
                <w:sz w:val="20"/>
                <w:szCs w:val="20"/>
              </w:rPr>
            </w:pPr>
            <w:ins w:id="1" w:author="Giannis mougios" w:date="2025-08-29T21:26:00Z">
              <w:r w:rsidRPr="00EE1D36">
                <w:rPr>
                  <w:rFonts w:ascii="Arial Black" w:hAnsi="Arial Black" w:cs="Arial"/>
                  <w:sz w:val="20"/>
                  <w:szCs w:val="20"/>
                </w:rPr>
                <w:t>Graph Neural Networks for Solving the Traveling Salesman Problem: Combining Mathematical Programming and Machine Learning</w:t>
              </w:r>
              <w:r w:rsidRPr="00EE1D36" w:rsidDel="00EE1D36">
                <w:rPr>
                  <w:rFonts w:ascii="Arial Black" w:hAnsi="Arial Black" w:cs="Arial"/>
                  <w:sz w:val="20"/>
                  <w:szCs w:val="20"/>
                </w:rPr>
                <w:t xml:space="preserve"> </w:t>
              </w:r>
            </w:ins>
          </w:p>
        </w:tc>
      </w:tr>
      <w:tr w:rsidR="003D7FD2" w:rsidRPr="00B3657F" w14:paraId="20677D6B" w14:textId="77777777" w:rsidTr="008C0F44">
        <w:trPr>
          <w:jc w:val="center"/>
        </w:trPr>
        <w:tc>
          <w:tcPr>
            <w:tcW w:w="2575" w:type="dxa"/>
          </w:tcPr>
          <w:p w14:paraId="0B7C9976"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14:paraId="4617F6E5" w14:textId="0FF6480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 xml:space="preserve">Ιωάννης </w:t>
            </w:r>
            <w:ins w:id="2" w:author="Giannis mougios" w:date="2025-08-30T12:08:00Z">
              <w:r w:rsidR="00C903DD">
                <w:rPr>
                  <w:rFonts w:ascii="Arial Black" w:hAnsi="Arial Black" w:cs="Arial"/>
                  <w:sz w:val="20"/>
                  <w:szCs w:val="20"/>
                  <w:lang w:val="el-GR"/>
                </w:rPr>
                <w:t>Μού</w:t>
              </w:r>
            </w:ins>
            <w:del w:id="3" w:author="Giannis mougios" w:date="2025-08-30T12:08:00Z">
              <w:r w:rsidDel="00C903DD">
                <w:rPr>
                  <w:rFonts w:ascii="Arial Black" w:hAnsi="Arial Black" w:cs="Arial"/>
                  <w:sz w:val="20"/>
                  <w:szCs w:val="20"/>
                  <w:lang w:val="el-GR"/>
                </w:rPr>
                <w:delText>Μόυ</w:delText>
              </w:r>
            </w:del>
            <w:r>
              <w:rPr>
                <w:rFonts w:ascii="Arial Black" w:hAnsi="Arial Black" w:cs="Arial"/>
                <w:sz w:val="20"/>
                <w:szCs w:val="20"/>
                <w:lang w:val="el-GR"/>
              </w:rPr>
              <w:t>γιος</w:t>
            </w:r>
          </w:p>
        </w:tc>
      </w:tr>
      <w:tr w:rsidR="003D7FD2" w:rsidRPr="00B3657F" w14:paraId="2DA49954" w14:textId="77777777" w:rsidTr="008C0F44">
        <w:trPr>
          <w:jc w:val="center"/>
        </w:trPr>
        <w:tc>
          <w:tcPr>
            <w:tcW w:w="2575" w:type="dxa"/>
          </w:tcPr>
          <w:p w14:paraId="3D433DA0" w14:textId="77777777" w:rsidR="003D7FD2" w:rsidRPr="00B3657F" w:rsidRDefault="003D7FD2" w:rsidP="00A201BA">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14:paraId="579FEF1A" w14:textId="7777777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14:paraId="00DD9217" w14:textId="77777777" w:rsidTr="008C0F44">
        <w:trPr>
          <w:jc w:val="center"/>
        </w:trPr>
        <w:tc>
          <w:tcPr>
            <w:tcW w:w="2575" w:type="dxa"/>
          </w:tcPr>
          <w:p w14:paraId="1E9B0009"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14:paraId="3B5D2EEA" w14:textId="77777777" w:rsidR="003D7FD2" w:rsidRPr="00B22BBB" w:rsidRDefault="00B22BBB" w:rsidP="00A201BA">
            <w:pPr>
              <w:spacing w:before="120" w:after="120"/>
              <w:jc w:val="both"/>
              <w:rPr>
                <w:rFonts w:ascii="Arial Black" w:hAnsi="Arial Black" w:cs="Arial"/>
                <w:sz w:val="20"/>
                <w:szCs w:val="20"/>
              </w:rPr>
            </w:pPr>
            <w:r>
              <w:rPr>
                <w:rFonts w:ascii="Arial Black" w:hAnsi="Arial Black" w:cs="Arial"/>
                <w:sz w:val="20"/>
                <w:szCs w:val="20"/>
              </w:rPr>
              <w:t>mpked2327</w:t>
            </w:r>
          </w:p>
        </w:tc>
      </w:tr>
      <w:tr w:rsidR="003D7FD2" w:rsidRPr="00B3657F" w14:paraId="354C3B5C" w14:textId="77777777" w:rsidTr="008C0F44">
        <w:trPr>
          <w:jc w:val="center"/>
        </w:trPr>
        <w:tc>
          <w:tcPr>
            <w:tcW w:w="2575" w:type="dxa"/>
          </w:tcPr>
          <w:p w14:paraId="4F3A2FFB"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14:paraId="064F8FCC" w14:textId="77777777" w:rsidR="003D7FD2" w:rsidRPr="00B3657F" w:rsidRDefault="003D7FD2" w:rsidP="00A201BA">
            <w:pPr>
              <w:spacing w:before="120" w:after="120"/>
              <w:jc w:val="both"/>
              <w:rPr>
                <w:rFonts w:ascii="Arial Black" w:hAnsi="Arial Black" w:cs="Arial"/>
                <w:sz w:val="20"/>
                <w:szCs w:val="20"/>
              </w:rPr>
            </w:pPr>
            <w:r w:rsidRPr="00B3657F">
              <w:rPr>
                <w:rFonts w:ascii="Arial Black" w:hAnsi="Arial Black" w:cs="Arial"/>
                <w:sz w:val="20"/>
                <w:szCs w:val="20"/>
              </w:rPr>
              <w:t>Όνομα Επώνυμο, Βαθμίδα</w:t>
            </w:r>
          </w:p>
        </w:tc>
      </w:tr>
    </w:tbl>
    <w:p w14:paraId="488DFF61" w14:textId="77777777" w:rsidR="003D7FD2" w:rsidRDefault="003D7FD2" w:rsidP="003D7FD2">
      <w:pPr>
        <w:rPr>
          <w:rFonts w:ascii="Arial Black" w:hAnsi="Arial Black"/>
        </w:rPr>
      </w:pPr>
    </w:p>
    <w:p w14:paraId="0A8B069B" w14:textId="77777777" w:rsidR="003D7FD2" w:rsidRDefault="003D7FD2" w:rsidP="003D7FD2">
      <w:pPr>
        <w:jc w:val="center"/>
        <w:rPr>
          <w:rFonts w:ascii="Arial Black" w:hAnsi="Arial Black"/>
        </w:rPr>
      </w:pPr>
    </w:p>
    <w:p w14:paraId="12891E09" w14:textId="77777777"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14:paraId="062C349D" w14:textId="77777777" w:rsidTr="008C0F44">
        <w:trPr>
          <w:trHeight w:val="636"/>
          <w:jc w:val="center"/>
        </w:trPr>
        <w:tc>
          <w:tcPr>
            <w:tcW w:w="2631" w:type="dxa"/>
          </w:tcPr>
          <w:p w14:paraId="3151FBD0" w14:textId="77777777"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14:paraId="31362B69" w14:textId="77777777"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14:paraId="68EB19DD" w14:textId="77777777" w:rsidR="003D7FD2" w:rsidRDefault="003D7FD2" w:rsidP="003D7FD2">
      <w:pPr>
        <w:pBdr>
          <w:top w:val="single" w:sz="4" w:space="1" w:color="auto"/>
        </w:pBdr>
        <w:jc w:val="center"/>
      </w:pPr>
      <w:r>
        <w:t xml:space="preserve"> </w:t>
      </w:r>
    </w:p>
    <w:p w14:paraId="1E4C2148" w14:textId="77777777"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14:paraId="207AC3C6" w14:textId="77777777" w:rsidTr="00BE7287">
        <w:tc>
          <w:tcPr>
            <w:tcW w:w="8495" w:type="dxa"/>
            <w:gridSpan w:val="3"/>
          </w:tcPr>
          <w:p w14:paraId="69A59382" w14:textId="77777777"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14:paraId="1018BF97" w14:textId="77777777" w:rsidR="003D7FD2" w:rsidRPr="00B3657F" w:rsidRDefault="003D7FD2" w:rsidP="008C0F44">
            <w:pPr>
              <w:jc w:val="center"/>
              <w:rPr>
                <w:sz w:val="20"/>
                <w:szCs w:val="20"/>
              </w:rPr>
            </w:pPr>
          </w:p>
        </w:tc>
      </w:tr>
      <w:tr w:rsidR="003D7FD2" w:rsidRPr="00B3657F" w14:paraId="5DB2D558" w14:textId="77777777" w:rsidTr="00DD6248">
        <w:trPr>
          <w:trHeight w:val="378"/>
        </w:trPr>
        <w:tc>
          <w:tcPr>
            <w:tcW w:w="2831" w:type="dxa"/>
          </w:tcPr>
          <w:p w14:paraId="2741185C" w14:textId="78D671D6" w:rsidR="006C0EAF" w:rsidRDefault="006C0EAF" w:rsidP="008C0F44">
            <w:pPr>
              <w:jc w:val="center"/>
              <w:rPr>
                <w:ins w:id="4" w:author="Gregory Koronakos" w:date="2025-08-28T21:06:00Z"/>
                <w:rFonts w:ascii="Arial" w:hAnsi="Arial" w:cs="Arial"/>
                <w:sz w:val="20"/>
                <w:szCs w:val="20"/>
                <w:lang w:val="el-GR"/>
              </w:rPr>
            </w:pPr>
            <w:proofErr w:type="spellStart"/>
            <w:ins w:id="5" w:author="Gregory Koronakos" w:date="2025-08-28T21:06:00Z">
              <w:r>
                <w:rPr>
                  <w:rFonts w:ascii="Arial" w:hAnsi="Arial" w:cs="Arial"/>
                  <w:sz w:val="20"/>
                  <w:szCs w:val="20"/>
                  <w:lang w:val="el-GR"/>
                </w:rPr>
                <w:lastRenderedPageBreak/>
                <w:t>Κορωνάκος</w:t>
              </w:r>
              <w:proofErr w:type="spellEnd"/>
              <w:r>
                <w:rPr>
                  <w:rFonts w:ascii="Arial" w:hAnsi="Arial" w:cs="Arial"/>
                  <w:sz w:val="20"/>
                  <w:szCs w:val="20"/>
                  <w:lang w:val="el-GR"/>
                </w:rPr>
                <w:t xml:space="preserve"> Γρηγόριος</w:t>
              </w:r>
            </w:ins>
          </w:p>
          <w:p w14:paraId="0845B68D" w14:textId="464B0BD6" w:rsidR="006C0EAF" w:rsidRDefault="006C0EAF" w:rsidP="008C0F44">
            <w:pPr>
              <w:jc w:val="center"/>
              <w:rPr>
                <w:ins w:id="6" w:author="Gregory Koronakos" w:date="2025-08-28T21:06:00Z"/>
                <w:rFonts w:ascii="Arial" w:hAnsi="Arial" w:cs="Arial"/>
                <w:sz w:val="20"/>
                <w:szCs w:val="20"/>
                <w:lang w:val="el-GR"/>
              </w:rPr>
            </w:pPr>
            <w:ins w:id="7" w:author="Gregory Koronakos" w:date="2025-08-28T21:06:00Z">
              <w:r>
                <w:rPr>
                  <w:rFonts w:ascii="Arial" w:hAnsi="Arial" w:cs="Arial"/>
                  <w:sz w:val="20"/>
                  <w:szCs w:val="20"/>
                  <w:lang w:val="el-GR"/>
                </w:rPr>
                <w:t>Επίκουρος Καθηγητής</w:t>
              </w:r>
            </w:ins>
          </w:p>
          <w:p w14:paraId="20B53416" w14:textId="1C5933EC" w:rsidR="003D7FD2" w:rsidRPr="00EE1D36" w:rsidRDefault="003D7FD2" w:rsidP="008C0F44">
            <w:pPr>
              <w:jc w:val="center"/>
              <w:rPr>
                <w:sz w:val="20"/>
                <w:szCs w:val="20"/>
                <w:lang w:val="el-GR"/>
              </w:rPr>
            </w:pPr>
          </w:p>
        </w:tc>
        <w:tc>
          <w:tcPr>
            <w:tcW w:w="2832" w:type="dxa"/>
          </w:tcPr>
          <w:p w14:paraId="60635539" w14:textId="5E660A1C" w:rsidR="006C0EAF" w:rsidRDefault="006C0EAF" w:rsidP="008C0F44">
            <w:pPr>
              <w:jc w:val="center"/>
              <w:rPr>
                <w:ins w:id="8" w:author="Gregory Koronakos" w:date="2025-08-28T21:06:00Z"/>
                <w:rFonts w:ascii="Arial" w:hAnsi="Arial" w:cs="Arial"/>
                <w:sz w:val="20"/>
                <w:szCs w:val="20"/>
                <w:lang w:val="el-GR"/>
              </w:rPr>
            </w:pPr>
            <w:ins w:id="9" w:author="Gregory Koronakos" w:date="2025-08-28T21:06:00Z">
              <w:r>
                <w:rPr>
                  <w:rFonts w:ascii="Arial" w:hAnsi="Arial" w:cs="Arial"/>
                  <w:sz w:val="20"/>
                  <w:szCs w:val="20"/>
                  <w:lang w:val="el-GR"/>
                </w:rPr>
                <w:t xml:space="preserve">Διονύσιος </w:t>
              </w:r>
            </w:ins>
            <w:ins w:id="10" w:author="Gregory Koronakos" w:date="2025-08-28T21:07:00Z">
              <w:r>
                <w:rPr>
                  <w:rFonts w:ascii="Arial" w:hAnsi="Arial" w:cs="Arial"/>
                  <w:sz w:val="20"/>
                  <w:szCs w:val="20"/>
                  <w:lang w:val="el-GR"/>
                </w:rPr>
                <w:t>Σωτηρόπουλος</w:t>
              </w:r>
            </w:ins>
          </w:p>
          <w:p w14:paraId="629BE976" w14:textId="206AB8D7" w:rsidR="003D7FD2" w:rsidRPr="00B3657F" w:rsidRDefault="006C0EAF" w:rsidP="008C0F44">
            <w:pPr>
              <w:jc w:val="center"/>
              <w:rPr>
                <w:sz w:val="20"/>
                <w:szCs w:val="20"/>
              </w:rPr>
            </w:pPr>
            <w:ins w:id="11" w:author="Gregory Koronakos" w:date="2025-08-28T21:06:00Z">
              <w:r>
                <w:rPr>
                  <w:rFonts w:ascii="Arial" w:hAnsi="Arial" w:cs="Arial"/>
                  <w:sz w:val="20"/>
                  <w:szCs w:val="20"/>
                  <w:lang w:val="el-GR"/>
                </w:rPr>
                <w:t>Αναπληρωτής Καθηγητής</w:t>
              </w:r>
            </w:ins>
          </w:p>
        </w:tc>
        <w:tc>
          <w:tcPr>
            <w:tcW w:w="2832" w:type="dxa"/>
          </w:tcPr>
          <w:p w14:paraId="7D69524A" w14:textId="03E150E0" w:rsidR="003D7FD2" w:rsidRDefault="006C0EAF" w:rsidP="008C0F44">
            <w:pPr>
              <w:jc w:val="center"/>
              <w:rPr>
                <w:ins w:id="12" w:author="Gregory Koronakos" w:date="2025-08-28T21:06:00Z"/>
                <w:rFonts w:ascii="Arial" w:hAnsi="Arial" w:cs="Arial"/>
                <w:sz w:val="20"/>
                <w:szCs w:val="20"/>
                <w:lang w:val="el-GR"/>
              </w:rPr>
            </w:pPr>
            <w:ins w:id="13" w:author="Gregory Koronakos" w:date="2025-08-28T21:06:00Z">
              <w:r>
                <w:rPr>
                  <w:rFonts w:ascii="Arial" w:hAnsi="Arial" w:cs="Arial"/>
                  <w:sz w:val="20"/>
                  <w:szCs w:val="20"/>
                  <w:lang w:val="el-GR"/>
                </w:rPr>
                <w:t>Δημήτρης Αποστόλου</w:t>
              </w:r>
            </w:ins>
          </w:p>
          <w:p w14:paraId="125839EC" w14:textId="5E626CAF" w:rsidR="006C0EAF" w:rsidRPr="00EE1D36" w:rsidRDefault="006C0EAF" w:rsidP="008C0F44">
            <w:pPr>
              <w:jc w:val="center"/>
              <w:rPr>
                <w:sz w:val="20"/>
                <w:szCs w:val="20"/>
                <w:lang w:val="el-GR"/>
              </w:rPr>
            </w:pPr>
            <w:ins w:id="14" w:author="Gregory Koronakos" w:date="2025-08-28T21:06:00Z">
              <w:r>
                <w:rPr>
                  <w:rFonts w:ascii="Arial" w:hAnsi="Arial" w:cs="Arial"/>
                  <w:sz w:val="20"/>
                  <w:szCs w:val="20"/>
                  <w:lang w:val="el-GR"/>
                </w:rPr>
                <w:t>Καθηγητής</w:t>
              </w:r>
            </w:ins>
          </w:p>
        </w:tc>
      </w:tr>
    </w:tbl>
    <w:p w14:paraId="5761992F" w14:textId="77777777" w:rsidR="003D7FD2" w:rsidRDefault="003D7FD2" w:rsidP="00DD6248"/>
    <w:p w14:paraId="563E939D" w14:textId="77777777" w:rsidR="000B42F1" w:rsidRPr="000B42F1" w:rsidRDefault="000B42F1" w:rsidP="00DD6248">
      <w:pPr>
        <w:pStyle w:val="Heading3"/>
        <w:spacing w:before="0"/>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t>Πίνακας Περιεχομένων</w:t>
      </w:r>
    </w:p>
    <w:p w14:paraId="39B1CB52" w14:textId="40C459D2" w:rsidR="000B42F1" w:rsidRPr="000B42F1" w:rsidRDefault="000B42F1" w:rsidP="00EE1D36">
      <w:pPr>
        <w:pStyle w:val="Heading3"/>
        <w:spacing w:before="360" w:after="120"/>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14:paraId="44557A84" w14:textId="14660CF5" w:rsidR="003C5837" w:rsidRPr="003C5837" w:rsidRDefault="000B42F1" w:rsidP="00A201BA">
      <w:pPr>
        <w:pStyle w:val="NormalWeb"/>
        <w:rPr>
          <w:rStyle w:val="Strong"/>
          <w:rFonts w:ascii="Arial" w:hAnsi="Arial" w:cs="Arial"/>
          <w:color w:val="4472C4" w:themeColor="accent1"/>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bookmarkStart w:id="15" w:name="_Hlk201101708"/>
    </w:p>
    <w:p w14:paraId="785E48D3" w14:textId="77777777" w:rsidR="00A201BA" w:rsidRDefault="003C5837" w:rsidP="00A201BA">
      <w:pPr>
        <w:pStyle w:val="Heading3"/>
        <w:spacing w:before="360" w:after="120"/>
        <w:jc w:val="both"/>
        <w:rPr>
          <w:rFonts w:ascii="Arial" w:hAnsi="Arial" w:cs="Arial"/>
          <w:b/>
          <w:bCs/>
          <w:color w:val="4472C4" w:themeColor="accent1"/>
          <w:sz w:val="20"/>
          <w:szCs w:val="20"/>
          <w:lang w:val="el-GR"/>
        </w:rPr>
      </w:pPr>
      <w:r w:rsidRPr="003C5837">
        <w:rPr>
          <w:rFonts w:ascii="Arial" w:hAnsi="Arial" w:cs="Arial"/>
          <w:b/>
          <w:bCs/>
          <w:color w:val="4472C4" w:themeColor="accent1"/>
          <w:sz w:val="20"/>
          <w:szCs w:val="20"/>
          <w:lang w:val="el-GR"/>
        </w:rPr>
        <w:t xml:space="preserve">2 Επίλυση του </w:t>
      </w:r>
      <w:r w:rsidRPr="003C5837">
        <w:rPr>
          <w:rFonts w:ascii="Arial" w:hAnsi="Arial" w:cs="Arial"/>
          <w:b/>
          <w:bCs/>
          <w:color w:val="4472C4" w:themeColor="accent1"/>
          <w:sz w:val="20"/>
          <w:szCs w:val="20"/>
        </w:rPr>
        <w:t>TSP</w:t>
      </w:r>
      <w:r w:rsidRPr="003C5837">
        <w:rPr>
          <w:rFonts w:ascii="Arial" w:hAnsi="Arial" w:cs="Arial"/>
          <w:b/>
          <w:bCs/>
          <w:color w:val="4472C4" w:themeColor="accent1"/>
          <w:sz w:val="20"/>
          <w:szCs w:val="20"/>
          <w:lang w:val="el-GR"/>
        </w:rPr>
        <w:t xml:space="preserve"> με Γραμμικό Προγραμματισμό</w:t>
      </w:r>
    </w:p>
    <w:p w14:paraId="0DC714F2" w14:textId="6EFDADEF" w:rsidR="00A201BA" w:rsidRDefault="00A201BA" w:rsidP="00A201BA">
      <w:pPr>
        <w:jc w:val="both"/>
        <w:rPr>
          <w:rFonts w:ascii="Arial" w:hAnsi="Arial" w:cs="Arial"/>
          <w:sz w:val="20"/>
          <w:szCs w:val="20"/>
          <w:lang w:val="el-GR"/>
        </w:rPr>
      </w:pPr>
      <w:r w:rsidRPr="00C903DD">
        <w:rPr>
          <w:rFonts w:ascii="Arial" w:hAnsi="Arial" w:cs="Arial"/>
          <w:sz w:val="20"/>
          <w:szCs w:val="20"/>
          <w:lang w:val="el-GR"/>
          <w:rPrChange w:id="16" w:author="Giannis mougios" w:date="2025-08-30T12:08:00Z">
            <w:rPr>
              <w:rFonts w:ascii="Arial" w:hAnsi="Arial" w:cs="Arial"/>
              <w:sz w:val="20"/>
              <w:szCs w:val="20"/>
            </w:rPr>
          </w:rPrChange>
        </w:rPr>
        <w:t>2.1 Π</w:t>
      </w:r>
      <w:r w:rsidRPr="00A201BA">
        <w:rPr>
          <w:rFonts w:ascii="Arial" w:hAnsi="Arial" w:cs="Arial"/>
          <w:sz w:val="20"/>
          <w:szCs w:val="20"/>
          <w:lang w:val="el-GR"/>
        </w:rPr>
        <w:t>ροσεγγίσεις Μαθηματικής Μοντελοποίησης</w:t>
      </w:r>
    </w:p>
    <w:p w14:paraId="22BF58F0" w14:textId="6441FC15" w:rsidR="00A201BA" w:rsidRPr="00C903DD" w:rsidRDefault="00A201BA" w:rsidP="00A201BA">
      <w:pPr>
        <w:jc w:val="both"/>
        <w:rPr>
          <w:rFonts w:ascii="Arial" w:hAnsi="Arial" w:cs="Arial"/>
          <w:sz w:val="20"/>
          <w:szCs w:val="20"/>
          <w:lang w:val="el-GR"/>
          <w:rPrChange w:id="17" w:author="Giannis mougios" w:date="2025-08-30T12:08:00Z">
            <w:rPr>
              <w:rFonts w:ascii="Arial" w:hAnsi="Arial" w:cs="Arial"/>
              <w:sz w:val="20"/>
              <w:szCs w:val="20"/>
            </w:rPr>
          </w:rPrChange>
        </w:rPr>
      </w:pPr>
      <w:r>
        <w:rPr>
          <w:rFonts w:ascii="Arial" w:hAnsi="Arial" w:cs="Arial"/>
          <w:sz w:val="20"/>
          <w:szCs w:val="20"/>
          <w:lang w:val="el-GR"/>
        </w:rPr>
        <w:t xml:space="preserve">2.1.1 Μαθηματική Διατύπωση του Μοντέλου </w:t>
      </w:r>
      <w:r>
        <w:rPr>
          <w:rFonts w:ascii="Arial" w:hAnsi="Arial" w:cs="Arial"/>
          <w:sz w:val="20"/>
          <w:szCs w:val="20"/>
        </w:rPr>
        <w:t>Miller</w:t>
      </w:r>
      <w:r w:rsidRPr="00A201BA">
        <w:rPr>
          <w:rFonts w:ascii="Arial" w:hAnsi="Arial" w:cs="Arial"/>
          <w:sz w:val="20"/>
          <w:szCs w:val="20"/>
          <w:lang w:val="el-GR"/>
        </w:rPr>
        <w:t xml:space="preserve">, </w:t>
      </w:r>
      <w:r>
        <w:rPr>
          <w:rFonts w:ascii="Arial" w:hAnsi="Arial" w:cs="Arial"/>
          <w:sz w:val="20"/>
          <w:szCs w:val="20"/>
        </w:rPr>
        <w:t>Tucker</w:t>
      </w:r>
      <w:r>
        <w:rPr>
          <w:rFonts w:ascii="Arial" w:hAnsi="Arial" w:cs="Arial"/>
          <w:sz w:val="20"/>
          <w:szCs w:val="20"/>
          <w:lang w:val="el-GR"/>
        </w:rPr>
        <w:t xml:space="preserve"> και </w:t>
      </w:r>
      <w:r>
        <w:rPr>
          <w:rFonts w:ascii="Arial" w:hAnsi="Arial" w:cs="Arial"/>
          <w:sz w:val="20"/>
          <w:szCs w:val="20"/>
        </w:rPr>
        <w:t>Zemlin</w:t>
      </w:r>
    </w:p>
    <w:p w14:paraId="634FD85C" w14:textId="4920300A" w:rsidR="00A201BA" w:rsidRPr="00C903DD" w:rsidRDefault="00A201BA" w:rsidP="00A201BA">
      <w:pPr>
        <w:jc w:val="both"/>
        <w:rPr>
          <w:rFonts w:ascii="Arial" w:hAnsi="Arial" w:cs="Arial"/>
          <w:sz w:val="20"/>
          <w:szCs w:val="20"/>
          <w:lang w:val="el-GR"/>
          <w:rPrChange w:id="18" w:author="Giannis mougios" w:date="2025-08-30T12:08:00Z">
            <w:rPr>
              <w:rFonts w:ascii="Arial" w:hAnsi="Arial" w:cs="Arial"/>
              <w:sz w:val="20"/>
              <w:szCs w:val="20"/>
            </w:rPr>
          </w:rPrChange>
        </w:rPr>
      </w:pPr>
      <w:r w:rsidRPr="00A201BA">
        <w:rPr>
          <w:rFonts w:ascii="Arial" w:hAnsi="Arial" w:cs="Arial"/>
          <w:sz w:val="20"/>
          <w:szCs w:val="20"/>
          <w:lang w:val="el-GR"/>
        </w:rPr>
        <w:t xml:space="preserve">2.1.2 Μαθηματική Διατύπωση του Μοντέλου </w:t>
      </w:r>
      <w:r w:rsidRPr="00A201BA">
        <w:rPr>
          <w:rFonts w:ascii="Arial" w:hAnsi="Arial" w:cs="Arial"/>
          <w:sz w:val="20"/>
          <w:szCs w:val="20"/>
        </w:rPr>
        <w:t>Dantzig</w:t>
      </w:r>
      <w:r w:rsidRPr="00A201BA">
        <w:rPr>
          <w:rFonts w:ascii="Arial" w:hAnsi="Arial" w:cs="Arial"/>
          <w:sz w:val="20"/>
          <w:szCs w:val="20"/>
          <w:lang w:val="el-GR"/>
        </w:rPr>
        <w:t>–</w:t>
      </w:r>
      <w:r w:rsidRPr="00A201BA">
        <w:rPr>
          <w:rFonts w:ascii="Arial" w:hAnsi="Arial" w:cs="Arial"/>
          <w:sz w:val="20"/>
          <w:szCs w:val="20"/>
        </w:rPr>
        <w:t>Fulkerson</w:t>
      </w:r>
      <w:r w:rsidRPr="00A201BA">
        <w:rPr>
          <w:rFonts w:ascii="Arial" w:hAnsi="Arial" w:cs="Arial"/>
          <w:sz w:val="20"/>
          <w:szCs w:val="20"/>
          <w:lang w:val="el-GR"/>
        </w:rPr>
        <w:t>–</w:t>
      </w:r>
      <w:r w:rsidRPr="00A201BA">
        <w:rPr>
          <w:rFonts w:ascii="Arial" w:hAnsi="Arial" w:cs="Arial"/>
          <w:sz w:val="20"/>
          <w:szCs w:val="20"/>
        </w:rPr>
        <w:t>Johnson</w:t>
      </w:r>
    </w:p>
    <w:p w14:paraId="6B0F4FC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2.2 Ακέραιος Γραμμικός Προγραμματισμός (</w:t>
      </w:r>
      <w:r w:rsidRPr="00A201BA">
        <w:rPr>
          <w:rFonts w:ascii="Arial" w:hAnsi="Arial" w:cs="Arial"/>
          <w:sz w:val="20"/>
          <w:szCs w:val="20"/>
        </w:rPr>
        <w:t>ILP</w:t>
      </w:r>
      <w:r w:rsidRPr="00A201BA">
        <w:rPr>
          <w:rFonts w:ascii="Arial" w:hAnsi="Arial" w:cs="Arial"/>
          <w:sz w:val="20"/>
          <w:szCs w:val="20"/>
          <w:lang w:val="el-GR"/>
        </w:rPr>
        <w:t>)</w:t>
      </w:r>
    </w:p>
    <w:p w14:paraId="4573B44C" w14:textId="77777777" w:rsidR="00A201BA" w:rsidRPr="00A201BA" w:rsidRDefault="00A201BA" w:rsidP="00A201BA">
      <w:pPr>
        <w:jc w:val="both"/>
        <w:rPr>
          <w:rFonts w:ascii="Arial" w:hAnsi="Arial" w:cs="Arial"/>
          <w:sz w:val="20"/>
          <w:szCs w:val="20"/>
          <w:lang w:val="el-GR"/>
        </w:rPr>
      </w:pPr>
      <w:bookmarkStart w:id="19" w:name="_Hlk201144020"/>
      <w:r w:rsidRPr="00A201BA">
        <w:rPr>
          <w:rFonts w:ascii="Arial" w:hAnsi="Arial" w:cs="Arial"/>
          <w:sz w:val="20"/>
          <w:szCs w:val="20"/>
          <w:lang w:val="el-GR"/>
        </w:rPr>
        <w:t>2.3 Ανασκόπηση Μεθόδων Αποκατάστασης Ακεραιότητας</w:t>
      </w:r>
    </w:p>
    <w:p w14:paraId="02D893F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2.3.1 Μέθοδος της Εξάντλησης και υπολογιστικής πολυπλοκότητας</w:t>
      </w:r>
    </w:p>
    <w:p w14:paraId="49B121BA" w14:textId="77777777" w:rsidR="00A201BA" w:rsidRDefault="00A201BA" w:rsidP="00A201BA">
      <w:pPr>
        <w:jc w:val="both"/>
        <w:rPr>
          <w:rFonts w:ascii="Arial" w:hAnsi="Arial" w:cs="Arial"/>
          <w:sz w:val="20"/>
          <w:szCs w:val="20"/>
        </w:rPr>
      </w:pPr>
      <w:r w:rsidRPr="00A201BA">
        <w:rPr>
          <w:rFonts w:ascii="Arial" w:hAnsi="Arial" w:cs="Arial"/>
          <w:sz w:val="20"/>
          <w:szCs w:val="20"/>
        </w:rPr>
        <w:t>2.3.2 Διακλάδωση και Φραγμός (Branch and Bound)</w:t>
      </w:r>
    </w:p>
    <w:p w14:paraId="72209B34" w14:textId="6B27EA85" w:rsidR="00A201BA" w:rsidRDefault="00A201BA" w:rsidP="00A201BA">
      <w:pPr>
        <w:jc w:val="both"/>
        <w:rPr>
          <w:rFonts w:ascii="Arial" w:hAnsi="Arial" w:cs="Arial"/>
          <w:sz w:val="20"/>
          <w:szCs w:val="20"/>
          <w:lang w:val="el-GR"/>
        </w:rPr>
      </w:pPr>
      <w:r w:rsidRPr="00A201BA">
        <w:rPr>
          <w:rFonts w:ascii="Arial" w:hAnsi="Arial" w:cs="Arial"/>
          <w:sz w:val="20"/>
          <w:szCs w:val="20"/>
          <w:lang w:val="el-GR"/>
        </w:rPr>
        <w:t>2.3.3 Τέμνοντα Επίπεδα (</w:t>
      </w:r>
      <w:r w:rsidRPr="00A201BA">
        <w:rPr>
          <w:rFonts w:ascii="Arial" w:hAnsi="Arial" w:cs="Arial"/>
          <w:sz w:val="20"/>
          <w:szCs w:val="20"/>
        </w:rPr>
        <w:t>Cutting</w:t>
      </w:r>
      <w:r w:rsidRPr="00A201BA">
        <w:rPr>
          <w:rFonts w:ascii="Arial" w:hAnsi="Arial" w:cs="Arial"/>
          <w:sz w:val="20"/>
          <w:szCs w:val="20"/>
          <w:lang w:val="el-GR"/>
        </w:rPr>
        <w:t xml:space="preserve"> </w:t>
      </w:r>
      <w:r w:rsidRPr="00A201BA">
        <w:rPr>
          <w:rFonts w:ascii="Arial" w:hAnsi="Arial" w:cs="Arial"/>
          <w:sz w:val="20"/>
          <w:szCs w:val="20"/>
        </w:rPr>
        <w:t>Planes</w:t>
      </w:r>
      <w:r w:rsidRPr="00A201BA">
        <w:rPr>
          <w:rFonts w:ascii="Arial" w:hAnsi="Arial" w:cs="Arial"/>
          <w:sz w:val="20"/>
          <w:szCs w:val="20"/>
          <w:lang w:val="el-GR"/>
        </w:rPr>
        <w:t>)</w:t>
      </w:r>
    </w:p>
    <w:p w14:paraId="7284D3EB" w14:textId="77777777" w:rsidR="00A201BA" w:rsidRPr="00A201BA" w:rsidRDefault="00A201BA" w:rsidP="00A201BA">
      <w:pPr>
        <w:spacing w:before="360" w:after="120"/>
        <w:jc w:val="both"/>
        <w:rPr>
          <w:rFonts w:ascii="Arial" w:hAnsi="Arial" w:cs="Arial"/>
          <w:b/>
          <w:bCs/>
          <w:color w:val="4472C4" w:themeColor="accent1"/>
          <w:sz w:val="20"/>
          <w:szCs w:val="20"/>
          <w:lang w:val="el-GR"/>
        </w:rPr>
      </w:pPr>
      <w:r w:rsidRPr="00A201BA">
        <w:rPr>
          <w:rFonts w:ascii="Arial" w:hAnsi="Arial" w:cs="Arial"/>
          <w:b/>
          <w:bCs/>
          <w:color w:val="4472C4" w:themeColor="accent1"/>
          <w:sz w:val="20"/>
          <w:szCs w:val="20"/>
          <w:lang w:val="el-GR"/>
        </w:rPr>
        <w:t>3 Εισαγωγή στα Νευρωνικά Δίκτυα Γράφων</w:t>
      </w:r>
    </w:p>
    <w:p w14:paraId="79C36AE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3.1 Βασικές Αρχές Νευρωνικών Δικτύων</w:t>
      </w:r>
    </w:p>
    <w:p w14:paraId="58E9C72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 Θεμελιώδης Περιορισμοί και Γενίκευση της Συνέλιξης</w:t>
      </w:r>
    </w:p>
    <w:p w14:paraId="1B8956AB"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3.2.1 Κίνητρο για Γενίκευση της Συνέλιξης</w:t>
      </w:r>
    </w:p>
    <w:p w14:paraId="7ECEA680"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3.2.2 Συνέλιξη σε μη Ευκλείδειες δομές</w:t>
      </w:r>
    </w:p>
    <w:p w14:paraId="58D6682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3.2.3 Δίκτυα Μηχανισμών Προσοχής </w:t>
      </w:r>
    </w:p>
    <w:p w14:paraId="34673A9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 Κατηγορίες Εκπαίδευσης Νευρωνικών Δικτύων Γράφων</w:t>
      </w:r>
    </w:p>
    <w:p w14:paraId="773EE40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3.3.1 Επιτηρούμενη και Ημι-επιτηρούμενη Μάθηση σε Γράφους</w:t>
      </w:r>
    </w:p>
    <w:p w14:paraId="42BEDD73" w14:textId="77777777" w:rsidR="00A201BA" w:rsidRPr="00A201BA" w:rsidRDefault="00A201BA" w:rsidP="00A201BA">
      <w:pPr>
        <w:jc w:val="both"/>
        <w:rPr>
          <w:rFonts w:ascii="Arial" w:hAnsi="Arial" w:cs="Arial"/>
          <w:sz w:val="20"/>
          <w:szCs w:val="20"/>
          <w:lang w:val="el-GR"/>
        </w:rPr>
      </w:pPr>
      <w:bookmarkStart w:id="20" w:name="_Hlk201144174"/>
      <w:r w:rsidRPr="00A201BA">
        <w:rPr>
          <w:rFonts w:ascii="Arial" w:hAnsi="Arial" w:cs="Arial"/>
          <w:sz w:val="20"/>
          <w:szCs w:val="20"/>
          <w:lang w:val="el-GR"/>
        </w:rPr>
        <w:t>3.3.2 Επαγωγική και Μεταγωγική Μάθηση σε Γράφους</w:t>
      </w:r>
    </w:p>
    <w:p w14:paraId="2F4256D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 Μοντελοποίηση του Προβλήματος του Πλανόδιου Πωλητή με </w:t>
      </w:r>
      <w:r w:rsidRPr="00A201BA">
        <w:rPr>
          <w:rFonts w:ascii="Arial" w:hAnsi="Arial" w:cs="Arial"/>
          <w:sz w:val="20"/>
          <w:szCs w:val="20"/>
        </w:rPr>
        <w:t>GNN</w:t>
      </w:r>
      <w:bookmarkEnd w:id="20"/>
    </w:p>
    <w:p w14:paraId="1F09B286"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3.4.1 Αναπαράσταση του Συμμετρικού </w:t>
      </w:r>
      <w:r w:rsidRPr="00A201BA">
        <w:rPr>
          <w:rFonts w:ascii="Arial" w:hAnsi="Arial" w:cs="Arial"/>
          <w:sz w:val="20"/>
          <w:szCs w:val="20"/>
        </w:rPr>
        <w:t>TSP</w:t>
      </w:r>
      <w:r w:rsidRPr="00A201BA">
        <w:rPr>
          <w:rFonts w:ascii="Arial" w:hAnsi="Arial" w:cs="Arial"/>
          <w:sz w:val="20"/>
          <w:szCs w:val="20"/>
          <w:lang w:val="el-GR"/>
        </w:rPr>
        <w:t xml:space="preserve"> ως Μη Κατευθυνόμενος Γράφος</w:t>
      </w:r>
    </w:p>
    <w:p w14:paraId="5212784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3.4.2 Νευρωνικό Δίκτυο για την Εκτίμηση της Λύσης του </w:t>
      </w:r>
      <w:r w:rsidRPr="00A201BA">
        <w:rPr>
          <w:rFonts w:ascii="Arial" w:hAnsi="Arial" w:cs="Arial"/>
          <w:sz w:val="20"/>
          <w:szCs w:val="20"/>
        </w:rPr>
        <w:t>TSP</w:t>
      </w:r>
    </w:p>
    <w:p w14:paraId="3A9554F1" w14:textId="77777777" w:rsidR="00A201BA" w:rsidRPr="00A201BA" w:rsidRDefault="00A201BA" w:rsidP="00A201BA">
      <w:pPr>
        <w:jc w:val="both"/>
        <w:rPr>
          <w:rFonts w:ascii="Arial" w:hAnsi="Arial" w:cs="Arial"/>
          <w:sz w:val="20"/>
          <w:szCs w:val="20"/>
          <w:lang w:val="el-GR"/>
        </w:rPr>
      </w:pPr>
    </w:p>
    <w:bookmarkEnd w:id="15"/>
    <w:bookmarkEnd w:id="19"/>
    <w:p w14:paraId="3C7D10CF" w14:textId="77777777" w:rsidR="000B42F1" w:rsidRPr="000B42F1" w:rsidRDefault="000B42F1" w:rsidP="00EE1D36">
      <w:pPr>
        <w:pStyle w:val="Heading3"/>
        <w:spacing w:before="360" w:after="120"/>
        <w:jc w:val="both"/>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14:paraId="24FAA3F3" w14:textId="3C6DD5B9" w:rsidR="000B42F1" w:rsidRPr="000B42F1" w:rsidRDefault="000B42F1" w:rsidP="00EE1D36">
      <w:pPr>
        <w:jc w:val="both"/>
        <w:rPr>
          <w:rFonts w:ascii="Arial" w:hAnsi="Arial" w:cs="Arial"/>
          <w:sz w:val="20"/>
          <w:szCs w:val="20"/>
          <w:lang w:val="el-GR"/>
        </w:rPr>
      </w:pPr>
      <w:r w:rsidRPr="000B42F1">
        <w:rPr>
          <w:rFonts w:ascii="Arial" w:hAnsi="Arial" w:cs="Arial"/>
          <w:sz w:val="20"/>
          <w:szCs w:val="20"/>
          <w:lang w:val="el-GR"/>
        </w:rPr>
        <w:t>4.1 Δημιουργία Βέλτιστων Λύσεων με Ακέραιο Γραμμικό Προγραμματισμό</w:t>
      </w:r>
    </w:p>
    <w:p w14:paraId="3E707772" w14:textId="77777777" w:rsidR="000B42F1" w:rsidRDefault="000B42F1" w:rsidP="00EE1D36">
      <w:pPr>
        <w:jc w:val="both"/>
        <w:rPr>
          <w:rFonts w:ascii="Arial" w:hAnsi="Arial" w:cs="Arial"/>
          <w:sz w:val="20"/>
          <w:szCs w:val="20"/>
          <w:lang w:val="el-GR"/>
        </w:rPr>
      </w:pPr>
      <w:r w:rsidRPr="000B42F1">
        <w:rPr>
          <w:rFonts w:ascii="Arial" w:hAnsi="Arial" w:cs="Arial"/>
          <w:sz w:val="20"/>
          <w:szCs w:val="20"/>
          <w:lang w:val="el-GR"/>
        </w:rPr>
        <w:t>4.2 Παραγωγή συνόλων δεδομένων</w:t>
      </w:r>
    </w:p>
    <w:p w14:paraId="7BA325E7"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14:paraId="3CF218C9"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14:paraId="2EADB940" w14:textId="77777777" w:rsidR="000B42F1" w:rsidRDefault="000B42F1" w:rsidP="00EE1D36">
      <w:pPr>
        <w:jc w:val="both"/>
        <w:rPr>
          <w:rFonts w:ascii="Arial" w:hAnsi="Arial" w:cs="Arial"/>
          <w:sz w:val="20"/>
          <w:szCs w:val="20"/>
          <w:lang w:val="el-GR"/>
        </w:rPr>
      </w:pPr>
      <w:r>
        <w:rPr>
          <w:rFonts w:ascii="Arial" w:hAnsi="Arial" w:cs="Arial"/>
          <w:sz w:val="20"/>
          <w:szCs w:val="20"/>
          <w:lang w:val="el-GR"/>
        </w:rPr>
        <w:t>4.5 Συμπεράσματα</w:t>
      </w:r>
    </w:p>
    <w:p w14:paraId="59A8AB1C" w14:textId="77777777"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14:paraId="36B9295D" w14:textId="6DF3098D" w:rsidR="00EF6DBD" w:rsidRP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παρούσα διατριβή εξετάζει τη χρήση </w:t>
      </w:r>
      <w:ins w:id="21" w:author="Giannis mougios" w:date="2025-08-30T12:09:00Z">
        <w:r w:rsidR="00C903DD">
          <w:rPr>
            <w:rFonts w:ascii="Arial" w:hAnsi="Arial" w:cs="Arial"/>
            <w:color w:val="000000"/>
            <w:sz w:val="20"/>
            <w:szCs w:val="20"/>
            <w:lang w:val="el-GR"/>
          </w:rPr>
          <w:t>Νευρωνικών Δ</w:t>
        </w:r>
      </w:ins>
      <w:ins w:id="22" w:author="Giannis mougios" w:date="2025-08-30T12:10:00Z">
        <w:r w:rsidR="00C903DD">
          <w:rPr>
            <w:rFonts w:ascii="Arial" w:hAnsi="Arial" w:cs="Arial"/>
            <w:color w:val="000000"/>
            <w:sz w:val="20"/>
            <w:szCs w:val="20"/>
            <w:lang w:val="el-GR"/>
          </w:rPr>
          <w:t>ικτύων Γραφώ</w:t>
        </w:r>
      </w:ins>
      <w:del w:id="23" w:author="Giannis mougios" w:date="2025-08-30T12:09:00Z">
        <w:r w:rsidRPr="00EF6DBD" w:rsidDel="00C903DD">
          <w:rPr>
            <w:rFonts w:ascii="Arial" w:hAnsi="Arial" w:cs="Arial"/>
            <w:color w:val="000000"/>
            <w:sz w:val="20"/>
            <w:szCs w:val="20"/>
            <w:lang w:val="el-GR"/>
          </w:rPr>
          <w:delText xml:space="preserve">Γραφικών Νευρωνικών Δικτύων </w:delText>
        </w:r>
      </w:del>
      <w:r w:rsidRPr="00EF6DBD">
        <w:rPr>
          <w:rFonts w:ascii="Arial" w:hAnsi="Arial" w:cs="Arial"/>
          <w:color w:val="000000"/>
          <w:sz w:val="20"/>
          <w:szCs w:val="20"/>
          <w:lang w:val="el-GR"/>
        </w:rPr>
        <w:t>(</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ins w:id="24" w:author="Giannis mougios" w:date="2025-08-30T12:14:00Z">
        <w:r w:rsidR="00C903DD">
          <w:rPr>
            <w:rFonts w:ascii="Arial" w:hAnsi="Arial" w:cs="Arial"/>
            <w:color w:val="000000"/>
            <w:sz w:val="20"/>
            <w:szCs w:val="20"/>
            <w:lang w:val="el-GR"/>
          </w:rPr>
          <w:t xml:space="preserve"> -</w:t>
        </w:r>
      </w:ins>
      <w:del w:id="25" w:author="Giannis mougios" w:date="2025-08-30T12:14:00Z">
        <w:r w:rsidRPr="00EF6DBD" w:rsidDel="00C903DD">
          <w:rPr>
            <w:rFonts w:ascii="Arial" w:hAnsi="Arial" w:cs="Arial"/>
            <w:color w:val="000000"/>
            <w:sz w:val="20"/>
            <w:szCs w:val="20"/>
            <w:lang w:val="el-GR"/>
          </w:rPr>
          <w:delText>,</w:delText>
        </w:r>
      </w:del>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14:paraId="7874A69B" w14:textId="77777777" w:rsid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14:paraId="2E286FA3" w14:textId="77777777" w:rsidR="00EF6DBD" w:rsidRPr="00EF6DBD" w:rsidRDefault="00EF6DBD" w:rsidP="00A201BA">
      <w:pPr>
        <w:pStyle w:val="Heading2"/>
        <w:spacing w:before="360" w:beforeAutospacing="0" w:after="120" w:afterAutospacing="0"/>
        <w:jc w:val="both"/>
        <w:rPr>
          <w:rFonts w:ascii="Arial Black" w:hAnsi="Arial Black"/>
          <w:color w:val="000000"/>
          <w:sz w:val="24"/>
          <w:szCs w:val="24"/>
        </w:rPr>
      </w:pPr>
      <w:r w:rsidRPr="00EF6DBD">
        <w:rPr>
          <w:rStyle w:val="Strong"/>
          <w:rFonts w:ascii="Arial Black" w:hAnsi="Arial Black"/>
          <w:color w:val="000000"/>
          <w:sz w:val="24"/>
          <w:szCs w:val="24"/>
        </w:rPr>
        <w:t>Abstract</w:t>
      </w:r>
    </w:p>
    <w:p w14:paraId="604F8645" w14:textId="77777777" w:rsidR="00EF6DBD" w:rsidRPr="00EF6DBD" w:rsidRDefault="00EF6DBD" w:rsidP="00A201BA">
      <w:pPr>
        <w:pStyle w:val="NormalWeb"/>
        <w:spacing w:after="120" w:afterAutospacing="0"/>
        <w:jc w:val="both"/>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14:paraId="65DEFEE6" w14:textId="77777777" w:rsidR="00EF6DBD" w:rsidRPr="00EF6DBD" w:rsidRDefault="00EF6DBD" w:rsidP="00A201BA">
      <w:pPr>
        <w:pStyle w:val="NormalWeb"/>
        <w:spacing w:before="0" w:beforeAutospacing="0" w:after="60" w:afterAutospacing="0"/>
        <w:jc w:val="both"/>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14:paraId="36E5A4BB"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p>
    <w:p w14:paraId="22ED7858" w14:textId="77777777" w:rsidR="00EF6DBD" w:rsidRDefault="00EF6DBD" w:rsidP="000B42F1">
      <w:pPr>
        <w:spacing w:line="360" w:lineRule="auto"/>
        <w:rPr>
          <w:rFonts w:ascii="Arial" w:hAnsi="Arial" w:cs="Arial"/>
          <w:sz w:val="20"/>
          <w:szCs w:val="20"/>
        </w:rPr>
      </w:pPr>
    </w:p>
    <w:p w14:paraId="0B2E9CB7" w14:textId="77777777" w:rsidR="00EF6DBD" w:rsidRDefault="00EF6DBD" w:rsidP="000B42F1">
      <w:pPr>
        <w:spacing w:line="360" w:lineRule="auto"/>
        <w:rPr>
          <w:rFonts w:ascii="Arial" w:hAnsi="Arial" w:cs="Arial"/>
          <w:sz w:val="20"/>
          <w:szCs w:val="20"/>
        </w:rPr>
      </w:pPr>
    </w:p>
    <w:p w14:paraId="163EDCAB" w14:textId="77777777" w:rsidR="00EF6DBD" w:rsidRDefault="00EF6DBD" w:rsidP="000B42F1">
      <w:pPr>
        <w:spacing w:line="360" w:lineRule="auto"/>
        <w:rPr>
          <w:rFonts w:ascii="Arial" w:hAnsi="Arial" w:cs="Arial"/>
          <w:sz w:val="20"/>
          <w:szCs w:val="20"/>
        </w:rPr>
      </w:pPr>
    </w:p>
    <w:p w14:paraId="04A44AD7" w14:textId="77777777" w:rsidR="00EF6DBD" w:rsidRDefault="00EF6DBD" w:rsidP="000B42F1">
      <w:pPr>
        <w:spacing w:line="360" w:lineRule="auto"/>
        <w:rPr>
          <w:rFonts w:ascii="Arial" w:hAnsi="Arial" w:cs="Arial"/>
          <w:sz w:val="20"/>
          <w:szCs w:val="20"/>
        </w:rPr>
      </w:pPr>
    </w:p>
    <w:p w14:paraId="2DD7CEDB" w14:textId="77777777" w:rsidR="00EF6DBD" w:rsidRDefault="00EF6DBD" w:rsidP="000B42F1">
      <w:pPr>
        <w:spacing w:line="360" w:lineRule="auto"/>
        <w:rPr>
          <w:rFonts w:ascii="Arial" w:hAnsi="Arial" w:cs="Arial"/>
          <w:sz w:val="20"/>
          <w:szCs w:val="20"/>
        </w:rPr>
      </w:pPr>
    </w:p>
    <w:p w14:paraId="4B277C9A" w14:textId="77777777" w:rsidR="00EF6DBD" w:rsidRDefault="00EF6DBD" w:rsidP="000B42F1">
      <w:pPr>
        <w:spacing w:line="360" w:lineRule="auto"/>
        <w:rPr>
          <w:rFonts w:ascii="Arial" w:hAnsi="Arial" w:cs="Arial"/>
          <w:sz w:val="20"/>
          <w:szCs w:val="20"/>
        </w:rPr>
      </w:pPr>
    </w:p>
    <w:p w14:paraId="44E40001" w14:textId="77777777" w:rsidR="00EF6DBD" w:rsidRDefault="00EF6DBD" w:rsidP="000B42F1">
      <w:pPr>
        <w:spacing w:line="360" w:lineRule="auto"/>
        <w:rPr>
          <w:rFonts w:ascii="Arial" w:hAnsi="Arial" w:cs="Arial"/>
          <w:sz w:val="20"/>
          <w:szCs w:val="20"/>
        </w:rPr>
      </w:pPr>
    </w:p>
    <w:p w14:paraId="79E0FAF4" w14:textId="77777777" w:rsidR="00EF6DBD" w:rsidRDefault="00EF6DBD" w:rsidP="000B42F1">
      <w:pPr>
        <w:spacing w:line="360" w:lineRule="auto"/>
        <w:rPr>
          <w:rFonts w:ascii="Arial" w:hAnsi="Arial" w:cs="Arial"/>
          <w:sz w:val="20"/>
          <w:szCs w:val="20"/>
        </w:rPr>
      </w:pPr>
    </w:p>
    <w:p w14:paraId="4708659D" w14:textId="77777777" w:rsidR="00EF6DBD" w:rsidRDefault="00EF6DBD" w:rsidP="000B42F1">
      <w:pPr>
        <w:spacing w:line="360" w:lineRule="auto"/>
        <w:rPr>
          <w:rFonts w:ascii="Arial" w:hAnsi="Arial" w:cs="Arial"/>
          <w:sz w:val="20"/>
          <w:szCs w:val="20"/>
        </w:rPr>
      </w:pPr>
    </w:p>
    <w:p w14:paraId="282F255B" w14:textId="77777777" w:rsidR="00EF6DBD" w:rsidRDefault="00EF6DBD" w:rsidP="000B42F1">
      <w:pPr>
        <w:spacing w:line="360" w:lineRule="auto"/>
        <w:rPr>
          <w:rFonts w:ascii="Arial" w:hAnsi="Arial" w:cs="Arial"/>
          <w:sz w:val="20"/>
          <w:szCs w:val="20"/>
        </w:rPr>
      </w:pPr>
    </w:p>
    <w:p w14:paraId="33B8EE6C" w14:textId="77777777" w:rsidR="00EF6DBD" w:rsidRDefault="00EF6DBD" w:rsidP="000B42F1">
      <w:pPr>
        <w:spacing w:line="360" w:lineRule="auto"/>
        <w:rPr>
          <w:rFonts w:ascii="Arial" w:hAnsi="Arial" w:cs="Arial"/>
          <w:sz w:val="20"/>
          <w:szCs w:val="20"/>
        </w:rPr>
      </w:pPr>
    </w:p>
    <w:p w14:paraId="589F8152" w14:textId="77777777" w:rsidR="00EF6DBD" w:rsidRDefault="00EF6DBD" w:rsidP="000B42F1">
      <w:pPr>
        <w:spacing w:line="360" w:lineRule="auto"/>
        <w:rPr>
          <w:rFonts w:ascii="Arial" w:hAnsi="Arial" w:cs="Arial"/>
          <w:sz w:val="20"/>
          <w:szCs w:val="20"/>
        </w:rPr>
      </w:pPr>
    </w:p>
    <w:p w14:paraId="7A3109B1" w14:textId="77777777" w:rsidR="00EF6DBD" w:rsidRDefault="00EF6DBD" w:rsidP="000B42F1">
      <w:pPr>
        <w:spacing w:line="360" w:lineRule="auto"/>
        <w:rPr>
          <w:rFonts w:ascii="Arial" w:hAnsi="Arial" w:cs="Arial"/>
          <w:sz w:val="20"/>
          <w:szCs w:val="20"/>
        </w:rPr>
      </w:pPr>
    </w:p>
    <w:p w14:paraId="464DC283" w14:textId="77777777" w:rsidR="00EF6DBD" w:rsidRDefault="00EF6DBD" w:rsidP="000B42F1">
      <w:pPr>
        <w:spacing w:line="360" w:lineRule="auto"/>
        <w:rPr>
          <w:rFonts w:ascii="Arial" w:hAnsi="Arial" w:cs="Arial"/>
          <w:sz w:val="20"/>
          <w:szCs w:val="20"/>
        </w:rPr>
      </w:pPr>
    </w:p>
    <w:p w14:paraId="302BF521" w14:textId="77777777" w:rsidR="00EF6DBD" w:rsidRDefault="00EF6DBD" w:rsidP="000B42F1">
      <w:pPr>
        <w:spacing w:line="360" w:lineRule="auto"/>
        <w:rPr>
          <w:rFonts w:ascii="Arial" w:hAnsi="Arial" w:cs="Arial"/>
          <w:sz w:val="20"/>
          <w:szCs w:val="20"/>
        </w:rPr>
      </w:pPr>
    </w:p>
    <w:p w14:paraId="2167CF27" w14:textId="77777777" w:rsidR="00EF6DBD" w:rsidRPr="00EF6DBD" w:rsidRDefault="00EF6DBD" w:rsidP="000B42F1">
      <w:pPr>
        <w:spacing w:line="360" w:lineRule="auto"/>
        <w:rPr>
          <w:rFonts w:ascii="Arial" w:hAnsi="Arial" w:cs="Arial"/>
          <w:sz w:val="20"/>
          <w:szCs w:val="20"/>
        </w:rPr>
      </w:pPr>
    </w:p>
    <w:p w14:paraId="2682CEAE" w14:textId="77777777"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14:paraId="033FB5F1"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14:paraId="3E339207" w14:textId="77777777" w:rsidR="00F23581" w:rsidRPr="00F23581" w:rsidRDefault="00F23581" w:rsidP="00A201BA">
      <w:pPr>
        <w:spacing w:after="60"/>
        <w:jc w:val="both"/>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14:paraId="5B75E837"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14:paraId="555A765F"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14:paraId="0A7C060A" w14:textId="77777777" w:rsidR="00F23581" w:rsidRPr="00C903DD" w:rsidRDefault="00F23581" w:rsidP="00A201BA">
      <w:pPr>
        <w:spacing w:after="60"/>
        <w:jc w:val="both"/>
        <w:rPr>
          <w:rFonts w:ascii="Arial" w:hAnsi="Arial" w:cs="Arial"/>
          <w:sz w:val="20"/>
          <w:szCs w:val="20"/>
          <w:lang w:val="el-GR"/>
          <w:rPrChange w:id="26" w:author="Giannis mougios" w:date="2025-08-30T12:11:00Z">
            <w:rPr>
              <w:rFonts w:ascii="Arial" w:hAnsi="Arial" w:cs="Arial"/>
              <w:sz w:val="20"/>
              <w:szCs w:val="20"/>
            </w:rPr>
          </w:rPrChange>
        </w:rPr>
      </w:pPr>
      <w:r w:rsidRPr="00F23581">
        <w:rPr>
          <w:rFonts w:ascii="Arial" w:hAnsi="Arial" w:cs="Arial"/>
          <w:sz w:val="20"/>
          <w:szCs w:val="20"/>
          <w:lang w:val="el-GR"/>
        </w:rPr>
        <w:lastRenderedPageBreak/>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C903DD">
        <w:rPr>
          <w:rFonts w:ascii="Arial" w:hAnsi="Arial" w:cs="Arial"/>
          <w:sz w:val="20"/>
          <w:szCs w:val="20"/>
          <w:lang w:val="el-GR"/>
          <w:rPrChange w:id="27" w:author="Giannis mougios" w:date="2025-08-30T12:11:00Z">
            <w:rPr>
              <w:rFonts w:ascii="Arial" w:hAnsi="Arial" w:cs="Arial"/>
              <w:sz w:val="20"/>
              <w:szCs w:val="20"/>
            </w:rPr>
          </w:rPrChange>
        </w:rPr>
        <w:t>Η πρ</w:t>
      </w:r>
      <w:r w:rsidRPr="00F23581">
        <w:rPr>
          <w:rFonts w:ascii="Arial" w:hAnsi="Arial" w:cs="Arial"/>
          <w:sz w:val="20"/>
          <w:szCs w:val="20"/>
          <w:lang w:val="el-GR"/>
        </w:rPr>
        <w:t>οσέγγιση</w:t>
      </w:r>
      <w:r w:rsidRPr="00C903DD">
        <w:rPr>
          <w:rFonts w:ascii="Arial" w:hAnsi="Arial" w:cs="Arial"/>
          <w:sz w:val="20"/>
          <w:szCs w:val="20"/>
          <w:lang w:val="el-GR"/>
          <w:rPrChange w:id="28" w:author="Giannis mougios" w:date="2025-08-30T12:11:00Z">
            <w:rPr>
              <w:rFonts w:ascii="Arial" w:hAnsi="Arial" w:cs="Arial"/>
              <w:sz w:val="20"/>
              <w:szCs w:val="20"/>
            </w:rPr>
          </w:rPrChange>
        </w:rPr>
        <w:t xml:space="preserve"> μας βασ</w:t>
      </w:r>
      <w:r w:rsidRPr="00F23581">
        <w:rPr>
          <w:rFonts w:ascii="Arial" w:hAnsi="Arial" w:cs="Arial"/>
          <w:sz w:val="20"/>
          <w:szCs w:val="20"/>
          <w:lang w:val="el-GR"/>
        </w:rPr>
        <w:t>ίζεται</w:t>
      </w:r>
      <w:r w:rsidRPr="00C903DD">
        <w:rPr>
          <w:rFonts w:ascii="Arial" w:hAnsi="Arial" w:cs="Arial"/>
          <w:sz w:val="20"/>
          <w:szCs w:val="20"/>
          <w:lang w:val="el-GR"/>
          <w:rPrChange w:id="29" w:author="Giannis mougios" w:date="2025-08-30T12:11:00Z">
            <w:rPr>
              <w:rFonts w:ascii="Arial" w:hAnsi="Arial" w:cs="Arial"/>
              <w:sz w:val="20"/>
              <w:szCs w:val="20"/>
            </w:rPr>
          </w:rPrChange>
        </w:rPr>
        <w:t xml:space="preserve"> σε τρε</w:t>
      </w:r>
      <w:r w:rsidRPr="00F23581">
        <w:rPr>
          <w:rFonts w:ascii="Arial" w:hAnsi="Arial" w:cs="Arial"/>
          <w:sz w:val="20"/>
          <w:szCs w:val="20"/>
          <w:lang w:val="el-GR"/>
        </w:rPr>
        <w:t>ί</w:t>
      </w:r>
      <w:r w:rsidRPr="00C903DD">
        <w:rPr>
          <w:rFonts w:ascii="Arial" w:hAnsi="Arial" w:cs="Arial"/>
          <w:sz w:val="20"/>
          <w:szCs w:val="20"/>
          <w:lang w:val="el-GR"/>
          <w:rPrChange w:id="30" w:author="Giannis mougios" w:date="2025-08-30T12:11:00Z">
            <w:rPr>
              <w:rFonts w:ascii="Arial" w:hAnsi="Arial" w:cs="Arial"/>
              <w:sz w:val="20"/>
              <w:szCs w:val="20"/>
            </w:rPr>
          </w:rPrChange>
        </w:rPr>
        <w:t>ς βασικές παρατηρήσεις:</w:t>
      </w:r>
    </w:p>
    <w:p w14:paraId="530053D8"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14:paraId="4E9D77BC"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14:paraId="0A074137"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14:paraId="535D8D42"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14:paraId="4700F23F"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14:paraId="0A5A297D"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14:paraId="3FF668A4"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1.2 Συνεισφορές</w:t>
      </w:r>
    </w:p>
    <w:p w14:paraId="6B193950"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Η εργασία αυτή προσφέρει τρεις βασικές συνεισφορές:</w:t>
      </w:r>
    </w:p>
    <w:p w14:paraId="41B894D1"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14:paraId="6131FF59"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14:paraId="561DE8F9" w14:textId="77777777" w:rsid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14:paraId="547F8B05" w14:textId="77777777" w:rsidR="00692ACB" w:rsidRPr="00692ACB" w:rsidRDefault="00692ACB" w:rsidP="00A201BA">
      <w:pPr>
        <w:spacing w:before="360" w:after="120"/>
        <w:jc w:val="both"/>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14:paraId="3C05349B"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14:paraId="2EBFE677"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14:paraId="12F93A00"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14:paraId="7E32D283"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14:paraId="7EC2D47C" w14:textId="77777777"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14:paraId="135EA4A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14:paraId="30DEEA5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14:paraId="72D0DF5F"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14:paraId="5216428F" w14:textId="77777777" w:rsidR="00692ACB" w:rsidRPr="00692ACB" w:rsidRDefault="00000000" w:rsidP="00A201BA">
      <w:pPr>
        <w:spacing w:before="360" w:after="60"/>
        <w:jc w:val="both"/>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14:paraId="3B045C50"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14:paraId="31564646"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14:paraId="55D2C3C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14:paraId="11AD3C54" w14:textId="77777777" w:rsidR="00692ACB" w:rsidRPr="00692ACB" w:rsidRDefault="00692ACB" w:rsidP="00A201BA">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14:paraId="3DF01B3D"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14:paraId="3F51B9E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14:paraId="3D554BA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14:paraId="0C4407C2"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28EA58E5"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14:paraId="4161249B"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14:paraId="46C618DD" w14:textId="77777777" w:rsidR="00692ACB" w:rsidRPr="00692ACB" w:rsidRDefault="00000000" w:rsidP="00A201BA">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14:paraId="38B4A5DC"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054BBF05" w14:textId="77777777" w:rsidR="00692ACB" w:rsidRPr="00692ACB" w:rsidRDefault="00000000" w:rsidP="00A201BA">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14:paraId="45EBCAFA" w14:textId="77777777" w:rsidR="00692ACB" w:rsidRPr="00692ACB" w:rsidRDefault="00000000" w:rsidP="00A201BA">
      <w:pPr>
        <w:spacing w:after="60"/>
        <w:jc w:val="both"/>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14:paraId="01D6C073" w14:textId="77777777" w:rsidR="00692ACB" w:rsidRPr="00692ACB" w:rsidRDefault="00000000" w:rsidP="00A201BA">
      <w:p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14:paraId="26A1B746" w14:textId="77777777" w:rsidR="00692ACB" w:rsidRPr="00692ACB" w:rsidRDefault="00000000" w:rsidP="00A201BA">
      <w:pPr>
        <w:spacing w:after="60"/>
        <w:jc w:val="both"/>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14:paraId="2500B47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14:paraId="27177D3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Αναλυτικότερα:</w:t>
      </w:r>
    </w:p>
    <w:p w14:paraId="4B2B6DDD" w14:textId="77777777" w:rsidR="00692ACB" w:rsidRPr="00692ACB" w:rsidRDefault="00692ACB" w:rsidP="00A201BA">
      <w:pPr>
        <w:numPr>
          <w:ilvl w:val="0"/>
          <w:numId w:val="51"/>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14:paraId="5C228AAE"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14:paraId="342F156B"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14:paraId="0D558C68"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14:paraId="25F81FCA"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lastRenderedPageBreak/>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14:paraId="3AE85017"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14:paraId="7D5555A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14:paraId="4DC4A716" w14:textId="77777777" w:rsidR="00692ACB" w:rsidRPr="00692ACB" w:rsidRDefault="00692ACB" w:rsidP="00BB1643">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0C4ADDB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14:paraId="2F28B6CF" w14:textId="77777777" w:rsidR="00692ACB"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14:paraId="47F9EA4E"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599E9AA3" w14:textId="77777777" w:rsidR="00692ACB" w:rsidRPr="00692ACB" w:rsidRDefault="00000000" w:rsidP="00BB1643">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14:paraId="349F3310" w14:textId="77777777" w:rsidR="00692ACB" w:rsidRPr="00692ACB" w:rsidRDefault="00000000" w:rsidP="00BB1643">
      <w:pPr>
        <w:spacing w:after="60"/>
        <w:jc w:val="both"/>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14:paraId="5A76AA1A" w14:textId="77777777" w:rsidR="00692ACB" w:rsidRPr="00692ACB" w:rsidRDefault="00000000" w:rsidP="00BB1643">
      <w:pPr>
        <w:spacing w:after="60"/>
        <w:jc w:val="both"/>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14:paraId="1568979E" w14:textId="77777777" w:rsidR="00692ACB" w:rsidRPr="00692ACB" w:rsidRDefault="00692ACB" w:rsidP="00BB1643">
      <w:pPr>
        <w:spacing w:after="60"/>
        <w:jc w:val="both"/>
        <w:rPr>
          <w:rFonts w:ascii="Arial" w:hAnsi="Arial" w:cs="Arial"/>
          <w:sz w:val="20"/>
          <w:szCs w:val="20"/>
          <w:lang w:val="el-GR"/>
        </w:rPr>
      </w:pPr>
    </w:p>
    <w:p w14:paraId="688D38A6"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14:paraId="0CC3379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14:paraId="3839267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14:paraId="0384EE43"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14:paraId="1DB523B5"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xml:space="preserve">) αποτελεί μια υποκατηγορία του γραμμικού προγραμματισμού, στην οποία επιλύεται ένα πρόβλημα </w:t>
      </w:r>
      <w:r w:rsidRPr="00692ACB">
        <w:rPr>
          <w:rFonts w:ascii="Arial" w:hAnsi="Arial" w:cs="Arial"/>
          <w:sz w:val="20"/>
          <w:szCs w:val="20"/>
          <w:lang w:val="el-GR"/>
        </w:rPr>
        <w:lastRenderedPageBreak/>
        <w:t>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14:paraId="4927A667"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ενώ αν κάποιες μεταβλητές επιτρέπεται να 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14:paraId="11279A7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14:paraId="375E2B17" w14:textId="77777777" w:rsidR="00463850"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31" w:name="_Hlk200118927"/>
    <w:p w14:paraId="32A7D2FE"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31"/>
    </w:p>
    <w:p w14:paraId="6B5638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14:paraId="65C6867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14:paraId="0C20B23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14:paraId="5D62741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14:paraId="250BD34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14:paraId="51B5CEA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14:paraId="46C5671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14:paraId="1E1073F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14:paraId="783E5ED7"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14:paraId="0BC94536"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14:paraId="4370D9B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14:paraId="5B5C5A87" w14:textId="77777777" w:rsidR="00463850"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14:paraId="0109D738" w14:textId="77777777"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14:paraId="71924194" w14:textId="77777777" w:rsidR="00692ACB" w:rsidRPr="00692ACB" w:rsidRDefault="00692ACB" w:rsidP="00BB1643">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w:lastRenderedPageBreak/>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14:paraId="12EABA7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14:paraId="520105D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14:paraId="0C498D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14:paraId="7CCA22E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14:paraId="71A9456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Τότε ισχύει:</w:t>
      </w:r>
    </w:p>
    <w:p w14:paraId="05D8E388"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14:paraId="6C9D7ACC" w14:textId="77777777" w:rsidR="00F10633"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14:paraId="707CCC42"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EB4EC65"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DDDD89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14:paraId="42CB53CD"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14:paraId="0D5AC0CF"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μία καλή προσέγγιση της γεωμετρίας του συνόλου των ακέραιων λύσεων.</w:t>
      </w:r>
    </w:p>
    <w:p w14:paraId="6DA376C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14:paraId="331179C1"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14:paraId="4078AE84"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14:paraId="70CBC9C7"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14:paraId="5508D09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14:paraId="4E3780C8"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14:paraId="42545485"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14:paraId="383B4051"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πλήθος των λύσεων είναι:</w:t>
      </w:r>
    </w:p>
    <w:p w14:paraId="541F40A3" w14:textId="77777777" w:rsidR="00692ACB" w:rsidRPr="00692ACB" w:rsidRDefault="00000000" w:rsidP="00B40E9F">
      <w:pPr>
        <w:spacing w:after="60"/>
        <w:jc w:val="both"/>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14:paraId="4DFF858E"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14:paraId="5EB37858"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14:paraId="261CA70E"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14:paraId="34418AD2" w14:textId="77777777" w:rsidR="00692ACB" w:rsidRPr="00692ACB" w:rsidRDefault="00692ACB" w:rsidP="00B40E9F">
      <w:pPr>
        <w:spacing w:before="360" w:after="60"/>
        <w:jc w:val="both"/>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14:paraId="51775FBF"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14:paraId="6BA10AD6"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δημιουργούνται τέτοια υποπροβλήματα, με στόχο τη σταδιακή επιβολή της ακεραιότητας σε όλες τις μεταβλητές 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14:paraId="1C29958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14:paraId="025A112C" w14:textId="77777777" w:rsidR="00692ACB" w:rsidRPr="00692ACB" w:rsidRDefault="00692ACB" w:rsidP="00B40E9F">
      <w:pPr>
        <w:numPr>
          <w:ilvl w:val="0"/>
          <w:numId w:val="12"/>
        </w:numPr>
        <w:spacing w:after="60"/>
        <w:jc w:val="both"/>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14:paraId="54517024"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14:paraId="534806E5"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14:paraId="0D3D6CAA" w14:textId="77777777"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14:paraId="087E77B3" w14:textId="0D84E465"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14:paraId="76C2BB81"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14:paraId="27A04DE2"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14:paraId="4BD8A10E"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lastRenderedPageBreak/>
        <w:t>Η βέλτιστη λύση του υποπροβλήματος είναι χειρότερη από το άνω φράγμα, άρα μπορεί να απορριφθεί.</w:t>
      </w:r>
    </w:p>
    <w:p w14:paraId="50A77AA4"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14:paraId="4418B64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14:paraId="03158D53" w14:textId="77777777" w:rsidR="00692ACB" w:rsidRPr="00692ACB" w:rsidRDefault="00692ACB" w:rsidP="00B40E9F">
      <w:pPr>
        <w:spacing w:after="60"/>
        <w:jc w:val="both"/>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14:paraId="6CDB6039"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14:paraId="370757F5"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2FC6161D"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14:paraId="5D4B34A5"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14:paraId="292F7D2D"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14:paraId="1DE1FC05"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14:paraId="018E0909"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14:paraId="40FD611B"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14:paraId="5383238C" w14:textId="77777777" w:rsid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βέλτιστη λύση είναι:</w:t>
      </w:r>
    </w:p>
    <w:p w14:paraId="68F795E3" w14:textId="77777777" w:rsidR="00692ACB" w:rsidRPr="00692ACB" w:rsidRDefault="00000000" w:rsidP="00B40E9F">
      <w:pPr>
        <w:spacing w:after="60"/>
        <w:jc w:val="both"/>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14:paraId="7D3E121C"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14:paraId="5149A48C" w14:textId="77777777" w:rsidR="00692ACB" w:rsidRPr="00692ACB" w:rsidRDefault="00692ACB" w:rsidP="00B40E9F">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14:paraId="113A69C0"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14:paraId="08F7AAE4" w14:textId="77777777" w:rsidR="00692ACB" w:rsidRPr="00692ACB"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14:paraId="2063B2E3" w14:textId="77777777" w:rsidR="0029344E" w:rsidRPr="002A7235"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14:paraId="2BD281F0"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14:paraId="45CF9500" w14:textId="77777777" w:rsidR="002A7235" w:rsidRPr="006F2797" w:rsidRDefault="002A7235" w:rsidP="00B40E9F">
      <w:pPr>
        <w:spacing w:after="60"/>
        <w:jc w:val="both"/>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14:paraId="4793FF69"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14:paraId="13BA33E4"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14:paraId="69657603" w14:textId="77777777" w:rsidR="002A7235" w:rsidRPr="002A7235" w:rsidRDefault="002A7235" w:rsidP="00B40E9F">
      <w:pPr>
        <w:spacing w:after="60"/>
        <w:jc w:val="both"/>
        <w:rPr>
          <w:rFonts w:ascii="Arial" w:hAnsi="Arial" w:cs="Arial"/>
          <w:sz w:val="20"/>
          <w:szCs w:val="20"/>
        </w:rPr>
      </w:pPr>
      <w:r w:rsidRPr="002A7235">
        <w:rPr>
          <w:rFonts w:ascii="Arial" w:hAnsi="Arial" w:cs="Arial"/>
          <w:sz w:val="20"/>
          <w:szCs w:val="20"/>
        </w:rPr>
        <w:t>Κίτρινο: τελική βέλτιστη λύση.</w:t>
      </w:r>
    </w:p>
    <w:p w14:paraId="746D362A" w14:textId="77777777" w:rsidR="002A7235" w:rsidRPr="002A7235" w:rsidRDefault="002A7235" w:rsidP="00B54202">
      <w:pPr>
        <w:spacing w:before="360" w:after="60"/>
        <w:ind w:left="720"/>
        <w:rPr>
          <w:rFonts w:ascii="Arial" w:hAnsi="Arial" w:cs="Arial"/>
          <w:sz w:val="20"/>
          <w:szCs w:val="20"/>
        </w:rPr>
      </w:pPr>
    </w:p>
    <w:p w14:paraId="1CC3EABD" w14:textId="77777777"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lastRenderedPageBreak/>
        <w:drawing>
          <wp:inline distT="0" distB="0" distL="0" distR="0" wp14:anchorId="409DD571" wp14:editId="31414458">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14:paraId="23110358" w14:textId="77777777" w:rsidR="0029344E" w:rsidRPr="00F23581" w:rsidRDefault="005C1E92" w:rsidP="00B40E9F">
      <w:pPr>
        <w:pStyle w:val="Caption"/>
        <w:spacing w:after="60"/>
        <w:jc w:val="both"/>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14:paraId="5EBA00A9" w14:textId="77777777" w:rsidR="00EC2BA0" w:rsidRPr="00EC2BA0" w:rsidRDefault="00EC2BA0" w:rsidP="00B40E9F">
      <w:pPr>
        <w:spacing w:before="360" w:after="60"/>
        <w:jc w:val="both"/>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14:paraId="20B84E5B" w14:textId="77777777" w:rsidR="0008568E" w:rsidRDefault="00EC2BA0" w:rsidP="00B40E9F">
      <w:pPr>
        <w:spacing w:after="60"/>
        <w:jc w:val="both"/>
        <w:rPr>
          <w:sz w:val="20"/>
          <w:szCs w:val="20"/>
          <w:lang w:val="el-GR"/>
        </w:rPr>
      </w:pPr>
      <w:r w:rsidRPr="00EC2BA0">
        <w:rPr>
          <w:sz w:val="20"/>
          <w:szCs w:val="20"/>
          <w:lang w:val="el-GR"/>
        </w:rPr>
        <w:t xml:space="preserve">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w:t>
      </w:r>
      <w:r w:rsidRPr="00EC2BA0">
        <w:rPr>
          <w:sz w:val="20"/>
          <w:szCs w:val="20"/>
          <w:lang w:val="el-GR"/>
        </w:rPr>
        <w:lastRenderedPageBreak/>
        <w:t>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14:paraId="59A2AF4E" w14:textId="77777777" w:rsidR="002C4AE9" w:rsidRPr="00EC2BA0" w:rsidRDefault="002C4AE9" w:rsidP="00B54202">
      <w:pPr>
        <w:spacing w:before="360" w:after="60"/>
        <w:rPr>
          <w:sz w:val="20"/>
          <w:szCs w:val="20"/>
          <w:lang w:val="el-GR"/>
        </w:rPr>
      </w:pPr>
    </w:p>
    <w:p w14:paraId="512C30A8" w14:textId="77777777" w:rsidR="00692ACB" w:rsidRPr="002C4AE9" w:rsidRDefault="002C4AE9" w:rsidP="00B40E9F">
      <w:pPr>
        <w:pStyle w:val="NormalWeb"/>
        <w:spacing w:after="60" w:afterAutospacing="0"/>
        <w:jc w:val="both"/>
        <w:rPr>
          <w:lang w:val="el-GR"/>
        </w:rPr>
      </w:pPr>
      <w:r w:rsidRPr="002C4AE9">
        <w:rPr>
          <w:noProof/>
          <w:lang w:val="el-GR"/>
        </w:rPr>
        <w:drawing>
          <wp:inline distT="0" distB="0" distL="0" distR="0" wp14:anchorId="0CF7EBD9" wp14:editId="1E1FADA4">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14:paraId="27537766" w14:textId="77777777" w:rsidR="0006510B" w:rsidRPr="0006510B" w:rsidRDefault="0006510B" w:rsidP="00B40E9F">
      <w:pPr>
        <w:spacing w:after="60"/>
        <w:jc w:val="both"/>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14:paraId="481839C7" w14:textId="77777777" w:rsidR="0006510B" w:rsidRPr="00F81126" w:rsidRDefault="0006510B" w:rsidP="00B40E9F">
      <w:pPr>
        <w:spacing w:after="60"/>
        <w:jc w:val="both"/>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14:paraId="646D6A32" w14:textId="77777777" w:rsidR="00DB73BC" w:rsidRPr="00DB73BC" w:rsidRDefault="00DB73BC" w:rsidP="00B40E9F">
      <w:pPr>
        <w:spacing w:before="360" w:after="60"/>
        <w:jc w:val="both"/>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14:paraId="548FF760"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lang w:val="el-GR"/>
        </w:rPr>
        <w:lastRenderedPageBreak/>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14:paraId="3211F75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14:paraId="764A99CC" w14:textId="07492202"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ισχυρός μηχανισμός</w:t>
      </w:r>
      <w:r w:rsidR="00B40E9F" w:rsidRPr="00B40E9F">
        <w:rPr>
          <w:rFonts w:ascii="Arial" w:hAnsi="Arial" w:cs="Arial"/>
          <w:sz w:val="20"/>
          <w:szCs w:val="20"/>
          <w:lang w:val="el-GR"/>
        </w:rPr>
        <w:t xml:space="preserve"> </w:t>
      </w:r>
      <w:ins w:id="32" w:author="Gregory Koronakos" w:date="2025-08-28T18:10:00Z">
        <w:r w:rsidR="00BF7CD0">
          <w:rPr>
            <w:rFonts w:ascii="Arial" w:hAnsi="Arial" w:cs="Arial"/>
            <w:sz w:val="20"/>
            <w:szCs w:val="20"/>
            <w:lang w:val="el-GR"/>
          </w:rPr>
          <w:t>επ</w:t>
        </w:r>
      </w:ins>
      <w:ins w:id="33" w:author="Gregory Koronakos" w:date="2025-08-28T18:11:00Z">
        <w:r w:rsidR="00BF7CD0">
          <w:rPr>
            <w:rFonts w:ascii="Arial" w:hAnsi="Arial" w:cs="Arial"/>
            <w:sz w:val="20"/>
            <w:szCs w:val="20"/>
            <w:lang w:val="el-GR"/>
          </w:rPr>
          <w:t>ί</w:t>
        </w:r>
      </w:ins>
      <w:ins w:id="34" w:author="Gregory Koronakos" w:date="2025-08-28T18:10:00Z">
        <w:r w:rsidR="00BF7CD0">
          <w:rPr>
            <w:rFonts w:ascii="Arial" w:hAnsi="Arial" w:cs="Arial"/>
            <w:sz w:val="20"/>
            <w:szCs w:val="20"/>
            <w:lang w:val="el-GR"/>
          </w:rPr>
          <w:t>λυσης</w:t>
        </w:r>
      </w:ins>
      <w:r w:rsidRPr="00DB73BC">
        <w:rPr>
          <w:rFonts w:ascii="Arial" w:hAnsi="Arial" w:cs="Arial"/>
          <w:sz w:val="20"/>
          <w:szCs w:val="20"/>
          <w:lang w:val="el-GR"/>
        </w:rPr>
        <w:t>,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14:paraId="26FB151B" w14:textId="05705ED9" w:rsidR="00DB73BC" w:rsidRPr="00DB73BC" w:rsidRDefault="007A1C41" w:rsidP="007A1C41">
      <w:pPr>
        <w:spacing w:after="60"/>
        <w:jc w:val="both"/>
        <w:rPr>
          <w:rFonts w:ascii="Arial" w:hAnsi="Arial" w:cs="Arial"/>
          <w:sz w:val="20"/>
          <w:szCs w:val="20"/>
          <w:lang w:val="el-GR"/>
        </w:rPr>
      </w:pPr>
      <w:ins w:id="35" w:author="Giannis mougios" w:date="2025-08-30T13:10:00Z">
        <w:r w:rsidRPr="00477B33">
          <w:rPr>
            <w:rFonts w:ascii="Arial" w:hAnsi="Arial" w:cs="Arial"/>
            <w:sz w:val="20"/>
            <w:szCs w:val="20"/>
            <w:lang w:val="el-GR"/>
            <w:rPrChange w:id="36" w:author="Giannis mougios" w:date="2025-08-30T13:25:00Z">
              <w:rPr>
                <w:rFonts w:ascii="Arial" w:hAnsi="Arial" w:cs="Arial"/>
                <w:sz w:val="20"/>
                <w:szCs w:val="20"/>
                <w:highlight w:val="yellow"/>
              </w:rPr>
            </w:rPrChange>
          </w:rPr>
          <w:t>Στο Πρόβλημα του Πλανόδιου Πωλητή (</w:t>
        </w:r>
        <w:r w:rsidRPr="00477B33">
          <w:rPr>
            <w:rFonts w:ascii="Arial" w:hAnsi="Arial" w:cs="Arial"/>
            <w:sz w:val="20"/>
            <w:szCs w:val="20"/>
            <w:rPrChange w:id="37" w:author="Giannis mougios" w:date="2025-08-30T13:25:00Z">
              <w:rPr>
                <w:rFonts w:ascii="Arial" w:hAnsi="Arial" w:cs="Arial"/>
                <w:sz w:val="20"/>
                <w:szCs w:val="20"/>
                <w:highlight w:val="yellow"/>
              </w:rPr>
            </w:rPrChange>
          </w:rPr>
          <w:t>TSP</w:t>
        </w:r>
        <w:r w:rsidRPr="00477B33">
          <w:rPr>
            <w:rFonts w:ascii="Arial" w:hAnsi="Arial" w:cs="Arial"/>
            <w:sz w:val="20"/>
            <w:szCs w:val="20"/>
            <w:lang w:val="el-GR"/>
            <w:rPrChange w:id="38" w:author="Giannis mougios" w:date="2025-08-30T13:25:00Z">
              <w:rPr>
                <w:rFonts w:ascii="Arial" w:hAnsi="Arial" w:cs="Arial"/>
                <w:sz w:val="20"/>
                <w:szCs w:val="20"/>
                <w:highlight w:val="yellow"/>
              </w:rPr>
            </w:rPrChange>
          </w:rPr>
          <w:t>) εμφανίζονται δύο βασικές τεχνικές δυσκολίες. Η πρώτη αφορά την επιβολή ακεραιότητας στις δυαδικές μεταβλητές</w:t>
        </w:r>
        <w:r w:rsidRPr="00477B33">
          <w:rPr>
            <w:rFonts w:ascii="Arial" w:hAnsi="Arial" w:cs="Arial"/>
            <w:sz w:val="20"/>
            <w:szCs w:val="20"/>
            <w:rPrChange w:id="39" w:author="Giannis mougios" w:date="2025-08-30T13:25:00Z">
              <w:rPr>
                <w:rFonts w:ascii="Arial" w:hAnsi="Arial" w:cs="Arial"/>
                <w:sz w:val="20"/>
                <w:szCs w:val="20"/>
                <w:highlight w:val="yellow"/>
              </w:rPr>
            </w:rPrChange>
          </w:rPr>
          <w:t> </w:t>
        </w:r>
      </w:ins>
      <w:ins w:id="40" w:author="Giannis mougios" w:date="2025-08-30T13:11:00Z">
        <w:r w:rsidRPr="00477B33">
          <w:rPr>
            <w:rFonts w:ascii="Arial" w:hAnsi="Arial" w:cs="Arial"/>
            <w:sz w:val="20"/>
            <w:szCs w:val="20"/>
            <w:rPrChange w:id="41" w:author="Giannis mougios" w:date="2025-08-30T13:25:00Z">
              <w:rPr>
                <w:rFonts w:ascii="Arial" w:hAnsi="Arial" w:cs="Arial"/>
                <w:sz w:val="20"/>
                <w:szCs w:val="20"/>
                <w:highlight w:val="yellow"/>
              </w:rPr>
            </w:rPrChange>
          </w:rPr>
          <w:t>x</w:t>
        </w:r>
        <w:r w:rsidRPr="00477B33">
          <w:rPr>
            <w:rFonts w:ascii="Arial" w:hAnsi="Arial" w:cs="Arial"/>
            <w:sz w:val="20"/>
            <w:szCs w:val="20"/>
            <w:vertAlign w:val="subscript"/>
            <w:rPrChange w:id="42" w:author="Giannis mougios" w:date="2025-08-30T13:25:00Z">
              <w:rPr>
                <w:rFonts w:ascii="Arial" w:hAnsi="Arial" w:cs="Arial"/>
                <w:sz w:val="20"/>
                <w:szCs w:val="20"/>
                <w:highlight w:val="yellow"/>
              </w:rPr>
            </w:rPrChange>
          </w:rPr>
          <w:t>i</w:t>
        </w:r>
      </w:ins>
      <w:ins w:id="43" w:author="Giannis mougios" w:date="2025-08-30T13:12:00Z">
        <w:r w:rsidRPr="00477B33">
          <w:rPr>
            <w:rFonts w:ascii="Arial" w:hAnsi="Arial" w:cs="Arial"/>
            <w:sz w:val="20"/>
            <w:szCs w:val="20"/>
            <w:vertAlign w:val="subscript"/>
            <w:rPrChange w:id="44" w:author="Giannis mougios" w:date="2025-08-30T13:25:00Z">
              <w:rPr>
                <w:rFonts w:ascii="Arial" w:hAnsi="Arial" w:cs="Arial"/>
                <w:sz w:val="20"/>
                <w:szCs w:val="20"/>
                <w:highlight w:val="yellow"/>
                <w:vertAlign w:val="subscript"/>
              </w:rPr>
            </w:rPrChange>
          </w:rPr>
          <w:t>j</w:t>
        </w:r>
      </w:ins>
      <w:ins w:id="45" w:author="Giannis mougios" w:date="2025-08-30T13:10:00Z">
        <w:r w:rsidRPr="00477B33">
          <w:rPr>
            <w:rFonts w:ascii="Arial" w:hAnsi="Arial" w:cs="Arial"/>
            <w:sz w:val="20"/>
            <w:szCs w:val="20"/>
            <w:lang w:val="el-GR"/>
            <w:rPrChange w:id="46" w:author="Giannis mougios" w:date="2025-08-30T13:25:00Z">
              <w:rPr>
                <w:rFonts w:ascii="Arial" w:hAnsi="Arial" w:cs="Arial"/>
                <w:sz w:val="20"/>
                <w:szCs w:val="20"/>
                <w:highlight w:val="yellow"/>
              </w:rPr>
            </w:rPrChange>
          </w:rPr>
          <w:t xml:space="preserve">, οι οποίες δηλώνονται στον </w:t>
        </w:r>
      </w:ins>
      <w:ins w:id="47" w:author="Giannis mougios" w:date="2025-08-30T13:23:00Z">
        <w:r w:rsidR="00477B33" w:rsidRPr="00477B33">
          <w:rPr>
            <w:rFonts w:ascii="Arial" w:hAnsi="Arial" w:cs="Arial"/>
            <w:sz w:val="20"/>
            <w:szCs w:val="20"/>
            <w:lang w:val="el-GR"/>
            <w:rPrChange w:id="48" w:author="Giannis mougios" w:date="2025-08-30T13:25:00Z">
              <w:rPr>
                <w:rFonts w:ascii="Arial" w:hAnsi="Arial" w:cs="Arial"/>
                <w:sz w:val="20"/>
                <w:szCs w:val="20"/>
                <w:highlight w:val="yellow"/>
                <w:lang w:val="el-GR"/>
              </w:rPr>
            </w:rPrChange>
          </w:rPr>
          <w:t>επιλυτή</w:t>
        </w:r>
      </w:ins>
      <w:ins w:id="49" w:author="Giannis mougios" w:date="2025-08-30T13:10:00Z">
        <w:r w:rsidRPr="00477B33">
          <w:rPr>
            <w:rFonts w:ascii="Arial" w:hAnsi="Arial" w:cs="Arial"/>
            <w:sz w:val="20"/>
            <w:szCs w:val="20"/>
            <w:lang w:val="el-GR"/>
            <w:rPrChange w:id="50" w:author="Giannis mougios" w:date="2025-08-30T13:25:00Z">
              <w:rPr>
                <w:rFonts w:ascii="Arial" w:hAnsi="Arial" w:cs="Arial"/>
                <w:sz w:val="20"/>
                <w:szCs w:val="20"/>
                <w:highlight w:val="yellow"/>
              </w:rPr>
            </w:rPrChange>
          </w:rPr>
          <w:t xml:space="preserve"> με όρια</w:t>
        </w:r>
        <w:r w:rsidRPr="00477B33">
          <w:rPr>
            <w:rFonts w:ascii="Arial" w:hAnsi="Arial" w:cs="Arial"/>
            <w:sz w:val="20"/>
            <w:szCs w:val="20"/>
            <w:rPrChange w:id="51" w:author="Giannis mougios" w:date="2025-08-30T13:25:00Z">
              <w:rPr>
                <w:rFonts w:ascii="Arial" w:hAnsi="Arial" w:cs="Arial"/>
                <w:sz w:val="20"/>
                <w:szCs w:val="20"/>
                <w:highlight w:val="yellow"/>
              </w:rPr>
            </w:rPrChange>
          </w:rPr>
          <w:t> </w:t>
        </w:r>
        <w:r w:rsidRPr="00477B33">
          <w:rPr>
            <w:rFonts w:ascii="Arial" w:hAnsi="Arial" w:cs="Arial"/>
            <w:sz w:val="20"/>
            <w:szCs w:val="20"/>
            <w:lang w:val="el-GR"/>
            <w:rPrChange w:id="52" w:author="Giannis mougios" w:date="2025-08-30T13:25:00Z">
              <w:rPr>
                <w:rFonts w:ascii="Arial" w:hAnsi="Arial" w:cs="Arial"/>
                <w:sz w:val="20"/>
                <w:szCs w:val="20"/>
                <w:highlight w:val="yellow"/>
              </w:rPr>
            </w:rPrChange>
          </w:rPr>
          <w:t>[0,1]</w:t>
        </w:r>
      </w:ins>
      <w:ins w:id="53" w:author="Giannis mougios" w:date="2025-08-30T13:11:00Z">
        <w:r w:rsidRPr="00477B33">
          <w:rPr>
            <w:rFonts w:ascii="Arial" w:hAnsi="Arial" w:cs="Arial"/>
            <w:sz w:val="20"/>
            <w:szCs w:val="20"/>
            <w:lang w:val="el-GR"/>
            <w:rPrChange w:id="54" w:author="Giannis mougios" w:date="2025-08-30T13:25:00Z">
              <w:rPr>
                <w:rFonts w:ascii="Arial" w:hAnsi="Arial" w:cs="Arial"/>
                <w:sz w:val="20"/>
                <w:szCs w:val="20"/>
                <w:highlight w:val="yellow"/>
              </w:rPr>
            </w:rPrChange>
          </w:rPr>
          <w:t xml:space="preserve"> </w:t>
        </w:r>
      </w:ins>
      <w:ins w:id="55" w:author="Giannis mougios" w:date="2025-08-30T13:10:00Z">
        <w:r w:rsidRPr="00477B33">
          <w:rPr>
            <w:rFonts w:ascii="Arial" w:hAnsi="Arial" w:cs="Arial"/>
            <w:sz w:val="20"/>
            <w:szCs w:val="20"/>
            <w:lang w:val="el-GR"/>
            <w:rPrChange w:id="56" w:author="Giannis mougios" w:date="2025-08-30T13:25:00Z">
              <w:rPr>
                <w:rFonts w:ascii="Arial" w:hAnsi="Arial" w:cs="Arial"/>
                <w:sz w:val="20"/>
                <w:szCs w:val="20"/>
                <w:highlight w:val="yellow"/>
              </w:rPr>
            </w:rPrChange>
          </w:rPr>
          <w:t>και ρητή απαίτηση ακεραιότητας (</w:t>
        </w:r>
        <w:r w:rsidRPr="00477B33">
          <w:rPr>
            <w:rFonts w:ascii="Arial" w:hAnsi="Arial" w:cs="Arial"/>
            <w:i/>
            <w:iCs/>
            <w:sz w:val="20"/>
            <w:szCs w:val="20"/>
            <w:rPrChange w:id="57" w:author="Giannis mougios" w:date="2025-08-30T13:25:00Z">
              <w:rPr>
                <w:rFonts w:ascii="Arial" w:hAnsi="Arial" w:cs="Arial"/>
                <w:i/>
                <w:iCs/>
                <w:sz w:val="20"/>
                <w:szCs w:val="20"/>
                <w:highlight w:val="yellow"/>
              </w:rPr>
            </w:rPrChange>
          </w:rPr>
          <w:t>integrality</w:t>
        </w:r>
        <w:r w:rsidRPr="00477B33">
          <w:rPr>
            <w:rFonts w:ascii="Arial" w:hAnsi="Arial" w:cs="Arial"/>
            <w:i/>
            <w:iCs/>
            <w:sz w:val="20"/>
            <w:szCs w:val="20"/>
            <w:lang w:val="el-GR"/>
            <w:rPrChange w:id="58" w:author="Giannis mougios" w:date="2025-08-30T13:25:00Z">
              <w:rPr>
                <w:rFonts w:ascii="Arial" w:hAnsi="Arial" w:cs="Arial"/>
                <w:i/>
                <w:iCs/>
                <w:sz w:val="20"/>
                <w:szCs w:val="20"/>
                <w:highlight w:val="yellow"/>
              </w:rPr>
            </w:rPrChange>
          </w:rPr>
          <w:t xml:space="preserve"> = 1</w:t>
        </w:r>
        <w:r w:rsidRPr="00477B33">
          <w:rPr>
            <w:rFonts w:ascii="Arial" w:hAnsi="Arial" w:cs="Arial"/>
            <w:sz w:val="20"/>
            <w:szCs w:val="20"/>
            <w:lang w:val="el-GR"/>
            <w:rPrChange w:id="59" w:author="Giannis mougios" w:date="2025-08-30T13:25:00Z">
              <w:rPr>
                <w:rFonts w:ascii="Arial" w:hAnsi="Arial" w:cs="Arial"/>
                <w:sz w:val="20"/>
                <w:szCs w:val="20"/>
                <w:highlight w:val="yellow"/>
              </w:rPr>
            </w:rPrChange>
          </w:rPr>
          <w:t xml:space="preserve">). Στην πράξη, η διασφάλιση της ακεραιότητας επιτυγχάνεται μέσω της μεθόδου </w:t>
        </w:r>
      </w:ins>
      <w:ins w:id="60" w:author="Giannis mougios" w:date="2025-08-30T13:20:00Z">
        <w:r w:rsidR="00477B33" w:rsidRPr="00477B33">
          <w:rPr>
            <w:rFonts w:ascii="Arial" w:hAnsi="Arial" w:cs="Arial"/>
            <w:sz w:val="20"/>
            <w:szCs w:val="20"/>
            <w:lang w:val="el-GR"/>
            <w:rPrChange w:id="61" w:author="Giannis mougios" w:date="2025-08-30T13:25:00Z">
              <w:rPr>
                <w:rFonts w:ascii="Arial" w:hAnsi="Arial" w:cs="Arial"/>
                <w:sz w:val="20"/>
                <w:szCs w:val="20"/>
                <w:highlight w:val="yellow"/>
                <w:lang w:val="el-GR"/>
              </w:rPr>
            </w:rPrChange>
          </w:rPr>
          <w:t>διακλάδωσης</w:t>
        </w:r>
      </w:ins>
      <w:ins w:id="62" w:author="Giannis mougios" w:date="2025-08-30T13:21:00Z">
        <w:r w:rsidR="00477B33" w:rsidRPr="00477B33">
          <w:rPr>
            <w:rFonts w:ascii="Arial" w:hAnsi="Arial" w:cs="Arial"/>
            <w:sz w:val="20"/>
            <w:szCs w:val="20"/>
            <w:lang w:val="el-GR"/>
            <w:rPrChange w:id="63" w:author="Giannis mougios" w:date="2025-08-30T13:25:00Z">
              <w:rPr>
                <w:rFonts w:ascii="Arial" w:hAnsi="Arial" w:cs="Arial"/>
                <w:sz w:val="20"/>
                <w:szCs w:val="20"/>
                <w:highlight w:val="yellow"/>
                <w:lang w:val="el-GR"/>
              </w:rPr>
            </w:rPrChange>
          </w:rPr>
          <w:t xml:space="preserve"> και φραγμού</w:t>
        </w:r>
      </w:ins>
      <w:ins w:id="64" w:author="Giannis mougios" w:date="2025-08-30T13:10:00Z">
        <w:r w:rsidRPr="00477B33">
          <w:rPr>
            <w:rFonts w:ascii="Arial" w:hAnsi="Arial" w:cs="Arial"/>
            <w:sz w:val="20"/>
            <w:szCs w:val="20"/>
            <w:lang w:val="el-GR"/>
            <w:rPrChange w:id="65" w:author="Giannis mougios" w:date="2025-08-30T13:25:00Z">
              <w:rPr>
                <w:rFonts w:ascii="Arial" w:hAnsi="Arial" w:cs="Arial"/>
                <w:sz w:val="20"/>
                <w:szCs w:val="20"/>
                <w:highlight w:val="yellow"/>
              </w:rPr>
            </w:rPrChange>
          </w:rPr>
          <w:t>, η οποία εφαρμόζε</w:t>
        </w:r>
      </w:ins>
      <w:ins w:id="66" w:author="Giannis mougios" w:date="2025-08-30T13:24:00Z">
        <w:r w:rsidR="00477B33" w:rsidRPr="00477B33">
          <w:rPr>
            <w:rFonts w:ascii="Arial" w:hAnsi="Arial" w:cs="Arial"/>
            <w:sz w:val="20"/>
            <w:szCs w:val="20"/>
            <w:lang w:val="el-GR"/>
            <w:rPrChange w:id="67" w:author="Giannis mougios" w:date="2025-08-30T13:25:00Z">
              <w:rPr>
                <w:rFonts w:ascii="Arial" w:hAnsi="Arial" w:cs="Arial"/>
                <w:sz w:val="20"/>
                <w:szCs w:val="20"/>
                <w:highlight w:val="yellow"/>
                <w:lang w:val="el-GR"/>
              </w:rPr>
            </w:rPrChange>
          </w:rPr>
          <w:t>ται</w:t>
        </w:r>
      </w:ins>
      <w:ins w:id="68" w:author="Giannis mougios" w:date="2025-08-30T13:10:00Z">
        <w:r w:rsidRPr="00477B33">
          <w:rPr>
            <w:rFonts w:ascii="Arial" w:hAnsi="Arial" w:cs="Arial"/>
            <w:sz w:val="20"/>
            <w:szCs w:val="20"/>
            <w:lang w:val="el-GR"/>
            <w:rPrChange w:id="69" w:author="Giannis mougios" w:date="2025-08-30T13:25:00Z">
              <w:rPr>
                <w:rFonts w:ascii="Arial" w:hAnsi="Arial" w:cs="Arial"/>
                <w:sz w:val="20"/>
                <w:szCs w:val="20"/>
                <w:highlight w:val="yellow"/>
              </w:rPr>
            </w:rPrChange>
          </w:rPr>
          <w:t xml:space="preserve"> εσωτερικά </w:t>
        </w:r>
      </w:ins>
      <w:ins w:id="70" w:author="Giannis mougios" w:date="2025-08-30T13:24:00Z">
        <w:r w:rsidR="00477B33" w:rsidRPr="00477B33">
          <w:rPr>
            <w:rFonts w:ascii="Arial" w:hAnsi="Arial" w:cs="Arial"/>
            <w:sz w:val="20"/>
            <w:szCs w:val="20"/>
            <w:lang w:val="el-GR"/>
            <w:rPrChange w:id="71" w:author="Giannis mougios" w:date="2025-08-30T13:25:00Z">
              <w:rPr>
                <w:rFonts w:ascii="Arial" w:hAnsi="Arial" w:cs="Arial"/>
                <w:sz w:val="20"/>
                <w:szCs w:val="20"/>
                <w:highlight w:val="yellow"/>
                <w:lang w:val="el-GR"/>
              </w:rPr>
            </w:rPrChange>
          </w:rPr>
          <w:t>απ</w:t>
        </w:r>
      </w:ins>
      <w:ins w:id="72" w:author="Giannis mougios" w:date="2025-08-30T13:25:00Z">
        <w:r w:rsidR="00477B33" w:rsidRPr="00477B33">
          <w:rPr>
            <w:rFonts w:ascii="Arial" w:hAnsi="Arial" w:cs="Arial"/>
            <w:sz w:val="20"/>
            <w:szCs w:val="20"/>
            <w:lang w:val="el-GR"/>
            <w:rPrChange w:id="73" w:author="Giannis mougios" w:date="2025-08-30T13:25:00Z">
              <w:rPr>
                <w:rFonts w:ascii="Arial" w:hAnsi="Arial" w:cs="Arial"/>
                <w:sz w:val="20"/>
                <w:szCs w:val="20"/>
                <w:highlight w:val="yellow"/>
                <w:lang w:val="el-GR"/>
              </w:rPr>
            </w:rPrChange>
          </w:rPr>
          <w:t>ό τον επιλυτή</w:t>
        </w:r>
      </w:ins>
      <w:ins w:id="74" w:author="Giannis mougios" w:date="2025-08-30T13:26:00Z">
        <w:r w:rsidR="00477B33" w:rsidRPr="00477B33">
          <w:rPr>
            <w:rFonts w:ascii="Arial" w:hAnsi="Arial" w:cs="Arial"/>
            <w:sz w:val="20"/>
            <w:szCs w:val="20"/>
            <w:lang w:val="el-GR"/>
            <w:rPrChange w:id="75" w:author="Giannis mougios" w:date="2025-08-30T13:26:00Z">
              <w:rPr>
                <w:rFonts w:ascii="Arial" w:hAnsi="Arial" w:cs="Arial"/>
                <w:sz w:val="20"/>
                <w:szCs w:val="20"/>
              </w:rPr>
            </w:rPrChange>
          </w:rPr>
          <w:t xml:space="preserve"> </w:t>
        </w:r>
        <w:r w:rsidR="00477B33">
          <w:rPr>
            <w:rFonts w:ascii="Arial" w:hAnsi="Arial" w:cs="Arial"/>
            <w:sz w:val="20"/>
            <w:szCs w:val="20"/>
            <w:lang w:val="el-GR"/>
          </w:rPr>
          <w:t>(s</w:t>
        </w:r>
        <w:proofErr w:type="spellStart"/>
        <w:r w:rsidR="00477B33">
          <w:rPr>
            <w:rFonts w:ascii="Arial" w:hAnsi="Arial" w:cs="Arial"/>
            <w:sz w:val="20"/>
            <w:szCs w:val="20"/>
          </w:rPr>
          <w:t>cipy</w:t>
        </w:r>
        <w:proofErr w:type="spellEnd"/>
        <w:r w:rsidR="00477B33" w:rsidRPr="00477B33">
          <w:rPr>
            <w:rFonts w:ascii="Arial" w:hAnsi="Arial" w:cs="Arial"/>
            <w:sz w:val="20"/>
            <w:szCs w:val="20"/>
            <w:lang w:val="el-GR"/>
            <w:rPrChange w:id="76" w:author="Giannis mougios" w:date="2025-08-30T13:26:00Z">
              <w:rPr>
                <w:rFonts w:ascii="Arial" w:hAnsi="Arial" w:cs="Arial"/>
                <w:sz w:val="20"/>
                <w:szCs w:val="20"/>
              </w:rPr>
            </w:rPrChange>
          </w:rPr>
          <w:t>.</w:t>
        </w:r>
        <w:r w:rsidR="00477B33">
          <w:rPr>
            <w:rFonts w:ascii="Arial" w:hAnsi="Arial" w:cs="Arial"/>
            <w:sz w:val="20"/>
            <w:szCs w:val="20"/>
          </w:rPr>
          <w:t>optimize</w:t>
        </w:r>
        <w:r w:rsidR="00477B33" w:rsidRPr="00477B33">
          <w:rPr>
            <w:rFonts w:ascii="Arial" w:hAnsi="Arial" w:cs="Arial"/>
            <w:sz w:val="20"/>
            <w:szCs w:val="20"/>
            <w:lang w:val="el-GR"/>
            <w:rPrChange w:id="77" w:author="Giannis mougios" w:date="2025-08-30T13:26:00Z">
              <w:rPr>
                <w:rFonts w:ascii="Arial" w:hAnsi="Arial" w:cs="Arial"/>
                <w:sz w:val="20"/>
                <w:szCs w:val="20"/>
              </w:rPr>
            </w:rPrChange>
          </w:rPr>
          <w:t>.</w:t>
        </w:r>
        <w:r w:rsidR="00477B33">
          <w:rPr>
            <w:rFonts w:ascii="Arial" w:hAnsi="Arial" w:cs="Arial"/>
            <w:sz w:val="20"/>
            <w:szCs w:val="20"/>
          </w:rPr>
          <w:t>linprog</w:t>
        </w:r>
        <w:r w:rsidR="00477B33" w:rsidRPr="00477B33">
          <w:rPr>
            <w:rFonts w:ascii="Arial" w:hAnsi="Arial" w:cs="Arial"/>
            <w:sz w:val="20"/>
            <w:szCs w:val="20"/>
            <w:lang w:val="el-GR"/>
            <w:rPrChange w:id="78" w:author="Giannis mougios" w:date="2025-08-30T13:26:00Z">
              <w:rPr>
                <w:rFonts w:ascii="Arial" w:hAnsi="Arial" w:cs="Arial"/>
                <w:sz w:val="20"/>
                <w:szCs w:val="20"/>
              </w:rPr>
            </w:rPrChange>
          </w:rPr>
          <w:t>)</w:t>
        </w:r>
      </w:ins>
      <w:ins w:id="79" w:author="Giannis mougios" w:date="2025-08-30T13:10:00Z">
        <w:r w:rsidRPr="00477B33">
          <w:rPr>
            <w:rFonts w:ascii="Arial" w:hAnsi="Arial" w:cs="Arial"/>
            <w:sz w:val="20"/>
            <w:szCs w:val="20"/>
            <w:lang w:val="el-GR"/>
            <w:rPrChange w:id="80" w:author="Giannis mougios" w:date="2025-08-30T13:25:00Z">
              <w:rPr>
                <w:rFonts w:ascii="Arial" w:hAnsi="Arial" w:cs="Arial"/>
                <w:sz w:val="20"/>
                <w:szCs w:val="20"/>
                <w:highlight w:val="yellow"/>
              </w:rPr>
            </w:rPrChange>
          </w:rPr>
          <w:t xml:space="preserve"> για την αποκοπή μη ακέραιων λύσεων.</w:t>
        </w:r>
      </w:ins>
      <w:ins w:id="81" w:author="Giannis mougios" w:date="2025-08-30T13:12:00Z">
        <w:r w:rsidRPr="00477B33">
          <w:rPr>
            <w:rFonts w:ascii="Arial" w:hAnsi="Arial" w:cs="Arial"/>
            <w:sz w:val="20"/>
            <w:szCs w:val="20"/>
            <w:lang w:val="el-GR"/>
            <w:rPrChange w:id="82" w:author="Giannis mougios" w:date="2025-08-30T13:25:00Z">
              <w:rPr>
                <w:rFonts w:ascii="Arial" w:hAnsi="Arial" w:cs="Arial"/>
                <w:sz w:val="20"/>
                <w:szCs w:val="20"/>
                <w:highlight w:val="yellow"/>
              </w:rPr>
            </w:rPrChange>
          </w:rPr>
          <w:t xml:space="preserve"> </w:t>
        </w:r>
      </w:ins>
      <w:commentRangeStart w:id="83"/>
      <w:del w:id="84" w:author="Giannis mougios" w:date="2025-08-30T13:10:00Z">
        <w:r w:rsidR="00DB73BC" w:rsidRPr="00477B33" w:rsidDel="007A1C41">
          <w:rPr>
            <w:rFonts w:ascii="Arial" w:hAnsi="Arial" w:cs="Arial"/>
            <w:sz w:val="20"/>
            <w:szCs w:val="20"/>
            <w:lang w:val="el-GR"/>
          </w:rPr>
          <w:delText>Στο Πρόβλημα του Πλανόδιου Πωλητή (</w:delText>
        </w:r>
        <w:r w:rsidR="00DB73BC" w:rsidRPr="00477B33" w:rsidDel="007A1C41">
          <w:rPr>
            <w:rFonts w:ascii="Arial" w:hAnsi="Arial" w:cs="Arial"/>
            <w:sz w:val="20"/>
            <w:szCs w:val="20"/>
          </w:rPr>
          <w:delText>TSP</w:delText>
        </w:r>
        <w:r w:rsidR="00DB73BC" w:rsidRPr="00477B33" w:rsidDel="007A1C41">
          <w:rPr>
            <w:rFonts w:ascii="Arial" w:hAnsi="Arial" w:cs="Arial"/>
            <w:sz w:val="20"/>
            <w:szCs w:val="20"/>
            <w:lang w:val="el-GR"/>
          </w:rPr>
          <w:delText xml:space="preserve">), η μέθοδος των τεμνόντων επιπέδων αποκτά έναν ειδικό, εναλλακτικό ρόλο. Στη συγκεκριμένη περίπτωση, οι μεταβλητές </w:delText>
        </w:r>
      </w:del>
      <m:oMath>
        <m:sSub>
          <m:sSubPr>
            <m:ctrlPr>
              <w:del w:id="85" w:author="Giannis mougios" w:date="2025-08-30T13:10:00Z">
                <w:rPr>
                  <w:rFonts w:ascii="Cambria Math" w:hAnsi="Cambria Math" w:cs="Arial"/>
                  <w:i/>
                  <w:sz w:val="20"/>
                  <w:szCs w:val="20"/>
                  <w:lang w:val="el-GR"/>
                  <w:rPrChange w:id="86" w:author="Giannis mougios" w:date="2025-08-30T13:25:00Z">
                    <w:rPr>
                      <w:rFonts w:ascii="Cambria Math" w:hAnsi="Cambria Math" w:cs="Arial"/>
                      <w:i/>
                      <w:sz w:val="20"/>
                      <w:szCs w:val="20"/>
                      <w:highlight w:val="yellow"/>
                      <w:lang w:val="el-GR"/>
                    </w:rPr>
                  </w:rPrChange>
                </w:rPr>
              </w:del>
            </m:ctrlPr>
          </m:sSubPr>
          <m:e>
            <m:r>
              <w:del w:id="87" w:author="Giannis mougios" w:date="2025-08-30T13:10:00Z">
                <w:rPr>
                  <w:rFonts w:ascii="Cambria Math" w:hAnsi="Cambria Math" w:cs="Arial"/>
                  <w:sz w:val="20"/>
                  <w:szCs w:val="20"/>
                  <w:lang w:val="el-GR"/>
                </w:rPr>
                <m:t>x</m:t>
              </w:del>
            </m:r>
          </m:e>
          <m:sub>
            <m:r>
              <w:del w:id="88" w:author="Giannis mougios" w:date="2025-08-30T13:10:00Z">
                <w:rPr>
                  <w:rFonts w:ascii="Cambria Math" w:hAnsi="Cambria Math" w:cs="Arial"/>
                  <w:sz w:val="20"/>
                  <w:szCs w:val="20"/>
                  <w:lang w:val="el-GR"/>
                </w:rPr>
                <m:t>ij</m:t>
              </w:del>
            </m:r>
          </m:sub>
        </m:sSub>
      </m:oMath>
      <w:del w:id="89" w:author="Giannis mougios" w:date="2025-08-30T13:10:00Z">
        <w:r w:rsidR="00DB73BC" w:rsidRPr="00477B33" w:rsidDel="007A1C41">
          <w:rPr>
            <w:rFonts w:ascii="Arial" w:hAnsi="Arial" w:cs="Arial"/>
            <w:sz w:val="20"/>
            <w:szCs w:val="20"/>
            <w:lang w:val="el-GR"/>
          </w:rPr>
          <w:delText xml:space="preserve">​ είναι δυαδικές, και η ακεραιότητα μπορεί να εξασφαλιστεί αποτελεσματικά μέσω της τεχνικής </w:delText>
        </w:r>
        <w:r w:rsidR="00DB73BC" w:rsidRPr="00477B33" w:rsidDel="007A1C41">
          <w:rPr>
            <w:rFonts w:ascii="Arial" w:hAnsi="Arial" w:cs="Arial"/>
            <w:sz w:val="20"/>
            <w:szCs w:val="20"/>
          </w:rPr>
          <w:delText>Branch</w:delText>
        </w:r>
        <w:r w:rsidR="00DB73BC" w:rsidRPr="00477B33" w:rsidDel="007A1C41">
          <w:rPr>
            <w:rFonts w:ascii="Arial" w:hAnsi="Arial" w:cs="Arial"/>
            <w:sz w:val="20"/>
            <w:szCs w:val="20"/>
            <w:lang w:val="el-GR"/>
          </w:rPr>
          <w:delText>-</w:delText>
        </w:r>
        <w:r w:rsidR="00DB73BC" w:rsidRPr="00477B33" w:rsidDel="007A1C41">
          <w:rPr>
            <w:rFonts w:ascii="Arial" w:hAnsi="Arial" w:cs="Arial"/>
            <w:sz w:val="20"/>
            <w:szCs w:val="20"/>
          </w:rPr>
          <w:delText>and</w:delText>
        </w:r>
        <w:r w:rsidR="00DB73BC" w:rsidRPr="00477B33" w:rsidDel="007A1C41">
          <w:rPr>
            <w:rFonts w:ascii="Arial" w:hAnsi="Arial" w:cs="Arial"/>
            <w:sz w:val="20"/>
            <w:szCs w:val="20"/>
            <w:lang w:val="el-GR"/>
          </w:rPr>
          <w:delText>-</w:delText>
        </w:r>
        <w:r w:rsidR="00DB73BC" w:rsidRPr="00477B33" w:rsidDel="007A1C41">
          <w:rPr>
            <w:rFonts w:ascii="Arial" w:hAnsi="Arial" w:cs="Arial"/>
            <w:sz w:val="20"/>
            <w:szCs w:val="20"/>
          </w:rPr>
          <w:delText>Bound</w:delText>
        </w:r>
        <w:r w:rsidR="00DB73BC" w:rsidRPr="00477B33" w:rsidDel="007A1C41">
          <w:rPr>
            <w:rFonts w:ascii="Arial" w:hAnsi="Arial" w:cs="Arial"/>
            <w:sz w:val="20"/>
            <w:szCs w:val="20"/>
            <w:lang w:val="el-GR"/>
          </w:rPr>
          <w:delText xml:space="preserve">. </w:delText>
        </w:r>
        <w:commentRangeEnd w:id="83"/>
        <w:r w:rsidR="00BF7CD0" w:rsidRPr="00477B33" w:rsidDel="007A1C41">
          <w:rPr>
            <w:rStyle w:val="CommentReference"/>
          </w:rPr>
          <w:commentReference w:id="83"/>
        </w:r>
      </w:del>
      <w:ins w:id="90" w:author="Giannis mougios" w:date="2025-08-30T13:13:00Z">
        <w:r w:rsidRPr="00477B33">
          <w:rPr>
            <w:rFonts w:ascii="-webkit-standard" w:hAnsi="-webkit-standard"/>
            <w:color w:val="000000"/>
            <w:sz w:val="27"/>
            <w:szCs w:val="27"/>
            <w:lang w:val="el-GR"/>
            <w:rPrChange w:id="91" w:author="Giannis mougios" w:date="2025-08-30T13:25:00Z">
              <w:rPr>
                <w:rFonts w:ascii="-webkit-standard" w:hAnsi="-webkit-standard"/>
                <w:color w:val="000000"/>
                <w:sz w:val="27"/>
                <w:szCs w:val="27"/>
              </w:rPr>
            </w:rPrChange>
          </w:rPr>
          <w:t xml:space="preserve"> </w:t>
        </w:r>
        <w:r w:rsidRPr="00477B33">
          <w:rPr>
            <w:rFonts w:ascii="Arial" w:hAnsi="Arial" w:cs="Arial"/>
            <w:sz w:val="20"/>
            <w:szCs w:val="20"/>
            <w:lang w:val="el-GR"/>
            <w:rPrChange w:id="92" w:author="Giannis mougios" w:date="2025-08-30T13:25:00Z">
              <w:rPr>
                <w:rFonts w:ascii="Arial" w:hAnsi="Arial" w:cs="Arial"/>
                <w:sz w:val="20"/>
                <w:szCs w:val="20"/>
                <w:highlight w:val="yellow"/>
              </w:rPr>
            </w:rPrChange>
          </w:rPr>
          <w:t>Η δεύτερη δυσκολία σχετίζεται με την αποτροπή της εμφάνισης υποκύκλων (</w:t>
        </w:r>
        <w:r w:rsidRPr="00477B33">
          <w:rPr>
            <w:rFonts w:ascii="Arial" w:hAnsi="Arial" w:cs="Arial"/>
            <w:sz w:val="20"/>
            <w:szCs w:val="20"/>
            <w:rPrChange w:id="93" w:author="Giannis mougios" w:date="2025-08-30T13:25:00Z">
              <w:rPr>
                <w:rFonts w:ascii="Arial" w:hAnsi="Arial" w:cs="Arial"/>
                <w:sz w:val="20"/>
                <w:szCs w:val="20"/>
                <w:highlight w:val="yellow"/>
              </w:rPr>
            </w:rPrChange>
          </w:rPr>
          <w:t>subtours</w:t>
        </w:r>
        <w:r w:rsidRPr="00477B33">
          <w:rPr>
            <w:rFonts w:ascii="Arial" w:hAnsi="Arial" w:cs="Arial"/>
            <w:sz w:val="20"/>
            <w:szCs w:val="20"/>
            <w:lang w:val="el-GR"/>
            <w:rPrChange w:id="94" w:author="Giannis mougios" w:date="2025-08-30T13:25:00Z">
              <w:rPr>
                <w:rFonts w:ascii="Arial" w:hAnsi="Arial" w:cs="Arial"/>
                <w:sz w:val="20"/>
                <w:szCs w:val="20"/>
                <w:highlight w:val="yellow"/>
              </w:rPr>
            </w:rPrChange>
          </w:rPr>
          <w:t>), δηλαδή λύσεων που σχηματίζουν</w:t>
        </w:r>
        <w:r w:rsidRPr="00477B33">
          <w:rPr>
            <w:rFonts w:ascii="Arial" w:hAnsi="Arial" w:cs="Arial"/>
            <w:sz w:val="20"/>
            <w:szCs w:val="20"/>
            <w:lang w:val="el-GR"/>
            <w:rPrChange w:id="95" w:author="Giannis mougios" w:date="2025-08-30T13:25:00Z">
              <w:rPr>
                <w:rFonts w:ascii="Arial" w:hAnsi="Arial" w:cs="Arial"/>
                <w:sz w:val="20"/>
                <w:szCs w:val="20"/>
                <w:highlight w:val="yellow"/>
              </w:rPr>
            </w:rPrChange>
          </w:rPr>
          <w:t xml:space="preserve"> </w:t>
        </w:r>
        <w:r w:rsidRPr="00477B33">
          <w:rPr>
            <w:rFonts w:ascii="Arial" w:hAnsi="Arial" w:cs="Arial"/>
            <w:sz w:val="20"/>
            <w:szCs w:val="20"/>
            <w:lang w:val="el-GR"/>
            <w:rPrChange w:id="96" w:author="Giannis mougios" w:date="2025-08-30T13:25:00Z">
              <w:rPr>
                <w:rFonts w:ascii="Arial" w:hAnsi="Arial" w:cs="Arial"/>
                <w:sz w:val="20"/>
                <w:szCs w:val="20"/>
                <w:highlight w:val="yellow"/>
              </w:rPr>
            </w:rPrChange>
          </w:rPr>
          <w:t>κύκλους χωρίς να καλύπτουν όλες τις πόλεις. Το ζήτημα αυτό αντιμετωπίζεται μέσω της δυναμικής εισαγωγής περιορισμών εξάλειψης υποκύκλων (</w:t>
        </w:r>
        <w:r w:rsidRPr="00477B33">
          <w:rPr>
            <w:rFonts w:ascii="Arial" w:hAnsi="Arial" w:cs="Arial"/>
            <w:sz w:val="20"/>
            <w:szCs w:val="20"/>
            <w:rPrChange w:id="97" w:author="Giannis mougios" w:date="2025-08-30T13:25:00Z">
              <w:rPr>
                <w:rFonts w:ascii="Arial" w:hAnsi="Arial" w:cs="Arial"/>
                <w:sz w:val="20"/>
                <w:szCs w:val="20"/>
                <w:highlight w:val="yellow"/>
              </w:rPr>
            </w:rPrChange>
          </w:rPr>
          <w:t>Subtour</w:t>
        </w:r>
        <w:r w:rsidRPr="00477B33">
          <w:rPr>
            <w:rFonts w:ascii="Arial" w:hAnsi="Arial" w:cs="Arial"/>
            <w:sz w:val="20"/>
            <w:szCs w:val="20"/>
            <w:lang w:val="el-GR"/>
            <w:rPrChange w:id="98"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99" w:author="Giannis mougios" w:date="2025-08-30T13:25:00Z">
              <w:rPr>
                <w:rFonts w:ascii="Arial" w:hAnsi="Arial" w:cs="Arial"/>
                <w:sz w:val="20"/>
                <w:szCs w:val="20"/>
                <w:highlight w:val="yellow"/>
              </w:rPr>
            </w:rPrChange>
          </w:rPr>
          <w:t>Elimination</w:t>
        </w:r>
        <w:r w:rsidRPr="00477B33">
          <w:rPr>
            <w:rFonts w:ascii="Arial" w:hAnsi="Arial" w:cs="Arial"/>
            <w:sz w:val="20"/>
            <w:szCs w:val="20"/>
            <w:lang w:val="el-GR"/>
            <w:rPrChange w:id="100"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101" w:author="Giannis mougios" w:date="2025-08-30T13:25:00Z">
              <w:rPr>
                <w:rFonts w:ascii="Arial" w:hAnsi="Arial" w:cs="Arial"/>
                <w:sz w:val="20"/>
                <w:szCs w:val="20"/>
                <w:highlight w:val="yellow"/>
              </w:rPr>
            </w:rPrChange>
          </w:rPr>
          <w:t>Constraints</w:t>
        </w:r>
        <w:r w:rsidRPr="00477B33">
          <w:rPr>
            <w:rFonts w:ascii="Arial" w:hAnsi="Arial" w:cs="Arial"/>
            <w:sz w:val="20"/>
            <w:szCs w:val="20"/>
            <w:lang w:val="el-GR"/>
            <w:rPrChange w:id="102" w:author="Giannis mougios" w:date="2025-08-30T13:25:00Z">
              <w:rPr>
                <w:rFonts w:ascii="Arial" w:hAnsi="Arial" w:cs="Arial"/>
                <w:sz w:val="20"/>
                <w:szCs w:val="20"/>
                <w:highlight w:val="yellow"/>
              </w:rPr>
            </w:rPrChange>
          </w:rPr>
          <w:t xml:space="preserve">, </w:t>
        </w:r>
        <w:r w:rsidRPr="00477B33">
          <w:rPr>
            <w:rFonts w:ascii="Arial" w:hAnsi="Arial" w:cs="Arial"/>
            <w:sz w:val="20"/>
            <w:szCs w:val="20"/>
            <w:rPrChange w:id="103" w:author="Giannis mougios" w:date="2025-08-30T13:25:00Z">
              <w:rPr>
                <w:rFonts w:ascii="Arial" w:hAnsi="Arial" w:cs="Arial"/>
                <w:sz w:val="20"/>
                <w:szCs w:val="20"/>
                <w:highlight w:val="yellow"/>
              </w:rPr>
            </w:rPrChange>
          </w:rPr>
          <w:t>SECs</w:t>
        </w:r>
        <w:r w:rsidRPr="00477B33">
          <w:rPr>
            <w:rFonts w:ascii="Arial" w:hAnsi="Arial" w:cs="Arial"/>
            <w:sz w:val="20"/>
            <w:szCs w:val="20"/>
            <w:lang w:val="el-GR"/>
            <w:rPrChange w:id="104" w:author="Giannis mougios" w:date="2025-08-30T13:25:00Z">
              <w:rPr>
                <w:rFonts w:ascii="Arial" w:hAnsi="Arial" w:cs="Arial"/>
                <w:sz w:val="20"/>
                <w:szCs w:val="20"/>
                <w:highlight w:val="yellow"/>
              </w:rPr>
            </w:rPrChange>
          </w:rPr>
          <w:t xml:space="preserve">). Οι τομές αυτές δεν επιβάλλουν ακεραιότητα, αλλά </w:t>
        </w:r>
      </w:ins>
      <w:ins w:id="105" w:author="Giannis mougios" w:date="2025-08-30T13:14:00Z">
        <w:r w:rsidRPr="00477B33">
          <w:rPr>
            <w:rFonts w:ascii="Arial" w:hAnsi="Arial" w:cs="Arial"/>
            <w:sz w:val="20"/>
            <w:szCs w:val="20"/>
            <w:lang w:val="el-GR"/>
            <w:rPrChange w:id="106" w:author="Giannis mougios" w:date="2025-08-30T13:25:00Z">
              <w:rPr>
                <w:rFonts w:ascii="Arial" w:hAnsi="Arial" w:cs="Arial"/>
                <w:sz w:val="20"/>
                <w:szCs w:val="20"/>
                <w:highlight w:val="yellow"/>
                <w:lang w:val="el-GR"/>
              </w:rPr>
            </w:rPrChange>
          </w:rPr>
          <w:t xml:space="preserve">περιορίζουν περαιτέρω τον εφικτό χώρο λύσεων ώστε να </w:t>
        </w:r>
      </w:ins>
      <w:ins w:id="107" w:author="Giannis mougios" w:date="2025-08-30T13:15:00Z">
        <w:r w:rsidRPr="00477B33">
          <w:rPr>
            <w:rFonts w:ascii="Arial" w:hAnsi="Arial" w:cs="Arial"/>
            <w:sz w:val="20"/>
            <w:szCs w:val="20"/>
            <w:lang w:val="el-GR"/>
            <w:rPrChange w:id="108" w:author="Giannis mougios" w:date="2025-08-30T13:25:00Z">
              <w:rPr>
                <w:rFonts w:ascii="Arial" w:hAnsi="Arial" w:cs="Arial"/>
                <w:sz w:val="20"/>
                <w:szCs w:val="20"/>
                <w:highlight w:val="yellow"/>
                <w:lang w:val="el-GR"/>
              </w:rPr>
            </w:rPrChange>
          </w:rPr>
          <w:t>περιλαμβάνει κυκλικά μονοπάτια που διέρχονται από όλα τα σημεία του εκάστοτε προβλήματος</w:t>
        </w:r>
      </w:ins>
      <w:ins w:id="109" w:author="Giannis mougios" w:date="2025-08-30T13:13:00Z">
        <w:r w:rsidRPr="00477B33">
          <w:rPr>
            <w:rFonts w:ascii="Arial" w:hAnsi="Arial" w:cs="Arial"/>
            <w:sz w:val="20"/>
            <w:szCs w:val="20"/>
            <w:lang w:val="el-GR"/>
            <w:rPrChange w:id="110" w:author="Giannis mougios" w:date="2025-08-30T13:25:00Z">
              <w:rPr>
                <w:rFonts w:ascii="Arial" w:hAnsi="Arial" w:cs="Arial"/>
                <w:sz w:val="20"/>
                <w:szCs w:val="20"/>
                <w:highlight w:val="yellow"/>
              </w:rPr>
            </w:rPrChange>
          </w:rPr>
          <w:t>.</w:t>
        </w:r>
      </w:ins>
      <w:del w:id="111" w:author="Giannis mougios" w:date="2025-08-30T13:13:00Z">
        <w:r w:rsidR="00DB73BC" w:rsidRPr="00477B33" w:rsidDel="007A1C41">
          <w:rPr>
            <w:rFonts w:ascii="Arial" w:hAnsi="Arial" w:cs="Arial"/>
            <w:sz w:val="20"/>
            <w:szCs w:val="20"/>
            <w:lang w:val="el-GR"/>
          </w:rPr>
          <w:delText>Το ουσιαστικό πρόβλημα εδώ εντοπίζεται στην εμφάνιση επιμέρους κύκλων (</w:delText>
        </w:r>
        <w:r w:rsidR="00DB73BC" w:rsidRPr="00477B33" w:rsidDel="007A1C41">
          <w:rPr>
            <w:rFonts w:ascii="Arial" w:hAnsi="Arial" w:cs="Arial"/>
            <w:sz w:val="20"/>
            <w:szCs w:val="20"/>
          </w:rPr>
          <w:delText>subtours</w:delText>
        </w:r>
        <w:r w:rsidR="00DB73BC" w:rsidRPr="00477B33" w:rsidDel="007A1C41">
          <w:rPr>
            <w:rFonts w:ascii="Arial" w:hAnsi="Arial" w:cs="Arial"/>
            <w:sz w:val="20"/>
            <w:szCs w:val="20"/>
            <w:lang w:val="el-GR"/>
          </w:rPr>
          <w:delTex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delText>
        </w:r>
      </w:del>
      <w:ins w:id="112" w:author="Gregory Koronakos" w:date="2025-08-28T18:10:00Z">
        <w:del w:id="113" w:author="Giannis mougios" w:date="2025-08-30T13:13:00Z">
          <w:r w:rsidR="00BF7CD0" w:rsidRPr="00477B33" w:rsidDel="007A1C41">
            <w:rPr>
              <w:rFonts w:ascii="Arial" w:hAnsi="Arial" w:cs="Arial"/>
              <w:sz w:val="20"/>
              <w:szCs w:val="20"/>
              <w:lang w:val="el-GR"/>
            </w:rPr>
            <w:delText xml:space="preserve"> για τον αποκλεισμό τους</w:delText>
          </w:r>
        </w:del>
      </w:ins>
      <w:del w:id="114" w:author="Giannis mougios" w:date="2025-08-30T13:13:00Z">
        <w:r w:rsidR="00DB73BC" w:rsidRPr="00477B33" w:rsidDel="007A1C41">
          <w:rPr>
            <w:rFonts w:ascii="Arial" w:hAnsi="Arial" w:cs="Arial"/>
            <w:sz w:val="20"/>
            <w:szCs w:val="20"/>
            <w:lang w:val="el-GR"/>
          </w:rPr>
          <w:delText>.</w:delText>
        </w:r>
      </w:del>
    </w:p>
    <w:p w14:paraId="0965792A" w14:textId="6BD1E5DB" w:rsidR="00DB73BC" w:rsidRPr="00477B33" w:rsidDel="00477B33" w:rsidRDefault="007A1C41" w:rsidP="00B40E9F">
      <w:pPr>
        <w:spacing w:after="60"/>
        <w:jc w:val="both"/>
        <w:rPr>
          <w:del w:id="115" w:author="Giannis mougios" w:date="2025-08-30T13:18:00Z"/>
          <w:rFonts w:ascii="Arial" w:hAnsi="Arial" w:cs="Arial"/>
          <w:sz w:val="20"/>
          <w:szCs w:val="20"/>
          <w:lang w:val="el-GR"/>
        </w:rPr>
      </w:pPr>
      <w:ins w:id="116" w:author="Giannis mougios" w:date="2025-08-30T13:16:00Z">
        <w:r w:rsidRPr="007A1C41">
          <w:rPr>
            <w:rFonts w:ascii="Arial" w:hAnsi="Arial" w:cs="Arial"/>
            <w:sz w:val="20"/>
            <w:szCs w:val="20"/>
            <w:lang w:val="el-GR"/>
            <w:rPrChange w:id="117" w:author="Giannis mougios" w:date="2025-08-30T13:16:00Z">
              <w:rPr>
                <w:rFonts w:ascii="Arial" w:hAnsi="Arial" w:cs="Arial"/>
                <w:sz w:val="20"/>
                <w:szCs w:val="20"/>
              </w:rPr>
            </w:rPrChange>
          </w:rPr>
          <w:t xml:space="preserve">Κατά συνέπεια, στο </w:t>
        </w:r>
        <w:r w:rsidRPr="007A1C41">
          <w:rPr>
            <w:rFonts w:ascii="Arial" w:hAnsi="Arial" w:cs="Arial"/>
            <w:sz w:val="20"/>
            <w:szCs w:val="20"/>
          </w:rPr>
          <w:t>TSP</w:t>
        </w:r>
        <w:r w:rsidRPr="007A1C41">
          <w:rPr>
            <w:rFonts w:ascii="Arial" w:hAnsi="Arial" w:cs="Arial"/>
            <w:sz w:val="20"/>
            <w:szCs w:val="20"/>
            <w:lang w:val="el-GR"/>
            <w:rPrChange w:id="118" w:author="Giannis mougios" w:date="2025-08-30T13:16:00Z">
              <w:rPr>
                <w:rFonts w:ascii="Arial" w:hAnsi="Arial" w:cs="Arial"/>
                <w:sz w:val="20"/>
                <w:szCs w:val="20"/>
              </w:rPr>
            </w:rPrChange>
          </w:rPr>
          <w:t xml:space="preserve"> η μέθοδος των τεμνόντων επιπέδων (</w:t>
        </w:r>
        <w:r w:rsidRPr="007A1C41">
          <w:rPr>
            <w:rFonts w:ascii="Arial" w:hAnsi="Arial" w:cs="Arial"/>
            <w:sz w:val="20"/>
            <w:szCs w:val="20"/>
          </w:rPr>
          <w:t>cutting</w:t>
        </w:r>
        <w:r w:rsidRPr="007A1C41">
          <w:rPr>
            <w:rFonts w:ascii="Arial" w:hAnsi="Arial" w:cs="Arial"/>
            <w:sz w:val="20"/>
            <w:szCs w:val="20"/>
            <w:lang w:val="el-GR"/>
            <w:rPrChange w:id="119" w:author="Giannis mougios" w:date="2025-08-30T13:16:00Z">
              <w:rPr>
                <w:rFonts w:ascii="Arial" w:hAnsi="Arial" w:cs="Arial"/>
                <w:sz w:val="20"/>
                <w:szCs w:val="20"/>
              </w:rPr>
            </w:rPrChange>
          </w:rPr>
          <w:t xml:space="preserve"> </w:t>
        </w:r>
        <w:r w:rsidRPr="007A1C41">
          <w:rPr>
            <w:rFonts w:ascii="Arial" w:hAnsi="Arial" w:cs="Arial"/>
            <w:sz w:val="20"/>
            <w:szCs w:val="20"/>
          </w:rPr>
          <w:t>planes</w:t>
        </w:r>
        <w:r w:rsidRPr="007A1C41">
          <w:rPr>
            <w:rFonts w:ascii="Arial" w:hAnsi="Arial" w:cs="Arial"/>
            <w:sz w:val="20"/>
            <w:szCs w:val="20"/>
            <w:lang w:val="el-GR"/>
            <w:rPrChange w:id="120" w:author="Giannis mougios" w:date="2025-08-30T13:16:00Z">
              <w:rPr>
                <w:rFonts w:ascii="Arial" w:hAnsi="Arial" w:cs="Arial"/>
                <w:sz w:val="20"/>
                <w:szCs w:val="20"/>
              </w:rPr>
            </w:rPrChange>
          </w:rPr>
          <w:t xml:space="preserve">) αποκτά έναν εναλλακτικό ρόλο: δεν χρησιμοποιείται για να επιβάλει ακεραιότητα στις μεταβλητές, αλλά ως μηχανισμός ενίσχυσης της δομής της λύσης. Μέσω της δυναμικής ενσωμάτωσης </w:t>
        </w:r>
      </w:ins>
      <w:ins w:id="121" w:author="Giannis mougios" w:date="2025-08-30T13:22:00Z">
        <w:r w:rsidR="00477B33" w:rsidRPr="00477B33">
          <w:rPr>
            <w:rFonts w:ascii="Arial" w:hAnsi="Arial" w:cs="Arial"/>
            <w:sz w:val="20"/>
            <w:szCs w:val="20"/>
            <w:lang w:val="el-GR"/>
          </w:rPr>
          <w:t>περιορισμών εξάλειψης υποκύκλων</w:t>
        </w:r>
      </w:ins>
      <w:ins w:id="122" w:author="Giannis mougios" w:date="2025-08-30T13:16:00Z">
        <w:r w:rsidRPr="007A1C41">
          <w:rPr>
            <w:rFonts w:ascii="Arial" w:hAnsi="Arial" w:cs="Arial"/>
            <w:sz w:val="20"/>
            <w:szCs w:val="20"/>
            <w:lang w:val="el-GR"/>
            <w:rPrChange w:id="123" w:author="Giannis mougios" w:date="2025-08-30T13:16:00Z">
              <w:rPr>
                <w:rFonts w:ascii="Arial" w:hAnsi="Arial" w:cs="Arial"/>
                <w:sz w:val="20"/>
                <w:szCs w:val="20"/>
              </w:rPr>
            </w:rPrChange>
          </w:rPr>
          <w:t xml:space="preserve"> στο πλαίσιο </w:t>
        </w:r>
      </w:ins>
      <w:ins w:id="124" w:author="Giannis mougios" w:date="2025-08-30T13:20:00Z">
        <w:r w:rsidR="00477B33">
          <w:rPr>
            <w:rFonts w:ascii="Arial" w:hAnsi="Arial" w:cs="Arial"/>
            <w:sz w:val="20"/>
            <w:szCs w:val="20"/>
            <w:lang w:val="el-GR"/>
          </w:rPr>
          <w:t>των τεμνόντων επιπέδων</w:t>
        </w:r>
      </w:ins>
      <w:ins w:id="125" w:author="Giannis mougios" w:date="2025-08-30T13:16:00Z">
        <w:r w:rsidRPr="007A1C41">
          <w:rPr>
            <w:rFonts w:ascii="Arial" w:hAnsi="Arial" w:cs="Arial"/>
            <w:sz w:val="20"/>
            <w:szCs w:val="20"/>
            <w:lang w:val="el-GR"/>
            <w:rPrChange w:id="126" w:author="Giannis mougios" w:date="2025-08-30T13:16:00Z">
              <w:rPr>
                <w:rFonts w:ascii="Arial" w:hAnsi="Arial" w:cs="Arial"/>
                <w:sz w:val="20"/>
                <w:szCs w:val="20"/>
              </w:rPr>
            </w:rPrChange>
          </w:rPr>
          <w:t xml:space="preserve">, ο αλγόριθμος επιτυγχάνει αποτελεσματικό αποκλεισμό των υποκύκλων και καθιστά εφικτή την επίλυση προβλημάτων </w:t>
        </w:r>
        <w:r w:rsidRPr="007A1C41">
          <w:rPr>
            <w:rFonts w:ascii="Arial" w:hAnsi="Arial" w:cs="Arial"/>
            <w:sz w:val="20"/>
            <w:szCs w:val="20"/>
          </w:rPr>
          <w:t>TSP</w:t>
        </w:r>
        <w:r w:rsidRPr="007A1C41">
          <w:rPr>
            <w:rFonts w:ascii="Arial" w:hAnsi="Arial" w:cs="Arial"/>
            <w:sz w:val="20"/>
            <w:szCs w:val="20"/>
            <w:lang w:val="el-GR"/>
            <w:rPrChange w:id="127" w:author="Giannis mougios" w:date="2025-08-30T13:16:00Z">
              <w:rPr>
                <w:rFonts w:ascii="Arial" w:hAnsi="Arial" w:cs="Arial"/>
                <w:sz w:val="20"/>
                <w:szCs w:val="20"/>
              </w:rPr>
            </w:rPrChange>
          </w:rPr>
          <w:t xml:space="preserve"> σε μεγαλύτερη κλίμακα</w:t>
        </w:r>
      </w:ins>
      <w:ins w:id="128" w:author="Giannis mougios" w:date="2025-08-30T13:18:00Z">
        <w:r w:rsidR="00477B33">
          <w:rPr>
            <w:rFonts w:ascii="Arial" w:hAnsi="Arial" w:cs="Arial"/>
            <w:sz w:val="20"/>
            <w:szCs w:val="20"/>
            <w:lang w:val="el-GR"/>
          </w:rPr>
          <w:t xml:space="preserve"> καθώς</w:t>
        </w:r>
      </w:ins>
      <w:del w:id="129" w:author="Giannis mougios" w:date="2025-08-30T13:16:00Z">
        <w:r w:rsidR="00DB73BC" w:rsidRPr="00DB73BC" w:rsidDel="007A1C41">
          <w:rPr>
            <w:rFonts w:ascii="Arial" w:hAnsi="Arial" w:cs="Arial"/>
            <w:sz w:val="20"/>
            <w:szCs w:val="20"/>
            <w:lang w:val="el-GR"/>
          </w:rPr>
          <w:delText>Για την αντιμετώπιση αυτού του προβλήματος εφαρμόζεται η τεχνική δυναμικής παραγωγής</w:delText>
        </w:r>
        <w:r w:rsidR="00DB73BC" w:rsidRPr="00DB73BC" w:rsidDel="007A1C41">
          <w:rPr>
            <w:rFonts w:ascii="Arial" w:hAnsi="Arial" w:cs="Arial"/>
            <w:b/>
            <w:bCs/>
            <w:sz w:val="20"/>
            <w:szCs w:val="20"/>
            <w:lang w:val="el-GR"/>
          </w:rPr>
          <w:delText xml:space="preserve"> </w:delText>
        </w:r>
        <w:r w:rsidR="00DB73BC" w:rsidRPr="00DB73BC" w:rsidDel="007A1C41">
          <w:rPr>
            <w:rFonts w:ascii="Arial" w:hAnsi="Arial" w:cs="Arial"/>
            <w:sz w:val="20"/>
            <w:szCs w:val="20"/>
            <w:lang w:val="el-GR"/>
          </w:rPr>
          <w:delText>περιορισμών (</w:delText>
        </w:r>
        <w:r w:rsidR="00DB73BC" w:rsidRPr="00DB73BC" w:rsidDel="007A1C41">
          <w:rPr>
            <w:rFonts w:ascii="Arial" w:hAnsi="Arial" w:cs="Arial"/>
            <w:i/>
            <w:iCs/>
            <w:sz w:val="20"/>
            <w:szCs w:val="20"/>
          </w:rPr>
          <w:delText>lazy</w:delText>
        </w:r>
        <w:r w:rsidR="00DB73BC" w:rsidRPr="00DB73BC" w:rsidDel="007A1C41">
          <w:rPr>
            <w:rFonts w:ascii="Arial" w:hAnsi="Arial" w:cs="Arial"/>
            <w:i/>
            <w:iCs/>
            <w:sz w:val="20"/>
            <w:szCs w:val="20"/>
            <w:lang w:val="el-GR"/>
          </w:rPr>
          <w:delText xml:space="preserve"> </w:delText>
        </w:r>
        <w:r w:rsidR="00DB73BC" w:rsidRPr="00DB73BC" w:rsidDel="007A1C41">
          <w:rPr>
            <w:rFonts w:ascii="Arial" w:hAnsi="Arial" w:cs="Arial"/>
            <w:i/>
            <w:iCs/>
            <w:sz w:val="20"/>
            <w:szCs w:val="20"/>
          </w:rPr>
          <w:delText>constraints</w:delText>
        </w:r>
        <w:r w:rsidR="00DB73BC" w:rsidRPr="00DB73BC" w:rsidDel="007A1C41">
          <w:rPr>
            <w:rFonts w:ascii="Arial" w:hAnsi="Arial" w:cs="Arial"/>
            <w:sz w:val="20"/>
            <w:szCs w:val="20"/>
            <w:lang w:val="el-GR"/>
          </w:rPr>
          <w:delText xml:space="preserve">), μέσω των λεγόμενων </w:delText>
        </w:r>
        <w:r w:rsidR="00DB73BC" w:rsidRPr="00DB73BC" w:rsidDel="007A1C41">
          <w:rPr>
            <w:rFonts w:ascii="Arial" w:hAnsi="Arial" w:cs="Arial"/>
            <w:sz w:val="20"/>
            <w:szCs w:val="20"/>
          </w:rPr>
          <w:delText>Subtour</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Elimination</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Constraints</w:delText>
        </w:r>
        <w:r w:rsidR="00DB73BC" w:rsidRPr="00DB73BC" w:rsidDel="007A1C41">
          <w:rPr>
            <w:rFonts w:ascii="Arial" w:hAnsi="Arial" w:cs="Arial"/>
            <w:sz w:val="20"/>
            <w:szCs w:val="20"/>
            <w:lang w:val="el-GR"/>
          </w:rPr>
          <w:delText xml:space="preserve"> (</w:delText>
        </w:r>
        <w:r w:rsidR="00DB73BC" w:rsidRPr="00DB73BC" w:rsidDel="007A1C41">
          <w:rPr>
            <w:rFonts w:ascii="Arial" w:hAnsi="Arial" w:cs="Arial"/>
            <w:sz w:val="20"/>
            <w:szCs w:val="20"/>
          </w:rPr>
          <w:delText>SECs</w:delText>
        </w:r>
        <w:r w:rsidR="00DB73BC" w:rsidRPr="00DB73BC" w:rsidDel="007A1C41">
          <w:rPr>
            <w:rFonts w:ascii="Arial" w:hAnsi="Arial" w:cs="Arial"/>
            <w:sz w:val="20"/>
            <w:szCs w:val="20"/>
            <w:lang w:val="el-GR"/>
          </w:rPr>
          <w:delText xml:space="preserve">). Αρχικά, το πρόβλημα επιλύεται με έναν βασικό μόνο κορμό περιορισμών. Εάν η λύση περιέχει </w:delText>
        </w:r>
        <w:r w:rsidR="00DB73BC" w:rsidRPr="00DB73BC" w:rsidDel="007A1C41">
          <w:rPr>
            <w:rFonts w:ascii="Arial" w:hAnsi="Arial" w:cs="Arial"/>
            <w:bCs/>
            <w:sz w:val="20"/>
            <w:szCs w:val="20"/>
            <w:lang w:val="el-GR"/>
          </w:rPr>
          <w:delText>επιμέρους κύκλους</w:delText>
        </w:r>
        <w:r w:rsidR="00DB73BC" w:rsidRPr="00DB73BC" w:rsidDel="007A1C41">
          <w:rPr>
            <w:rFonts w:ascii="Arial" w:hAnsi="Arial" w:cs="Arial"/>
            <w:sz w:val="20"/>
            <w:szCs w:val="20"/>
            <w:lang w:val="el-GR"/>
          </w:rPr>
          <w:delText xml:space="preserve">, εντοπίζονται και εισάγονται οι αντίστοιχοι </w:delText>
        </w:r>
        <w:r w:rsidR="00DB73BC" w:rsidRPr="00DB73BC" w:rsidDel="007A1C41">
          <w:rPr>
            <w:rFonts w:ascii="Arial" w:hAnsi="Arial" w:cs="Arial"/>
            <w:sz w:val="20"/>
            <w:szCs w:val="20"/>
          </w:rPr>
          <w:delText>SECs</w:delText>
        </w:r>
        <w:r w:rsidR="00DB73BC" w:rsidRPr="00DB73BC" w:rsidDel="007A1C41">
          <w:rPr>
            <w:rFonts w:ascii="Arial" w:hAnsi="Arial" w:cs="Arial"/>
            <w:sz w:val="20"/>
            <w:szCs w:val="20"/>
            <w:lang w:val="el-GR"/>
          </w:rPr>
          <w:delText xml:space="preserve">, και η διαδικασία επαναλαμβάνεται. </w:delText>
        </w:r>
      </w:del>
      <w:del w:id="130" w:author="Giannis mougios" w:date="2025-08-30T13:17:00Z">
        <w:r w:rsidR="00DB73BC" w:rsidRPr="00DB73BC" w:rsidDel="00477B33">
          <w:rPr>
            <w:rFonts w:ascii="Arial" w:hAnsi="Arial" w:cs="Arial"/>
            <w:sz w:val="20"/>
            <w:szCs w:val="20"/>
            <w:lang w:val="el-GR"/>
          </w:rPr>
          <w:delText xml:space="preserve">Έτσι, η μέθοδος </w:delText>
        </w:r>
        <w:r w:rsidR="00DB73BC" w:rsidRPr="00DB73BC" w:rsidDel="00477B33">
          <w:rPr>
            <w:rFonts w:ascii="Arial" w:hAnsi="Arial" w:cs="Arial"/>
            <w:sz w:val="20"/>
            <w:szCs w:val="20"/>
          </w:rPr>
          <w:delText>Branch</w:delText>
        </w:r>
        <w:r w:rsidR="00DB73BC" w:rsidRPr="00DB73BC" w:rsidDel="00477B33">
          <w:rPr>
            <w:rFonts w:ascii="Arial" w:hAnsi="Arial" w:cs="Arial"/>
            <w:sz w:val="20"/>
            <w:szCs w:val="20"/>
            <w:lang w:val="el-GR"/>
          </w:rPr>
          <w:delText>-</w:delText>
        </w:r>
        <w:r w:rsidR="00DB73BC" w:rsidRPr="00DB73BC" w:rsidDel="00477B33">
          <w:rPr>
            <w:rFonts w:ascii="Arial" w:hAnsi="Arial" w:cs="Arial"/>
            <w:sz w:val="20"/>
            <w:szCs w:val="20"/>
          </w:rPr>
          <w:delText>and</w:delText>
        </w:r>
        <w:r w:rsidR="00DB73BC" w:rsidRPr="00DB73BC" w:rsidDel="00477B33">
          <w:rPr>
            <w:rFonts w:ascii="Arial" w:hAnsi="Arial" w:cs="Arial"/>
            <w:sz w:val="20"/>
            <w:szCs w:val="20"/>
            <w:lang w:val="el-GR"/>
          </w:rPr>
          <w:delText>-</w:delText>
        </w:r>
        <w:r w:rsidR="00DB73BC" w:rsidRPr="00DB73BC" w:rsidDel="00477B33">
          <w:rPr>
            <w:rFonts w:ascii="Arial" w:hAnsi="Arial" w:cs="Arial"/>
            <w:sz w:val="20"/>
            <w:szCs w:val="20"/>
          </w:rPr>
          <w:delText>Cut</w:delText>
        </w:r>
        <w:r w:rsidR="00DB73BC" w:rsidRPr="00DB73BC" w:rsidDel="00477B33">
          <w:rPr>
            <w:rFonts w:ascii="Arial" w:hAnsi="Arial" w:cs="Arial"/>
            <w:sz w:val="20"/>
            <w:szCs w:val="20"/>
            <w:lang w:val="el-GR"/>
          </w:rPr>
          <w:delText xml:space="preserve"> εισάγει μόνο τους απολύτως απαραίτητους περιορισμούς, εξοικονομώντας σημαντικά υπολογιστικούς πόρους.</w:delText>
        </w:r>
      </w:del>
      <w:ins w:id="131" w:author="Giannis mougios" w:date="2025-08-30T13:18:00Z">
        <w:r w:rsidR="00477B33">
          <w:rPr>
            <w:rFonts w:ascii="Arial" w:hAnsi="Arial" w:cs="Arial"/>
            <w:sz w:val="20"/>
            <w:szCs w:val="20"/>
            <w:lang w:val="el-GR"/>
          </w:rPr>
          <w:t>:</w:t>
        </w:r>
      </w:ins>
    </w:p>
    <w:p w14:paraId="14E5F742" w14:textId="77777777" w:rsidR="00DB73BC" w:rsidRPr="00477B33" w:rsidRDefault="00DB73BC" w:rsidP="00B40E9F">
      <w:pPr>
        <w:spacing w:after="60"/>
        <w:jc w:val="both"/>
        <w:rPr>
          <w:rFonts w:ascii="Arial" w:hAnsi="Arial" w:cs="Arial"/>
          <w:sz w:val="20"/>
          <w:szCs w:val="20"/>
          <w:lang w:val="el-GR"/>
          <w:rPrChange w:id="132" w:author="Giannis mougios" w:date="2025-08-30T13:18:00Z">
            <w:rPr>
              <w:rFonts w:ascii="Arial" w:hAnsi="Arial" w:cs="Arial"/>
              <w:sz w:val="20"/>
              <w:szCs w:val="20"/>
            </w:rPr>
          </w:rPrChange>
        </w:rPr>
      </w:pPr>
      <w:del w:id="133" w:author="Giannis mougios" w:date="2025-08-30T13:18:00Z">
        <w:r w:rsidRPr="00477B33" w:rsidDel="00477B33">
          <w:rPr>
            <w:rFonts w:ascii="Arial" w:hAnsi="Arial" w:cs="Arial"/>
            <w:sz w:val="20"/>
            <w:szCs w:val="20"/>
            <w:lang w:val="el-GR"/>
            <w:rPrChange w:id="134" w:author="Giannis mougios" w:date="2025-08-30T13:18:00Z">
              <w:rPr>
                <w:rFonts w:ascii="Arial" w:hAnsi="Arial" w:cs="Arial"/>
                <w:sz w:val="20"/>
                <w:szCs w:val="20"/>
              </w:rPr>
            </w:rPrChange>
          </w:rPr>
          <w:delText>Συγκεκριμένα:</w:delText>
        </w:r>
      </w:del>
    </w:p>
    <w:p w14:paraId="554B5EE4"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14:paraId="47842858"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14:paraId="340C97CE" w14:textId="4EEDAFA5" w:rsidR="00DB73BC" w:rsidRPr="00DB73BC" w:rsidDel="00477B33" w:rsidRDefault="00DB73BC" w:rsidP="00B40E9F">
      <w:pPr>
        <w:spacing w:after="60"/>
        <w:jc w:val="both"/>
        <w:rPr>
          <w:del w:id="135" w:author="Giannis mougios" w:date="2025-08-30T13:23:00Z"/>
          <w:rFonts w:ascii="Arial" w:hAnsi="Arial" w:cs="Arial"/>
          <w:sz w:val="20"/>
          <w:szCs w:val="20"/>
          <w:lang w:val="el-GR"/>
        </w:rPr>
      </w:pPr>
      <w:del w:id="136" w:author="Giannis mougios" w:date="2025-08-30T13:23:00Z">
        <w:r w:rsidRPr="00DB73BC" w:rsidDel="00477B33">
          <w:rPr>
            <w:rFonts w:ascii="Arial" w:hAnsi="Arial" w:cs="Arial"/>
            <w:sz w:val="20"/>
            <w:szCs w:val="20"/>
            <w:lang w:val="el-GR"/>
          </w:rPr>
          <w:delText xml:space="preserve">Στην περίπτωση του </w:delText>
        </w:r>
        <w:r w:rsidRPr="00DB73BC" w:rsidDel="00477B33">
          <w:rPr>
            <w:rFonts w:ascii="Arial" w:hAnsi="Arial" w:cs="Arial"/>
            <w:sz w:val="20"/>
            <w:szCs w:val="20"/>
          </w:rPr>
          <w:delText>TSP</w:delText>
        </w:r>
        <w:r w:rsidRPr="00DB73BC" w:rsidDel="00477B33">
          <w:rPr>
            <w:rFonts w:ascii="Arial" w:hAnsi="Arial" w:cs="Arial"/>
            <w:sz w:val="20"/>
            <w:szCs w:val="20"/>
            <w:lang w:val="el-GR"/>
          </w:rPr>
          <w:delTex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delText>
        </w:r>
        <w:r w:rsidRPr="00DB73BC" w:rsidDel="00477B33">
          <w:rPr>
            <w:rFonts w:ascii="Arial" w:hAnsi="Arial" w:cs="Arial"/>
            <w:sz w:val="20"/>
            <w:szCs w:val="20"/>
          </w:rPr>
          <w:delText>SECs</w:delText>
        </w:r>
        <w:r w:rsidRPr="00DB73BC" w:rsidDel="00477B33">
          <w:rPr>
            <w:rFonts w:ascii="Arial" w:hAnsi="Arial" w:cs="Arial"/>
            <w:sz w:val="20"/>
            <w:szCs w:val="20"/>
            <w:lang w:val="el-GR"/>
          </w:rPr>
          <w:delText xml:space="preserve">, βελτιώνεται ριζικά η απόδοση του αλγορίθμου και καθίσταται δυνατή η επίλυση προβλημάτων </w:delText>
        </w:r>
        <w:r w:rsidRPr="00DB73BC" w:rsidDel="00477B33">
          <w:rPr>
            <w:rFonts w:ascii="Arial" w:hAnsi="Arial" w:cs="Arial"/>
            <w:sz w:val="20"/>
            <w:szCs w:val="20"/>
          </w:rPr>
          <w:delText>TSP</w:delText>
        </w:r>
        <w:r w:rsidRPr="00DB73BC" w:rsidDel="00477B33">
          <w:rPr>
            <w:rFonts w:ascii="Arial" w:hAnsi="Arial" w:cs="Arial"/>
            <w:sz w:val="20"/>
            <w:szCs w:val="20"/>
            <w:lang w:val="el-GR"/>
          </w:rPr>
          <w:delText xml:space="preserve"> σχετικά μεγάλης κλίμακας.</w:delText>
        </w:r>
      </w:del>
    </w:p>
    <w:p w14:paraId="62287986" w14:textId="77777777" w:rsidR="00DB73BC" w:rsidRPr="00DB73BC" w:rsidRDefault="00DB73BC" w:rsidP="00B40E9F">
      <w:pPr>
        <w:spacing w:before="360" w:after="120"/>
        <w:jc w:val="both"/>
        <w:rPr>
          <w:rFonts w:ascii="Arial Black" w:hAnsi="Arial Black" w:cs="Arial"/>
          <w:sz w:val="22"/>
          <w:szCs w:val="22"/>
          <w:lang w:val="el-GR"/>
        </w:rPr>
      </w:pPr>
      <w:r w:rsidRPr="00DB73BC">
        <w:rPr>
          <w:rFonts w:ascii="Arial Black" w:hAnsi="Arial Black" w:cs="Arial"/>
          <w:sz w:val="22"/>
          <w:szCs w:val="22"/>
          <w:lang w:val="el-GR"/>
        </w:rPr>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14:paraId="45CAF2A7" w14:textId="77777777" w:rsidR="00DB73BC" w:rsidRPr="00DB73BC" w:rsidRDefault="00DB73BC" w:rsidP="00B40E9F">
      <w:pPr>
        <w:spacing w:before="360" w:after="120"/>
        <w:jc w:val="both"/>
        <w:rPr>
          <w:rFonts w:ascii="Arial" w:hAnsi="Arial" w:cs="Arial"/>
          <w:sz w:val="20"/>
          <w:szCs w:val="20"/>
          <w:lang w:val="el-GR"/>
        </w:rPr>
      </w:pPr>
      <w:r w:rsidRPr="00DB73BC">
        <w:rPr>
          <w:rFonts w:ascii="Arial" w:hAnsi="Arial" w:cs="Arial"/>
          <w:sz w:val="20"/>
          <w:szCs w:val="20"/>
          <w:lang w:val="el-GR"/>
        </w:rPr>
        <w:lastRenderedPageBreak/>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14:paraId="15CBDCDE" w14:textId="77777777" w:rsidR="00DB73BC" w:rsidRPr="00DB73BC" w:rsidRDefault="00000000" w:rsidP="00B40E9F">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14:paraId="48E4EF3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Υπό τους περιορισμούς:</w:t>
      </w:r>
    </w:p>
    <w:p w14:paraId="11B9DE29" w14:textId="77777777" w:rsidR="00DB73BC" w:rsidRPr="00DB73BC" w:rsidRDefault="00000000" w:rsidP="00B40E9F">
      <w:pPr>
        <w:spacing w:after="60"/>
        <w:jc w:val="both"/>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14:paraId="228C81D2" w14:textId="77777777" w:rsidR="00DB73BC" w:rsidRPr="00DB73BC" w:rsidRDefault="00000000" w:rsidP="00B40E9F">
      <w:pPr>
        <w:spacing w:after="60"/>
        <w:jc w:val="both"/>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14:paraId="035D0E3D" w14:textId="77777777" w:rsidR="00DB73BC" w:rsidRPr="00DB73BC"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14:paraId="23F7EF70"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Όπου:</w:t>
      </w:r>
    </w:p>
    <w:p w14:paraId="79A954C8"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14:paraId="7026663A"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14:paraId="0C2CBCBB"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14:paraId="2B50F693" w14:textId="77777777" w:rsidR="00DB73BC" w:rsidRPr="00F81126" w:rsidRDefault="00000000" w:rsidP="00B40E9F">
      <w:pPr>
        <w:pStyle w:val="ListParagraph"/>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14:paraId="5C10386C"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14:paraId="75516AF6"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14:paraId="4F815681"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14:paraId="2FE06583" w14:textId="77777777" w:rsidR="00DB73BC" w:rsidRPr="00DB73BC" w:rsidRDefault="00000000" w:rsidP="00B40E9F">
      <w:pPr>
        <w:spacing w:before="360" w:after="60"/>
        <w:jc w:val="both"/>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14:paraId="4EA3137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14:paraId="612F14B2" w14:textId="77777777" w:rsidR="00DB73BC" w:rsidRPr="00DB73BC" w:rsidRDefault="00000000" w:rsidP="00B40E9F">
      <w:pPr>
        <w:spacing w:after="60"/>
        <w:jc w:val="both"/>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14:paraId="6639E7A6" w14:textId="77777777" w:rsidR="00DB73BC" w:rsidRP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14:paraId="5678B63A" w14:textId="77777777" w:rsid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w:t>
      </w:r>
      <w:r w:rsidRPr="00DB73BC">
        <w:rPr>
          <w:rFonts w:ascii="Arial" w:hAnsi="Arial" w:cs="Arial"/>
          <w:sz w:val="20"/>
          <w:szCs w:val="20"/>
          <w:lang w:val="el-GR"/>
        </w:rPr>
        <w:lastRenderedPageBreak/>
        <w:t>Αυτή η μείωση επιφέρει σημαντική συρρίκνωση του χώρου των εφικτών λύσεων και συμβάλλει καθοριστικά στο χρόνο σύγκλισης προς την βέλτιστη λύση.</w:t>
      </w:r>
    </w:p>
    <w:p w14:paraId="6FF3B0A0" w14:textId="77777777" w:rsidR="00D86DFA" w:rsidRPr="00D86DFA" w:rsidRDefault="00D86DFA" w:rsidP="00B40E9F">
      <w:pPr>
        <w:spacing w:before="360" w:after="120"/>
        <w:jc w:val="both"/>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14:paraId="72CBD6FE" w14:textId="77777777" w:rsidR="00D86DFA" w:rsidRPr="00D86DFA" w:rsidRDefault="00D86DFA" w:rsidP="00B40E9F">
      <w:pPr>
        <w:spacing w:before="360" w:after="120"/>
        <w:jc w:val="both"/>
        <w:rPr>
          <w:rFonts w:ascii="Arial" w:hAnsi="Arial" w:cs="Arial"/>
          <w:sz w:val="20"/>
          <w:szCs w:val="20"/>
          <w:lang w:val="el-GR"/>
        </w:rPr>
      </w:pPr>
      <w:r w:rsidRPr="00D86DFA">
        <w:rPr>
          <w:rFonts w:ascii="Arial" w:hAnsi="Arial" w:cs="Arial"/>
          <w:sz w:val="20"/>
          <w:szCs w:val="20"/>
          <w:lang w:val="el-GR"/>
        </w:rPr>
        <w:t>Ένας μαθηματικός γράφος</w:t>
      </w:r>
      <w:del w:id="137" w:author="Giannis mougios" w:date="2025-08-30T12:14:00Z">
        <w:r w:rsidRPr="00D86DFA" w:rsidDel="00C903DD">
          <w:rPr>
            <w:rFonts w:ascii="Arial" w:hAnsi="Arial" w:cs="Arial"/>
            <w:sz w:val="20"/>
            <w:szCs w:val="20"/>
            <w:lang w:val="el-GR"/>
          </w:rPr>
          <w:delText xml:space="preserve"> (</w:delText>
        </w:r>
        <w:r w:rsidRPr="00D86DFA" w:rsidDel="00C903DD">
          <w:rPr>
            <w:rFonts w:ascii="Arial" w:hAnsi="Arial" w:cs="Arial"/>
            <w:sz w:val="20"/>
            <w:szCs w:val="20"/>
          </w:rPr>
          <w:delText>graph</w:delText>
        </w:r>
        <w:r w:rsidRPr="00D86DFA" w:rsidDel="00C903DD">
          <w:rPr>
            <w:rFonts w:ascii="Arial" w:hAnsi="Arial" w:cs="Arial"/>
            <w:sz w:val="20"/>
            <w:szCs w:val="20"/>
            <w:lang w:val="el-GR"/>
          </w:rPr>
          <w:delText>)</w:delText>
        </w:r>
      </w:del>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14:paraId="1103CBA2"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14:paraId="59A7B4FB"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14:paraId="11D6E4B1"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14:paraId="7C10162A"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14:paraId="102F4E7C"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14:paraId="01E29D07"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14:paraId="6DAECEF0"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14:paraId="6645AC46" w14:textId="77777777" w:rsid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14:paraId="19EED72B" w14:textId="77777777" w:rsidR="007C0A65" w:rsidRPr="007C0A65" w:rsidRDefault="007C0A65" w:rsidP="00B40E9F">
      <w:pPr>
        <w:spacing w:before="360" w:after="120"/>
        <w:jc w:val="both"/>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14:paraId="7AC14903" w14:textId="77777777" w:rsidR="007C0A65" w:rsidRPr="007C0A65" w:rsidRDefault="007C0A65" w:rsidP="00B40E9F">
      <w:pPr>
        <w:spacing w:before="360" w:after="60"/>
        <w:jc w:val="both"/>
        <w:rPr>
          <w:rFonts w:ascii="Arial" w:hAnsi="Arial" w:cs="Arial"/>
          <w:sz w:val="20"/>
          <w:szCs w:val="20"/>
          <w:lang w:val="el-GR"/>
        </w:rPr>
      </w:pPr>
      <w:r w:rsidRPr="007C0A65">
        <w:rPr>
          <w:rFonts w:ascii="Arial" w:hAnsi="Arial" w:cs="Arial"/>
          <w:sz w:val="20"/>
          <w:szCs w:val="20"/>
          <w:lang w:val="el-GR"/>
        </w:rPr>
        <w:lastRenderedPageBreak/>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14:paraId="641AE15D" w14:textId="5E2A5E89" w:rsidR="007C0A65" w:rsidRPr="007C0A65" w:rsidRDefault="00B40E9F" w:rsidP="00CC4F58">
      <w:pPr>
        <w:spacing w:after="60"/>
        <w:jc w:val="both"/>
        <w:rPr>
          <w:rFonts w:ascii="Arial" w:hAnsi="Arial" w:cs="Arial"/>
          <w:sz w:val="20"/>
          <w:szCs w:val="20"/>
          <w:lang w:val="el-GR"/>
        </w:rPr>
      </w:pPr>
      <w:r w:rsidRPr="00B40E9F">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B40E9F">
        <w:rPr>
          <w:rFonts w:ascii="Arial" w:hAnsi="Arial" w:cs="Arial"/>
          <w:bCs/>
          <w:sz w:val="20"/>
          <w:szCs w:val="20"/>
        </w:rPr>
        <w:t>N</w:t>
      </w:r>
      <w:r w:rsidRPr="00B40E9F">
        <w:rPr>
          <w:rFonts w:ascii="Arial" w:hAnsi="Arial" w:cs="Arial"/>
          <w:bCs/>
          <w:sz w:val="20"/>
          <w:szCs w:val="20"/>
          <w:lang w:val="el-GR"/>
        </w:rPr>
        <w:t>×</w:t>
      </w:r>
      <w:r w:rsidRPr="00B40E9F">
        <w:rPr>
          <w:rFonts w:ascii="Arial" w:hAnsi="Arial" w:cs="Arial"/>
          <w:bCs/>
          <w:sz w:val="20"/>
          <w:szCs w:val="20"/>
        </w:rPr>
        <w:t>F</w:t>
      </w:r>
      <w:r w:rsidRPr="00B40E9F">
        <w:rPr>
          <w:rFonts w:ascii="Arial" w:hAnsi="Arial" w:cs="Arial"/>
          <w:sz w:val="20"/>
          <w:szCs w:val="20"/>
          <w:lang w:val="el-GR"/>
        </w:rPr>
        <w:t>, όπου κάθε γραμμή αντιστοιχεί σε μία παρατήρηση (</w:t>
      </w:r>
      <w:r w:rsidRPr="00B40E9F">
        <w:rPr>
          <w:rFonts w:ascii="Arial" w:hAnsi="Arial" w:cs="Arial"/>
          <w:sz w:val="20"/>
          <w:szCs w:val="20"/>
        </w:rPr>
        <w:t>sample</w:t>
      </w:r>
      <w:r w:rsidRPr="00B40E9F">
        <w:rPr>
          <w:rFonts w:ascii="Arial" w:hAnsi="Arial" w:cs="Arial"/>
          <w:sz w:val="20"/>
          <w:szCs w:val="20"/>
          <w:lang w:val="el-GR"/>
        </w:rPr>
        <w:t>), και κάθε στήλη σε μία μεταβλητή</w:t>
      </w:r>
      <w:r>
        <w:rPr>
          <w:rFonts w:ascii="Arial" w:hAnsi="Arial" w:cs="Arial"/>
          <w:sz w:val="20"/>
          <w:szCs w:val="20"/>
        </w:rPr>
        <w:t> </w:t>
      </w:r>
      <w:r w:rsidRPr="00B40E9F">
        <w:rPr>
          <w:rFonts w:ascii="Arial" w:hAnsi="Arial" w:cs="Arial"/>
          <w:sz w:val="20"/>
          <w:szCs w:val="20"/>
          <w:lang w:val="el-GR"/>
        </w:rPr>
        <w:t>χαρακτηριστικό</w:t>
      </w:r>
      <w:r>
        <w:rPr>
          <w:rFonts w:ascii="Arial" w:hAnsi="Arial" w:cs="Arial"/>
          <w:sz w:val="20"/>
          <w:szCs w:val="20"/>
        </w:rPr>
        <w:t> </w:t>
      </w:r>
      <w:r w:rsidRPr="00B40E9F">
        <w:rPr>
          <w:rFonts w:ascii="Arial" w:hAnsi="Arial" w:cs="Arial"/>
          <w:sz w:val="20"/>
          <w:szCs w:val="20"/>
          <w:lang w:val="el-GR"/>
        </w:rPr>
        <w:t>(</w:t>
      </w:r>
      <w:r w:rsidRPr="00B40E9F">
        <w:rPr>
          <w:rFonts w:ascii="Arial" w:hAnsi="Arial" w:cs="Arial"/>
          <w:sz w:val="20"/>
          <w:szCs w:val="20"/>
        </w:rPr>
        <w:t>feature</w:t>
      </w:r>
      <w:r w:rsidRPr="00B40E9F">
        <w:rPr>
          <w:rFonts w:ascii="Arial" w:hAnsi="Arial" w:cs="Arial"/>
          <w:sz w:val="20"/>
          <w:szCs w:val="20"/>
          <w:lang w:val="el-GR"/>
        </w:rPr>
        <w:t>)</w:t>
      </w:r>
      <w:r>
        <w:rPr>
          <w:rFonts w:ascii="Arial" w:hAnsi="Arial" w:cs="Arial"/>
          <w:sz w:val="20"/>
          <w:szCs w:val="20"/>
        </w:rPr>
        <w:t> </w:t>
      </w:r>
      <w:r w:rsidRPr="00B40E9F">
        <w:rPr>
          <w:rFonts w:ascii="Arial" w:hAnsi="Arial" w:cs="Arial"/>
          <w:sz w:val="20"/>
          <w:szCs w:val="20"/>
          <w:lang w:val="el-GR"/>
        </w:rPr>
        <w:t>του</w:t>
      </w:r>
      <w:r>
        <w:rPr>
          <w:rFonts w:ascii="Arial" w:hAnsi="Arial" w:cs="Arial"/>
          <w:sz w:val="20"/>
          <w:szCs w:val="20"/>
        </w:rPr>
        <w:t> </w:t>
      </w:r>
      <w:r w:rsidRPr="00B40E9F">
        <w:rPr>
          <w:rFonts w:ascii="Arial" w:hAnsi="Arial" w:cs="Arial"/>
          <w:sz w:val="20"/>
          <w:szCs w:val="20"/>
          <w:lang w:val="el-GR"/>
        </w:rPr>
        <w:t>χώρου</w:t>
      </w:r>
      <w:r>
        <w:rPr>
          <w:rFonts w:ascii="Arial" w:hAnsi="Arial" w:cs="Arial"/>
          <w:sz w:val="20"/>
          <w:szCs w:val="20"/>
        </w:rPr>
        <w:t> </w:t>
      </w:r>
      <w:r w:rsidRPr="00B40E9F">
        <w:rPr>
          <w:rFonts w:ascii="Arial" w:hAnsi="Arial" w:cs="Arial"/>
          <w:sz w:val="20"/>
          <w:szCs w:val="20"/>
          <w:lang w:val="el-GR"/>
        </w:rPr>
        <w:t>εισόδου.</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Σε αυτά τα πλαίσια, η διάταξη (σειρά) των γραμμών και των στηλών δεν φέρει σημασιολογική πληροφορία· δηλαδή, μπορούμε να αναδιατάξουμε</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τις</w:t>
      </w:r>
      <w:r w:rsidR="00CC4F58">
        <w:rPr>
          <w:rFonts w:ascii="Arial" w:hAnsi="Arial" w:cs="Arial"/>
          <w:sz w:val="20"/>
          <w:szCs w:val="20"/>
        </w:rPr>
        <w:t> </w:t>
      </w:r>
      <w:r w:rsidR="007C0A65" w:rsidRPr="007C0A65">
        <w:rPr>
          <w:rFonts w:ascii="Arial" w:hAnsi="Arial" w:cs="Arial"/>
          <w:sz w:val="20"/>
          <w:szCs w:val="20"/>
          <w:lang w:val="el-GR"/>
        </w:rPr>
        <w:t>παρατηρήσεις</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τα</w:t>
      </w:r>
      <w:r w:rsidR="00CC4F58">
        <w:rPr>
          <w:rFonts w:ascii="Arial" w:hAnsi="Arial" w:cs="Arial"/>
          <w:sz w:val="20"/>
          <w:szCs w:val="20"/>
        </w:rPr>
        <w:t> </w:t>
      </w:r>
      <w:r w:rsidR="00CC4F58" w:rsidRPr="007C0A65">
        <w:rPr>
          <w:rFonts w:ascii="Arial" w:hAnsi="Arial" w:cs="Arial"/>
          <w:sz w:val="20"/>
          <w:szCs w:val="20"/>
          <w:lang w:val="el-GR"/>
        </w:rPr>
        <w:t>χαρακτηριστικά,</w:t>
      </w:r>
      <w:r w:rsidR="00CC4F58">
        <w:rPr>
          <w:rFonts w:ascii="Arial" w:hAnsi="Arial" w:cs="Arial"/>
          <w:sz w:val="20"/>
          <w:szCs w:val="20"/>
        </w:rPr>
        <w:t> </w:t>
      </w:r>
      <w:r w:rsidR="00CC4F58" w:rsidRPr="007C0A65">
        <w:rPr>
          <w:rFonts w:ascii="Arial" w:hAnsi="Arial" w:cs="Arial"/>
          <w:sz w:val="20"/>
          <w:szCs w:val="20"/>
          <w:lang w:val="el-GR"/>
        </w:rPr>
        <w:t>αρκεί</w:t>
      </w:r>
      <w:r w:rsidR="00CC4F58">
        <w:rPr>
          <w:rFonts w:ascii="Arial" w:hAnsi="Arial" w:cs="Arial"/>
          <w:sz w:val="20"/>
          <w:szCs w:val="20"/>
        </w:rPr>
        <w:t> </w:t>
      </w:r>
      <w:r w:rsidR="007C0A65" w:rsidRPr="007C0A65">
        <w:rPr>
          <w:rFonts w:ascii="Arial" w:hAnsi="Arial" w:cs="Arial"/>
          <w:sz w:val="20"/>
          <w:szCs w:val="20"/>
          <w:lang w:val="el-GR"/>
        </w:rPr>
        <w:t>να</w:t>
      </w:r>
      <w:r w:rsidR="00CC4F58">
        <w:rPr>
          <w:rFonts w:ascii="Arial" w:hAnsi="Arial" w:cs="Arial"/>
          <w:sz w:val="20"/>
          <w:szCs w:val="20"/>
        </w:rPr>
        <w:t> </w:t>
      </w:r>
      <w:r w:rsidR="007C0A65" w:rsidRPr="007C0A65">
        <w:rPr>
          <w:rFonts w:ascii="Arial" w:hAnsi="Arial" w:cs="Arial"/>
          <w:sz w:val="20"/>
          <w:szCs w:val="20"/>
          <w:lang w:val="el-GR"/>
        </w:rPr>
        <w:t>διατηρείται</w:t>
      </w:r>
      <w:r w:rsidR="00CC4F58">
        <w:rPr>
          <w:rFonts w:ascii="Arial" w:hAnsi="Arial" w:cs="Arial"/>
          <w:sz w:val="20"/>
          <w:szCs w:val="20"/>
        </w:rPr>
        <w:t> </w:t>
      </w:r>
      <w:r w:rsidR="007C0A65" w:rsidRPr="007C0A65">
        <w:rPr>
          <w:rFonts w:ascii="Arial" w:hAnsi="Arial" w:cs="Arial"/>
          <w:sz w:val="20"/>
          <w:szCs w:val="20"/>
          <w:lang w:val="el-GR"/>
        </w:rPr>
        <w:t>η</w:t>
      </w:r>
      <w:r w:rsidR="00CC4F58">
        <w:rPr>
          <w:rFonts w:ascii="Arial" w:hAnsi="Arial" w:cs="Arial"/>
          <w:sz w:val="20"/>
          <w:szCs w:val="20"/>
        </w:rPr>
        <w:t> </w:t>
      </w:r>
      <w:r w:rsidR="007C0A65" w:rsidRPr="007C0A65">
        <w:rPr>
          <w:rFonts w:ascii="Arial" w:hAnsi="Arial" w:cs="Arial"/>
          <w:sz w:val="20"/>
          <w:szCs w:val="20"/>
          <w:lang w:val="el-GR"/>
        </w:rPr>
        <w:t>αντιστοιχία</w:t>
      </w:r>
      <w:r w:rsidR="00CC4F58">
        <w:rPr>
          <w:rFonts w:ascii="Arial" w:hAnsi="Arial" w:cs="Arial"/>
          <w:sz w:val="20"/>
          <w:szCs w:val="20"/>
        </w:rPr>
        <w:t> </w:t>
      </w:r>
      <w:r w:rsidR="007C0A65" w:rsidRPr="007C0A65">
        <w:rPr>
          <w:rFonts w:ascii="Arial" w:hAnsi="Arial" w:cs="Arial"/>
          <w:sz w:val="20"/>
          <w:szCs w:val="20"/>
          <w:lang w:val="el-GR"/>
        </w:rPr>
        <w:t>μεταξύ</w:t>
      </w:r>
      <w:r w:rsidR="00CC4F58">
        <w:rPr>
          <w:rFonts w:ascii="Arial" w:hAnsi="Arial" w:cs="Arial"/>
          <w:sz w:val="20"/>
          <w:szCs w:val="20"/>
        </w:rPr>
        <w:t> </w:t>
      </w:r>
      <w:r w:rsidR="007C0A65" w:rsidRPr="007C0A65">
        <w:rPr>
          <w:rFonts w:ascii="Arial" w:hAnsi="Arial" w:cs="Arial"/>
          <w:sz w:val="20"/>
          <w:szCs w:val="20"/>
          <w:lang w:val="el-GR"/>
        </w:rPr>
        <w:t>των</w:t>
      </w:r>
      <w:r w:rsidR="00CC4F58">
        <w:rPr>
          <w:rFonts w:ascii="Arial" w:hAnsi="Arial" w:cs="Arial"/>
          <w:sz w:val="20"/>
          <w:szCs w:val="20"/>
        </w:rPr>
        <w:t> </w:t>
      </w:r>
      <w:r w:rsidR="007C0A65" w:rsidRPr="007C0A65">
        <w:rPr>
          <w:rFonts w:ascii="Arial" w:hAnsi="Arial" w:cs="Arial"/>
          <w:sz w:val="20"/>
          <w:szCs w:val="20"/>
          <w:lang w:val="el-GR"/>
        </w:rPr>
        <w:t>στοιχείων.</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 xml:space="preserve">Είναι ωστόσο κρίσιμο να επισημανθεί ότι, για ένα συγκεκριμένο νευρωνικό δίκτυο, ο αριθμός των χαρακτηριστικών (στηλών </w:t>
      </w:r>
      <w:r w:rsidR="007C0A65" w:rsidRPr="007C0A65">
        <w:rPr>
          <w:rFonts w:ascii="Arial" w:hAnsi="Arial" w:cs="Arial"/>
          <w:b/>
          <w:sz w:val="20"/>
          <w:szCs w:val="20"/>
        </w:rPr>
        <w:t>F</w:t>
      </w:r>
      <w:r w:rsidR="007C0A65" w:rsidRPr="007C0A65">
        <w:rPr>
          <w:rFonts w:ascii="Arial" w:hAnsi="Arial" w:cs="Arial"/>
          <w:sz w:val="20"/>
          <w:szCs w:val="20"/>
          <w:lang w:val="el-GR"/>
        </w:rPr>
        <w:t xml:space="preserve">) παραμένει σταθερός, ενώ ο αριθμός των παρατηρήσεων (γραμμών </w:t>
      </w:r>
      <w:r w:rsidR="007C0A65" w:rsidRPr="007C0A65">
        <w:rPr>
          <w:rFonts w:ascii="Arial" w:hAnsi="Arial" w:cs="Arial"/>
          <w:bCs/>
          <w:sz w:val="20"/>
          <w:szCs w:val="20"/>
          <w:lang w:val="el-GR"/>
        </w:rPr>
        <w:t>Ν</w:t>
      </w:r>
      <w:r w:rsidR="007C0A65"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007C0A65" w:rsidRPr="007C0A65">
        <w:rPr>
          <w:rFonts w:ascii="Arial" w:hAnsi="Arial" w:cs="Arial"/>
          <w:sz w:val="20"/>
          <w:szCs w:val="20"/>
        </w:rPr>
        <w:t>adjacency</w:t>
      </w:r>
      <w:r w:rsidR="007C0A65" w:rsidRPr="007C0A65">
        <w:rPr>
          <w:rFonts w:ascii="Arial" w:hAnsi="Arial" w:cs="Arial"/>
          <w:sz w:val="20"/>
          <w:szCs w:val="20"/>
          <w:lang w:val="el-GR"/>
        </w:rPr>
        <w:t xml:space="preserve"> </w:t>
      </w:r>
      <w:r w:rsidR="007C0A65" w:rsidRPr="007C0A65">
        <w:rPr>
          <w:rFonts w:ascii="Arial" w:hAnsi="Arial" w:cs="Arial"/>
          <w:sz w:val="20"/>
          <w:szCs w:val="20"/>
        </w:rPr>
        <w:t>matrix</w:t>
      </w:r>
      <w:r w:rsidR="007C0A65"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14:paraId="76448E90"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14:paraId="3F1E2C17"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14:paraId="038E38EA"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14:paraId="022A1239"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14:paraId="2309C470" w14:textId="77777777" w:rsidR="007C0A65" w:rsidRPr="00D86DFA" w:rsidRDefault="007C0A65" w:rsidP="00B40E9F">
      <w:pPr>
        <w:spacing w:before="360" w:after="120"/>
        <w:jc w:val="both"/>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14:paraId="48C1CB37" w14:textId="77777777"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14:paraId="4D9DD53F" w14:textId="77777777" w:rsidR="00911EFA" w:rsidRP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14:paraId="3B0AAAAD"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lastRenderedPageBreak/>
        <w:t>Δεν υφίσταται εγγενής ή φυσική σειρά μεταξύ των κόμβων.</w:t>
      </w:r>
    </w:p>
    <w:p w14:paraId="2342920E"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14:paraId="4BE9E97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78C36FD6" w14:textId="77777777" w:rsidTr="008C0F44">
        <w:tc>
          <w:tcPr>
            <w:tcW w:w="1501" w:type="dxa"/>
          </w:tcPr>
          <w:p w14:paraId="67AD8364" w14:textId="77777777" w:rsidR="00911EFA" w:rsidRPr="00911EFA" w:rsidRDefault="00911EFA" w:rsidP="00CC4F58">
            <w:pPr>
              <w:spacing w:after="60"/>
              <w:jc w:val="both"/>
              <w:rPr>
                <w:rFonts w:ascii="Arial" w:hAnsi="Arial" w:cs="Arial"/>
                <w:sz w:val="20"/>
                <w:szCs w:val="20"/>
                <w:lang w:val="el-GR"/>
              </w:rPr>
            </w:pPr>
          </w:p>
        </w:tc>
        <w:tc>
          <w:tcPr>
            <w:tcW w:w="1501" w:type="dxa"/>
          </w:tcPr>
          <w:p w14:paraId="069690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2" w:type="dxa"/>
          </w:tcPr>
          <w:p w14:paraId="592DDF8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2" w:type="dxa"/>
          </w:tcPr>
          <w:p w14:paraId="4FE46B3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08F334B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753B233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545BA8A8" w14:textId="77777777" w:rsidTr="008C0F44">
        <w:tc>
          <w:tcPr>
            <w:tcW w:w="1501" w:type="dxa"/>
          </w:tcPr>
          <w:p w14:paraId="7CA66A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tcPr>
          <w:p w14:paraId="173EE0D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245796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E4EDB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256057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1C0E4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1A110FD7" w14:textId="77777777" w:rsidTr="008C0F44">
        <w:tc>
          <w:tcPr>
            <w:tcW w:w="1501" w:type="dxa"/>
          </w:tcPr>
          <w:p w14:paraId="5B62151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tcPr>
          <w:p w14:paraId="5CCFE7F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F0231E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240BE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8E3FF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C92EB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0FAE2754" w14:textId="77777777" w:rsidTr="008C0F44">
        <w:tc>
          <w:tcPr>
            <w:tcW w:w="1501" w:type="dxa"/>
          </w:tcPr>
          <w:p w14:paraId="1B9963A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669053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CFBC7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417EA23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22B2B0"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82DCA1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5AE2C813" w14:textId="77777777" w:rsidTr="008C0F44">
        <w:tc>
          <w:tcPr>
            <w:tcW w:w="1501" w:type="dxa"/>
          </w:tcPr>
          <w:p w14:paraId="27276E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CE90C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5962F7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A8A38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99659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7E3D80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EE225B3" w14:textId="77777777" w:rsidTr="008C0F44">
        <w:tc>
          <w:tcPr>
            <w:tcW w:w="1501" w:type="dxa"/>
          </w:tcPr>
          <w:p w14:paraId="49226A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864412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242CC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BD62C8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76076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750729F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34CD21C3"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14:paraId="3C951899" w14:textId="77777777" w:rsidR="00911EFA" w:rsidRPr="00911EFA" w:rsidRDefault="00911EFA" w:rsidP="00B54202">
      <w:pPr>
        <w:spacing w:after="60"/>
        <w:rPr>
          <w:rFonts w:ascii="Arial" w:hAnsi="Arial" w:cs="Arial"/>
          <w:sz w:val="20"/>
          <w:szCs w:val="20"/>
          <w:lang w:val="el-GR"/>
        </w:rPr>
      </w:pPr>
    </w:p>
    <w:p w14:paraId="3EDD687E" w14:textId="77777777"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05533D3" wp14:editId="1FB20CA5">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505" cy="2994159"/>
                    </a:xfrm>
                    <a:prstGeom prst="rect">
                      <a:avLst/>
                    </a:prstGeom>
                  </pic:spPr>
                </pic:pic>
              </a:graphicData>
            </a:graphic>
          </wp:inline>
        </w:drawing>
      </w:r>
    </w:p>
    <w:p w14:paraId="4EFE8B7B" w14:textId="77777777" w:rsidR="00911EFA" w:rsidRPr="00911EFA" w:rsidRDefault="006B459F" w:rsidP="00CC4F58">
      <w:pPr>
        <w:pStyle w:val="Caption"/>
        <w:spacing w:after="60"/>
        <w:jc w:val="both"/>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14:paraId="1639C22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1DDD02AE" w14:textId="77777777" w:rsidTr="008C0F44">
        <w:tc>
          <w:tcPr>
            <w:tcW w:w="1501" w:type="dxa"/>
          </w:tcPr>
          <w:p w14:paraId="40D93AAA" w14:textId="77777777" w:rsidR="00911EFA" w:rsidRPr="00911EFA" w:rsidRDefault="00911EFA" w:rsidP="00CC4F58">
            <w:pPr>
              <w:spacing w:after="60"/>
              <w:jc w:val="both"/>
              <w:rPr>
                <w:rFonts w:ascii="Arial" w:hAnsi="Arial" w:cs="Arial"/>
                <w:sz w:val="20"/>
                <w:szCs w:val="20"/>
                <w:lang w:val="el-GR"/>
              </w:rPr>
            </w:pPr>
          </w:p>
        </w:tc>
        <w:tc>
          <w:tcPr>
            <w:tcW w:w="1501" w:type="dxa"/>
          </w:tcPr>
          <w:p w14:paraId="68AC5AF4"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Β</w:t>
            </w:r>
          </w:p>
        </w:tc>
        <w:tc>
          <w:tcPr>
            <w:tcW w:w="1502" w:type="dxa"/>
          </w:tcPr>
          <w:p w14:paraId="372A429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Α</w:t>
            </w:r>
          </w:p>
        </w:tc>
        <w:tc>
          <w:tcPr>
            <w:tcW w:w="1502" w:type="dxa"/>
          </w:tcPr>
          <w:p w14:paraId="6B4A8A8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25B142C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1C5C595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1BB2FC16" w14:textId="77777777" w:rsidTr="008C0F44">
        <w:tc>
          <w:tcPr>
            <w:tcW w:w="1501" w:type="dxa"/>
            <w:shd w:val="clear" w:color="auto" w:fill="D0CECE" w:themeFill="background2" w:themeFillShade="E6"/>
          </w:tcPr>
          <w:p w14:paraId="42BC82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14:paraId="54D56F4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B1AF91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4D2E2A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94F530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3310C5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532F2DD5" w14:textId="77777777" w:rsidTr="008C0F44">
        <w:tc>
          <w:tcPr>
            <w:tcW w:w="1501" w:type="dxa"/>
            <w:shd w:val="clear" w:color="auto" w:fill="D0CECE" w:themeFill="background2" w:themeFillShade="E6"/>
          </w:tcPr>
          <w:p w14:paraId="3C7D9E5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14:paraId="3A30ABAD"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14:paraId="7836E289"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14:paraId="6C9DA80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74474A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83C0F9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7F8DD12E" w14:textId="77777777" w:rsidTr="008C0F44">
        <w:tc>
          <w:tcPr>
            <w:tcW w:w="1501" w:type="dxa"/>
          </w:tcPr>
          <w:p w14:paraId="53FE28A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5869AA0A"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tcPr>
          <w:p w14:paraId="68AD1DA5"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tcPr>
          <w:p w14:paraId="54571E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4872B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F6562D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8A19B19" w14:textId="77777777" w:rsidTr="008C0F44">
        <w:tc>
          <w:tcPr>
            <w:tcW w:w="1501" w:type="dxa"/>
          </w:tcPr>
          <w:p w14:paraId="7E9ED44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43CB9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9E73C0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6F7756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E607A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65366F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6A2716F8" w14:textId="77777777" w:rsidTr="008C0F44">
        <w:tc>
          <w:tcPr>
            <w:tcW w:w="1501" w:type="dxa"/>
          </w:tcPr>
          <w:p w14:paraId="5AC7DC9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0670DE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C8E6BA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EC5D49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67991A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0D5839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78A90860"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14:paraId="07B33461" w14:textId="77777777"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C9BCFCA" wp14:editId="507F348D">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3B0FD998" wp14:editId="6A1B63EC">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14:paraId="00ED1721" w14:textId="77777777" w:rsidR="005B3400" w:rsidRDefault="005B3400" w:rsidP="00B54202">
      <w:pPr>
        <w:spacing w:after="60"/>
        <w:rPr>
          <w:rFonts w:ascii="Arial" w:hAnsi="Arial" w:cs="Arial"/>
          <w:sz w:val="20"/>
          <w:szCs w:val="20"/>
          <w:lang w:val="el-GR"/>
        </w:rPr>
      </w:pPr>
    </w:p>
    <w:p w14:paraId="229CEEB5" w14:textId="77777777"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lastRenderedPageBreak/>
        <w:drawing>
          <wp:inline distT="0" distB="0" distL="0" distR="0" wp14:anchorId="37D54E6B" wp14:editId="0D2E381D">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8">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14:paraId="797E658D" w14:textId="77777777" w:rsidR="00911EFA" w:rsidRPr="00911EFA" w:rsidRDefault="00911EFA" w:rsidP="00B54202">
      <w:pPr>
        <w:keepNext/>
        <w:spacing w:after="60"/>
        <w:rPr>
          <w:rFonts w:ascii="Arial" w:hAnsi="Arial" w:cs="Arial"/>
          <w:sz w:val="20"/>
          <w:szCs w:val="20"/>
          <w:lang w:val="el-GR"/>
        </w:rPr>
      </w:pPr>
    </w:p>
    <w:p w14:paraId="010AC8BA" w14:textId="77777777" w:rsidR="006B459F" w:rsidRPr="00710C7C" w:rsidRDefault="006B459F" w:rsidP="00CC4F58">
      <w:pPr>
        <w:pStyle w:val="Caption"/>
        <w:spacing w:after="60"/>
        <w:jc w:val="both"/>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14:paraId="15C3320F" w14:textId="77777777" w:rsidR="006B459F" w:rsidRDefault="006B459F" w:rsidP="00CC4F58">
      <w:pPr>
        <w:spacing w:after="60"/>
        <w:jc w:val="both"/>
        <w:rPr>
          <w:rFonts w:ascii="Arial" w:hAnsi="Arial" w:cs="Arial"/>
          <w:sz w:val="20"/>
          <w:szCs w:val="20"/>
          <w:lang w:val="el-GR"/>
        </w:rPr>
      </w:pPr>
    </w:p>
    <w:p w14:paraId="7C641C8C" w14:textId="77777777" w:rsidR="00A366C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14:paraId="27A82DEB"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Τα σύνολα ακμών είναι:</w:t>
      </w:r>
    </w:p>
    <w:p w14:paraId="79F666C3"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14:paraId="7CD1313C"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14:paraId="005AC84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14:paraId="35C31567"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14:paraId="1818EBAF"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14:paraId="0F166395"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14:paraId="68F6F7C9"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γράφοι μπορεί να περιέχουν πολλαπλούς τύπους κόμβων και ακμών, όπως π.χ. άτομα, προϊόντα, αξιολογήσεις, συναλλαγές κ.λπ.</w:t>
      </w:r>
    </w:p>
    <w:p w14:paraId="658CBDBF"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14:paraId="63583F85"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14:paraId="4B89CA2D"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14:paraId="001DF9AB"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14:paraId="18FFB604"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14:paraId="24F68755" w14:textId="77777777" w:rsid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14:paraId="20B27B7D" w14:textId="77777777" w:rsidR="005B3400" w:rsidRPr="005B3400" w:rsidRDefault="005B3400" w:rsidP="00CC4F58">
      <w:pPr>
        <w:spacing w:before="360" w:after="120"/>
        <w:jc w:val="both"/>
        <w:rPr>
          <w:rFonts w:ascii="Arial Black" w:hAnsi="Arial Black"/>
          <w:sz w:val="20"/>
          <w:szCs w:val="20"/>
          <w:lang w:val="el-GR"/>
        </w:rPr>
      </w:pPr>
      <w:r w:rsidRPr="005B3400">
        <w:rPr>
          <w:rFonts w:ascii="Arial Black" w:hAnsi="Arial Black"/>
          <w:sz w:val="20"/>
          <w:szCs w:val="20"/>
          <w:lang w:val="el-GR"/>
        </w:rPr>
        <w:lastRenderedPageBreak/>
        <w:t>3.2.1 Κίνητρο για γενίκευση της συνέλιξης</w:t>
      </w:r>
    </w:p>
    <w:p w14:paraId="7A382B85" w14:textId="77777777" w:rsidR="00E3626D" w:rsidRPr="00E3626D" w:rsidRDefault="00E3626D" w:rsidP="00CC4F58">
      <w:pPr>
        <w:spacing w:before="360" w:after="120"/>
        <w:jc w:val="both"/>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14:paraId="57EA8799" w14:textId="77777777" w:rsidR="00E3626D" w:rsidRPr="00E3626D" w:rsidRDefault="00E3626D" w:rsidP="00CC4F58">
      <w:pPr>
        <w:spacing w:after="60"/>
        <w:jc w:val="both"/>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14:paraId="5B60E334"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14:paraId="2EF92DF0"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14:paraId="2864272E"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14:paraId="253FE522" w14:textId="77777777" w:rsidR="00E3626D" w:rsidRPr="00E3626D" w:rsidRDefault="00E3626D" w:rsidP="00CC4F58">
      <w:pPr>
        <w:numPr>
          <w:ilvl w:val="0"/>
          <w:numId w:val="23"/>
        </w:numPr>
        <w:tabs>
          <w:tab w:val="clear" w:pos="360"/>
          <w:tab w:val="num" w:pos="720"/>
        </w:tabs>
        <w:spacing w:before="360" w:after="120"/>
        <w:jc w:val="both"/>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14:paraId="1F45FF87" w14:textId="77777777" w:rsidR="00E3626D" w:rsidRPr="00E3626D" w:rsidRDefault="00E3626D" w:rsidP="00CC4F58">
      <w:pPr>
        <w:pStyle w:val="NormalWeb"/>
        <w:spacing w:before="0" w:beforeAutospacing="0" w:after="60" w:afterAutospacing="0" w:line="360" w:lineRule="auto"/>
        <w:jc w:val="both"/>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14:paraId="5B689E08" w14:textId="77777777" w:rsidR="00E3626D" w:rsidRDefault="00E3626D" w:rsidP="00CC4F58">
      <w:pPr>
        <w:pStyle w:val="NormalWeb"/>
        <w:spacing w:before="0" w:beforeAutospacing="0" w:afterLines="60" w:after="144"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14:paraId="57837764"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14:paraId="6988130A"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14:paraId="244F4D10"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14:paraId="114C1DE8" w14:textId="77777777" w:rsidR="00E3626D" w:rsidRPr="00E3626D" w:rsidRDefault="00E3626D" w:rsidP="00CC4F58">
      <w:pPr>
        <w:pStyle w:val="NormalWeb"/>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14:paraId="3023FE83" w14:textId="77777777"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14:paraId="6FE7A807" w14:textId="77777777" w:rsidR="00E3626D" w:rsidRPr="00E3626D" w:rsidRDefault="00E3626D" w:rsidP="00CC4F58">
      <w:pPr>
        <w:spacing w:before="360" w:after="120"/>
        <w:jc w:val="both"/>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14:paraId="2525F67A" w14:textId="77777777" w:rsidR="00E3626D" w:rsidRDefault="00E3626D" w:rsidP="00CC4F58">
      <w:pPr>
        <w:spacing w:afterLines="60" w:after="144"/>
        <w:jc w:val="both"/>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14:paraId="3C6D696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lastRenderedPageBreak/>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14:paraId="4C709DE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14:paraId="1765B34E" w14:textId="77777777" w:rsidR="00152398" w:rsidRPr="00152398" w:rsidRDefault="00152398" w:rsidP="00CC4F58">
      <w:pPr>
        <w:numPr>
          <w:ilvl w:val="0"/>
          <w:numId w:val="25"/>
        </w:numPr>
        <w:tabs>
          <w:tab w:val="clear" w:pos="360"/>
          <w:tab w:val="num" w:pos="720"/>
        </w:tabs>
        <w:spacing w:after="60"/>
        <w:jc w:val="both"/>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14:paraId="339C86C3" w14:textId="77777777" w:rsidR="00152398" w:rsidRPr="00152398" w:rsidRDefault="00152398" w:rsidP="00CC4F58">
      <w:pPr>
        <w:spacing w:after="300"/>
        <w:jc w:val="both"/>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14:paraId="16EAAF00" w14:textId="77777777" w:rsidR="00954594" w:rsidRPr="00954594" w:rsidRDefault="00000000" w:rsidP="00CC4F58">
      <w:pPr>
        <w:pStyle w:val="NormalWeb"/>
        <w:spacing w:line="360" w:lineRule="auto"/>
        <w:jc w:val="both"/>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14:paraId="44484367" w14:textId="77777777" w:rsidR="00C83882" w:rsidRPr="00C83882" w:rsidRDefault="00C83882" w:rsidP="00CC4F58">
      <w:pPr>
        <w:spacing w:after="60"/>
        <w:jc w:val="both"/>
      </w:pPr>
      <w:r w:rsidRPr="00C83882">
        <w:rPr>
          <w:bCs/>
        </w:rPr>
        <w:t>Όπου:</w:t>
      </w:r>
    </w:p>
    <w:p w14:paraId="234EAD4C" w14:textId="77777777" w:rsidR="00C83882" w:rsidRPr="00C83882" w:rsidRDefault="00000000" w:rsidP="00CC4F58">
      <w:pPr>
        <w:numPr>
          <w:ilvl w:val="0"/>
          <w:numId w:val="26"/>
        </w:numPr>
        <w:tabs>
          <w:tab w:val="clear" w:pos="360"/>
          <w:tab w:val="num" w:pos="720"/>
        </w:tabs>
        <w:spacing w:after="60"/>
        <w:jc w:val="both"/>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14:paraId="1C5AFF26"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14:paraId="69FB13AB" w14:textId="77777777" w:rsidR="00C83882" w:rsidRPr="00C83882" w:rsidRDefault="00C83882" w:rsidP="00CC4F58">
      <w:pPr>
        <w:numPr>
          <w:ilvl w:val="0"/>
          <w:numId w:val="26"/>
        </w:numPr>
        <w:tabs>
          <w:tab w:val="clear" w:pos="360"/>
          <w:tab w:val="num" w:pos="720"/>
        </w:tabs>
        <w:spacing w:after="60"/>
        <w:jc w:val="both"/>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14:paraId="602E702B"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14:paraId="709214C9" w14:textId="77777777" w:rsidR="005B3400" w:rsidRPr="00C83882" w:rsidRDefault="00C83882" w:rsidP="00CC4F58">
      <w:pPr>
        <w:numPr>
          <w:ilvl w:val="0"/>
          <w:numId w:val="26"/>
        </w:numPr>
        <w:tabs>
          <w:tab w:val="clear" w:pos="360"/>
          <w:tab w:val="num" w:pos="720"/>
        </w:tabs>
        <w:spacing w:after="60"/>
        <w:jc w:val="both"/>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14:paraId="2F3443D4"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14:paraId="031AE99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14:paraId="3A7F397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14:paraId="3DCB6EC2" w14:textId="77777777" w:rsid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14:paraId="4064D6A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14:paraId="778AA345"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Πρόσθεση</w:t>
      </w:r>
    </w:p>
    <w:p w14:paraId="1CA68488"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Μέσο όρος</w:t>
      </w:r>
    </w:p>
    <w:p w14:paraId="3B370FA0"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Μέγιστο-Ελάχιστο</w:t>
      </w:r>
    </w:p>
    <w:p w14:paraId="4A5F4C2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lastRenderedPageBreak/>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14:paraId="44F89A7B" w14:textId="77777777" w:rsidR="00D0699D" w:rsidRDefault="00D0699D" w:rsidP="00D0699D">
      <w:pPr>
        <w:keepNext/>
        <w:spacing w:after="60"/>
      </w:pPr>
      <w:r w:rsidRPr="0083456F">
        <w:rPr>
          <w:rFonts w:ascii="Times New Roman" w:eastAsia="Times New Roman" w:hAnsi="Times New Roman" w:cs="Times New Roman"/>
          <w:noProof/>
          <w:kern w:val="0"/>
          <w:lang w:val="el-GR"/>
        </w:rPr>
        <w:drawing>
          <wp:inline distT="0" distB="0" distL="0" distR="0" wp14:anchorId="412B70D3" wp14:editId="3A9422A6">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9">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14:paraId="104B2A44" w14:textId="77777777" w:rsidR="00C83882" w:rsidRPr="00C83882" w:rsidRDefault="00D0699D" w:rsidP="00CC4F58">
      <w:pPr>
        <w:pStyle w:val="Caption"/>
        <w:spacing w:before="360" w:after="120"/>
        <w:jc w:val="both"/>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14:paraId="2EA1346B" w14:textId="77777777" w:rsidR="00D0699D" w:rsidRDefault="00D0699D" w:rsidP="00CC4F58">
      <w:pPr>
        <w:spacing w:before="360" w:after="120"/>
        <w:jc w:val="both"/>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14:paraId="7964ABCF" w14:textId="77777777" w:rsidR="00D0699D" w:rsidRPr="00D0699D" w:rsidRDefault="00D0699D" w:rsidP="00CC4F58">
      <w:pPr>
        <w:spacing w:before="360" w:after="60"/>
        <w:jc w:val="both"/>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14:paraId="26201438"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14:paraId="37B4711A"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14:paraId="2063B43C" w14:textId="77777777" w:rsidR="001D32E5" w:rsidRPr="004F2680" w:rsidRDefault="00000000" w:rsidP="00CC4F58">
      <w:pPr>
        <w:spacing w:before="100" w:beforeAutospacing="1" w:after="100" w:afterAutospacing="1"/>
        <w:jc w:val="both"/>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14:paraId="2C0627B5" w14:textId="34A0B9A9" w:rsidR="00373521" w:rsidRPr="00373521" w:rsidRDefault="00373521" w:rsidP="00CC4F58">
      <w:pPr>
        <w:spacing w:after="60"/>
        <w:jc w:val="both"/>
        <w:rPr>
          <w:rFonts w:ascii="Arial" w:hAnsi="Arial" w:cs="Arial"/>
          <w:sz w:val="20"/>
          <w:szCs w:val="20"/>
          <w:lang w:val="el-GR"/>
        </w:rPr>
      </w:pPr>
      <w:r w:rsidRPr="00373521">
        <w:rPr>
          <w:rFonts w:ascii="Arial" w:hAnsi="Arial" w:cs="Arial"/>
          <w:sz w:val="20"/>
          <w:szCs w:val="20"/>
          <w:lang w:val="el-GR"/>
        </w:rPr>
        <w:t xml:space="preserve">Στο πλαίσιο των </w:t>
      </w:r>
      <w:del w:id="138" w:author="Giannis mougios" w:date="2025-08-30T12:14:00Z">
        <w:r w:rsidRPr="00373521" w:rsidDel="00C903DD">
          <w:rPr>
            <w:rFonts w:ascii="Arial" w:hAnsi="Arial" w:cs="Arial"/>
            <w:sz w:val="20"/>
            <w:szCs w:val="20"/>
          </w:rPr>
          <w:delText>Graph</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Attention</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Networks</w:delText>
        </w:r>
      </w:del>
      <w:ins w:id="139" w:author="Giannis mougios" w:date="2025-08-30T12:14:00Z">
        <w:r w:rsidR="00C903DD">
          <w:rPr>
            <w:rFonts w:ascii="Arial" w:hAnsi="Arial" w:cs="Arial"/>
            <w:sz w:val="20"/>
            <w:szCs w:val="20"/>
            <w:lang w:val="el-GR"/>
          </w:rPr>
          <w:t>Νευρωνικών Δικτύων Γρά</w:t>
        </w:r>
      </w:ins>
      <w:ins w:id="140" w:author="Giannis mougios" w:date="2025-08-30T12:15:00Z">
        <w:r w:rsidR="00C903DD">
          <w:rPr>
            <w:rFonts w:ascii="Arial" w:hAnsi="Arial" w:cs="Arial"/>
            <w:sz w:val="20"/>
            <w:szCs w:val="20"/>
            <w:lang w:val="el-GR"/>
          </w:rPr>
          <w:t>φων</w:t>
        </w:r>
      </w:ins>
      <w:r w:rsidRPr="00373521">
        <w:rPr>
          <w:rFonts w:ascii="Arial" w:hAnsi="Arial" w:cs="Arial"/>
          <w:sz w:val="20"/>
          <w:szCs w:val="20"/>
          <w:lang w:val="el-GR"/>
        </w:rPr>
        <w:t>, αυτή η γενική μορφή εξειδικεύεται ως εξής:</w:t>
      </w:r>
    </w:p>
    <w:p w14:paraId="032E104B" w14:textId="77777777" w:rsidR="004F2680" w:rsidRPr="00956CCF" w:rsidRDefault="00000000" w:rsidP="0097324E">
      <w:pPr>
        <w:spacing w:before="100" w:beforeAutospacing="1" w:after="100" w:afterAutospacing="1" w:line="360" w:lineRule="auto"/>
        <w:jc w:val="both"/>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14:paraId="1933AFF1" w14:textId="77777777" w:rsidR="004F2680" w:rsidRPr="004F2680" w:rsidRDefault="004F2680" w:rsidP="0097324E">
      <w:pPr>
        <w:spacing w:after="60"/>
        <w:jc w:val="both"/>
        <w:rPr>
          <w:rFonts w:ascii="Arial" w:hAnsi="Arial" w:cs="Arial"/>
          <w:sz w:val="20"/>
          <w:szCs w:val="20"/>
        </w:rPr>
      </w:pPr>
      <w:r w:rsidRPr="004F2680">
        <w:rPr>
          <w:rFonts w:ascii="Arial" w:hAnsi="Arial" w:cs="Arial"/>
          <w:bCs/>
          <w:sz w:val="20"/>
          <w:szCs w:val="20"/>
        </w:rPr>
        <w:t>Όπου:</w:t>
      </w:r>
    </w:p>
    <w:p w14:paraId="6EF167D9"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3E29E29F"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14:paraId="67E7D217"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43739E83"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14:paraId="4594DF7B" w14:textId="77777777" w:rsidR="004F2680" w:rsidRPr="004F2680" w:rsidRDefault="00EE3CB0" w:rsidP="0097324E">
      <w:pPr>
        <w:numPr>
          <w:ilvl w:val="0"/>
          <w:numId w:val="28"/>
        </w:numPr>
        <w:tabs>
          <w:tab w:val="num" w:pos="720"/>
        </w:tabs>
        <w:spacing w:after="60"/>
        <w:jc w:val="both"/>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14:paraId="7B4E4DFE" w14:textId="77777777" w:rsidR="004F2680" w:rsidRPr="004F2680" w:rsidRDefault="004F2680" w:rsidP="0097324E">
      <w:pPr>
        <w:spacing w:after="60"/>
        <w:jc w:val="both"/>
        <w:rPr>
          <w:rFonts w:ascii="Arial" w:hAnsi="Arial" w:cs="Arial"/>
          <w:sz w:val="20"/>
          <w:szCs w:val="20"/>
          <w:lang w:val="el-GR"/>
        </w:rPr>
      </w:pPr>
      <w:r w:rsidRPr="004F2680">
        <w:rPr>
          <w:rFonts w:ascii="Arial" w:hAnsi="Arial" w:cs="Arial"/>
          <w:sz w:val="20"/>
          <w:szCs w:val="20"/>
          <w:lang w:val="el-GR"/>
        </w:rPr>
        <w:t>Επομένως, στην ορολογία της γενικής εξίσωσης:</w:t>
      </w:r>
    </w:p>
    <w:p w14:paraId="06130116"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14:paraId="221D6D8E"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14:paraId="5E009BC7" w14:textId="77777777" w:rsidR="00C83882" w:rsidRPr="00A038D2"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14:paraId="58650E2A" w14:textId="77777777" w:rsidR="00A038D2" w:rsidRPr="00745F3C" w:rsidRDefault="00A038D2" w:rsidP="0097324E">
      <w:pPr>
        <w:pStyle w:val="NormalWeb"/>
        <w:jc w:val="both"/>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14:paraId="37DD382D" w14:textId="77777777" w:rsidR="00A038D2" w:rsidRPr="00745F3C" w:rsidRDefault="00A038D2" w:rsidP="0097324E">
      <w:pPr>
        <w:spacing w:afterLines="60" w:after="144"/>
        <w:jc w:val="both"/>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14:paraId="3CC0E4CC"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14:paraId="4F1646C4"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14:paraId="24A5B32F"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14:paraId="03D7CDB9"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w:t>
      </w:r>
      <w:r w:rsidRPr="00EB67F7">
        <w:rPr>
          <w:rFonts w:ascii="Arial" w:hAnsi="Arial" w:cs="Arial"/>
          <w:sz w:val="20"/>
          <w:szCs w:val="20"/>
          <w:lang w:val="el-GR"/>
        </w:rPr>
        <w:lastRenderedPageBreak/>
        <w:t xml:space="preserve">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14:paraId="08FBD5CD" w14:textId="77777777" w:rsidR="00EB67F7" w:rsidRPr="00EB67F7" w:rsidRDefault="00000000" w:rsidP="0097324E">
      <w:pPr>
        <w:pStyle w:val="NormalWeb"/>
        <w:spacing w:line="360" w:lineRule="auto"/>
        <w:jc w:val="both"/>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14:paraId="4045D7AA" w14:textId="77777777"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14:paraId="526F6574" w14:textId="78E04791"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Συνοψίζοντας, </w:t>
      </w:r>
      <w:ins w:id="141" w:author="Giannis mougios" w:date="2025-08-30T12:15:00Z">
        <w:r w:rsidR="00C01135">
          <w:rPr>
            <w:rFonts w:ascii="Arial" w:hAnsi="Arial" w:cs="Arial"/>
            <w:sz w:val="20"/>
            <w:szCs w:val="20"/>
            <w:lang w:val="el-GR"/>
          </w:rPr>
          <w:t>τα</w:t>
        </w:r>
      </w:ins>
      <w:del w:id="142" w:author="Giannis mougios" w:date="2025-08-30T12:15:00Z">
        <w:r w:rsidRPr="00083A5A" w:rsidDel="00C01135">
          <w:rPr>
            <w:rFonts w:ascii="Arial" w:hAnsi="Arial" w:cs="Arial"/>
            <w:sz w:val="20"/>
            <w:szCs w:val="20"/>
            <w:lang w:val="el-GR"/>
          </w:rPr>
          <w:delText>οι</w:delText>
        </w:r>
      </w:del>
      <w:r w:rsidRPr="00083A5A">
        <w:rPr>
          <w:rFonts w:ascii="Arial" w:hAnsi="Arial" w:cs="Arial"/>
          <w:sz w:val="20"/>
          <w:szCs w:val="20"/>
          <w:lang w:val="el-GR"/>
        </w:rPr>
        <w:t xml:space="preserve"> </w:t>
      </w:r>
      <w:proofErr w:type="spellStart"/>
      <w:ins w:id="143" w:author="Giannis mougios" w:date="2025-08-30T12:15:00Z">
        <w:r w:rsidR="00C01135" w:rsidRPr="00C01135">
          <w:rPr>
            <w:rFonts w:ascii="Arial" w:hAnsi="Arial" w:cs="Arial"/>
            <w:sz w:val="20"/>
            <w:szCs w:val="20"/>
            <w:lang w:val="el-GR"/>
            <w:rPrChange w:id="144" w:author="Giannis mougios" w:date="2025-08-30T12:15:00Z">
              <w:rPr>
                <w:rFonts w:ascii="Arial" w:hAnsi="Arial" w:cs="Arial"/>
                <w:sz w:val="20"/>
                <w:szCs w:val="20"/>
              </w:rPr>
            </w:rPrChange>
          </w:rPr>
          <w:t>Γραφονευρωνικά</w:t>
        </w:r>
        <w:proofErr w:type="spellEnd"/>
        <w:r w:rsidR="00C01135" w:rsidRPr="00C01135">
          <w:rPr>
            <w:rFonts w:ascii="Arial" w:hAnsi="Arial" w:cs="Arial"/>
            <w:sz w:val="20"/>
            <w:szCs w:val="20"/>
          </w:rPr>
          <w:t> </w:t>
        </w:r>
        <w:r w:rsidR="00C01135" w:rsidRPr="00C01135">
          <w:rPr>
            <w:rFonts w:ascii="Arial" w:hAnsi="Arial" w:cs="Arial"/>
            <w:sz w:val="20"/>
            <w:szCs w:val="20"/>
            <w:lang w:val="el-GR"/>
            <w:rPrChange w:id="145" w:author="Giannis mougios" w:date="2025-08-30T12:15:00Z">
              <w:rPr>
                <w:rFonts w:ascii="Arial" w:hAnsi="Arial" w:cs="Arial"/>
                <w:sz w:val="20"/>
                <w:szCs w:val="20"/>
              </w:rPr>
            </w:rPrChange>
          </w:rPr>
          <w:t>Δίκτυα</w:t>
        </w:r>
      </w:ins>
      <w:del w:id="146" w:author="Giannis mougios" w:date="2025-08-30T12:15:00Z">
        <w:r w:rsidRPr="00083A5A" w:rsidDel="00C01135">
          <w:rPr>
            <w:rFonts w:ascii="Arial" w:hAnsi="Arial" w:cs="Arial"/>
            <w:sz w:val="20"/>
            <w:szCs w:val="20"/>
          </w:rPr>
          <w:delText>Graph</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Attention</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Networks</w:delText>
        </w:r>
      </w:del>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14:paraId="16940509" w14:textId="77777777" w:rsidR="00A038D2" w:rsidRDefault="00083A5A" w:rsidP="0097324E">
      <w:pPr>
        <w:spacing w:after="60"/>
        <w:jc w:val="both"/>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14:paraId="4791E157" w14:textId="77777777" w:rsidR="00600497" w:rsidRPr="005373BF" w:rsidRDefault="00600497" w:rsidP="0097324E">
      <w:pPr>
        <w:pStyle w:val="NormalWeb"/>
        <w:spacing w:before="360" w:beforeAutospacing="0" w:after="120" w:afterAutospacing="0"/>
        <w:jc w:val="both"/>
        <w:rPr>
          <w:rFonts w:ascii="Arial Black" w:hAnsi="Arial Black" w:cs="Arial"/>
          <w:sz w:val="22"/>
          <w:szCs w:val="22"/>
          <w:lang w:val="el-GR"/>
        </w:rPr>
      </w:pPr>
      <w:bookmarkStart w:id="147" w:name="_Hlk201144011"/>
      <w:r w:rsidRPr="005373BF">
        <w:rPr>
          <w:rFonts w:ascii="Arial Black" w:hAnsi="Arial Black" w:cs="Arial"/>
          <w:sz w:val="22"/>
          <w:szCs w:val="22"/>
          <w:lang w:val="el-GR"/>
        </w:rPr>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147"/>
    <w:p w14:paraId="427EB3DA" w14:textId="77777777" w:rsidR="00600497" w:rsidRPr="00600497"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14:paraId="11C68598" w14:textId="0D1ACAAA" w:rsidR="00CC61AD" w:rsidRPr="00CC61AD"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del w:id="148" w:author="Giannis mougios" w:date="2025-08-30T12:16:00Z">
        <w:r w:rsidRPr="00600497" w:rsidDel="00C01135">
          <w:rPr>
            <w:rFonts w:ascii="Arial" w:hAnsi="Arial" w:cs="Arial"/>
            <w:sz w:val="20"/>
            <w:szCs w:val="20"/>
          </w:rPr>
          <w:delText>Graph</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Attention</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Networks</w:delText>
        </w:r>
      </w:del>
      <w:ins w:id="149" w:author="Giannis mougios" w:date="2025-08-30T12:16:00Z">
        <w:r w:rsidR="00C01135">
          <w:rPr>
            <w:rFonts w:ascii="Arial" w:hAnsi="Arial" w:cs="Arial"/>
            <w:sz w:val="20"/>
            <w:szCs w:val="20"/>
            <w:lang w:val="el-GR"/>
          </w:rPr>
          <w:t>Νευρωνικών Δικτύων Γράφων με μηχανισμούς προσοχής</w:t>
        </w:r>
      </w:ins>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14:paraId="07FFD211" w14:textId="77777777" w:rsidR="00CC61AD" w:rsidRPr="00CC61AD" w:rsidRDefault="00CC61AD" w:rsidP="0097324E">
      <w:pPr>
        <w:pStyle w:val="NormalWeb"/>
        <w:spacing w:before="360" w:beforeAutospacing="0" w:after="120" w:afterAutospacing="0" w:line="360" w:lineRule="auto"/>
        <w:jc w:val="both"/>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14:paraId="7C2A92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 xml:space="preserve">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w:t>
      </w:r>
      <w:r w:rsidRPr="00CC61AD">
        <w:rPr>
          <w:rFonts w:ascii="Arial" w:hAnsi="Arial" w:cs="Arial"/>
          <w:sz w:val="20"/>
          <w:szCs w:val="20"/>
          <w:lang w:val="el-GR"/>
        </w:rPr>
        <w:lastRenderedPageBreak/>
        <w:t>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14:paraId="083D0E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14:paraId="295BE77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14:paraId="45CB7B2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14:paraId="2A3F4BA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14:paraId="5944FA29" w14:textId="77777777" w:rsidR="00600497" w:rsidRPr="005373BF"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14:paraId="463DEA36"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14:paraId="504EE1FF"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14:paraId="7D40DF4E"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14:paraId="3CC3B437" w14:textId="77777777" w:rsid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ένα υποσύνολο φοιτητών, μπορούμε να χρησιμοποιήσουμε ημι-επιτηρούμενη μάθηση ώστε να εκτιμήσουμε τους βαθμούς των υπολοίπων.</w:t>
      </w:r>
    </w:p>
    <w:p w14:paraId="3AE565A4"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14:paraId="0D791F3F" w14:textId="77777777" w:rsidR="00EF506B" w:rsidRPr="00EF506B" w:rsidRDefault="00EF506B" w:rsidP="0097324E">
      <w:pPr>
        <w:spacing w:before="360" w:after="120"/>
        <w:jc w:val="both"/>
        <w:rPr>
          <w:rFonts w:ascii="Arial Black" w:hAnsi="Arial Black" w:cs="Arial"/>
          <w:sz w:val="20"/>
          <w:szCs w:val="20"/>
          <w:lang w:val="el-GR"/>
        </w:rPr>
      </w:pPr>
      <w:r w:rsidRPr="00EF506B">
        <w:rPr>
          <w:rFonts w:ascii="Arial Black" w:hAnsi="Arial Black" w:cs="Arial"/>
          <w:sz w:val="20"/>
          <w:szCs w:val="20"/>
          <w:lang w:val="el-GR"/>
        </w:rPr>
        <w:lastRenderedPageBreak/>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14:paraId="7AB05F1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14:paraId="5B3DFAA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14:paraId="73C6DDEB"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14:paraId="2F3C721D"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14:paraId="3CF2922F"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14:paraId="40DEF223" w14:textId="77777777" w:rsidR="00DE04F8" w:rsidRPr="00DE04F8" w:rsidRDefault="00DE04F8" w:rsidP="0097324E">
      <w:pPr>
        <w:spacing w:before="360" w:after="120"/>
        <w:jc w:val="both"/>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14:paraId="43FBF31E" w14:textId="77777777" w:rsidR="00DE04F8" w:rsidRPr="00DE04F8" w:rsidRDefault="00DE04F8" w:rsidP="0097324E">
      <w:pPr>
        <w:spacing w:after="60"/>
        <w:jc w:val="both"/>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14:paraId="33AAADE6" w14:textId="77777777" w:rsidR="00DE04F8" w:rsidRPr="00DE04F8" w:rsidRDefault="00DE04F8" w:rsidP="0097324E">
      <w:pPr>
        <w:spacing w:before="360" w:after="120"/>
        <w:jc w:val="both"/>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14:paraId="35DE2EE4" w14:textId="77777777" w:rsidR="00DE04F8" w:rsidRDefault="00DE04F8" w:rsidP="0097324E">
      <w:pPr>
        <w:spacing w:after="60"/>
        <w:jc w:val="both"/>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14:paraId="27B9AE9B"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14:paraId="196C389E"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14:paraId="67C4C3BD"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14:paraId="0296084C"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14:paraId="50C90EE5"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14:paraId="4C4D4561"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14:paraId="4B6B7114" w14:textId="77777777" w:rsidR="00FF614D" w:rsidRPr="00FF614D" w:rsidRDefault="00FF614D" w:rsidP="0097324E">
      <w:pPr>
        <w:numPr>
          <w:ilvl w:val="0"/>
          <w:numId w:val="32"/>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14:paraId="73DDFA1C"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14:paraId="25D0E8F4" w14:textId="77777777" w:rsidR="00FF614D" w:rsidRDefault="00FF614D" w:rsidP="0097324E">
      <w:pPr>
        <w:spacing w:after="60"/>
        <w:jc w:val="both"/>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14:paraId="5A8597F4" w14:textId="77777777" w:rsidR="00BE72B9" w:rsidRPr="00BE72B9" w:rsidRDefault="00BE72B9" w:rsidP="0097324E">
      <w:pPr>
        <w:spacing w:before="360" w:after="120"/>
        <w:jc w:val="both"/>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14:paraId="52235823" w14:textId="77777777" w:rsidR="00BE72B9" w:rsidRPr="00EE1D36" w:rsidRDefault="00BE72B9" w:rsidP="0097324E">
      <w:pPr>
        <w:spacing w:after="60"/>
        <w:jc w:val="both"/>
        <w:rPr>
          <w:ins w:id="150" w:author="Gregory Koronakos" w:date="2025-08-28T21:02:00Z"/>
          <w:rFonts w:ascii="Arial" w:hAnsi="Arial" w:cs="Arial"/>
          <w:sz w:val="20"/>
          <w:szCs w:val="20"/>
          <w:lang w:val="el-GR"/>
          <w:rPrChange w:id="151" w:author="Giannis mougios" w:date="2025-08-29T21:22:00Z">
            <w:rPr>
              <w:ins w:id="152" w:author="Gregory Koronakos" w:date="2025-08-28T21:02:00Z"/>
              <w:rFonts w:ascii="Arial" w:hAnsi="Arial" w:cs="Arial"/>
              <w:sz w:val="20"/>
              <w:szCs w:val="20"/>
            </w:rPr>
          </w:rPrChange>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14:paraId="1C0098A3" w14:textId="77777777" w:rsidR="006C0EAF" w:rsidRPr="00EE1D36" w:rsidRDefault="006C0EAF" w:rsidP="0097324E">
      <w:pPr>
        <w:spacing w:after="60"/>
        <w:jc w:val="both"/>
        <w:rPr>
          <w:rFonts w:ascii="Arial" w:hAnsi="Arial" w:cs="Arial"/>
          <w:sz w:val="20"/>
          <w:szCs w:val="20"/>
          <w:lang w:val="el-GR"/>
        </w:rPr>
      </w:pPr>
    </w:p>
    <w:p w14:paraId="30F91128"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14:paraId="5E13E839"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14:paraId="3CC0B17E" w14:textId="77777777" w:rsidR="00BE72B9" w:rsidRPr="00BE72B9" w:rsidRDefault="00BE72B9" w:rsidP="0097324E">
      <w:pPr>
        <w:numPr>
          <w:ilvl w:val="0"/>
          <w:numId w:val="33"/>
        </w:numPr>
        <w:spacing w:after="60"/>
        <w:jc w:val="both"/>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14:paraId="4765FFFF"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w:t>
      </w:r>
      <w:r w:rsidRPr="00BE72B9">
        <w:rPr>
          <w:rFonts w:ascii="Arial" w:hAnsi="Arial" w:cs="Arial"/>
          <w:sz w:val="20"/>
          <w:szCs w:val="20"/>
          <w:lang w:val="el-GR"/>
        </w:rPr>
        <w:lastRenderedPageBreak/>
        <w:t>μονοδιάστατο χαρακτηριστικό της απόστασης σε μια πλουσιότερη διανυσματική αναπαράσταση.</w:t>
      </w:r>
    </w:p>
    <w:p w14:paraId="2F1AAF95" w14:textId="7254CBD0"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del w:id="153" w:author="Giannis mougios" w:date="2025-08-30T12:17:00Z">
        <w:r w:rsidRPr="00BE72B9" w:rsidDel="00C01135">
          <w:rPr>
            <w:rFonts w:ascii="Arial" w:hAnsi="Arial" w:cs="Arial"/>
            <w:sz w:val="20"/>
            <w:szCs w:val="20"/>
          </w:rPr>
          <w:delText>Graph</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Attention</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Network</w:delText>
        </w:r>
      </w:del>
      <w:ins w:id="154" w:author="Giannis mougios" w:date="2025-08-30T12:17:00Z">
        <w:r w:rsidR="00C01135">
          <w:rPr>
            <w:rFonts w:ascii="Arial" w:hAnsi="Arial" w:cs="Arial"/>
            <w:sz w:val="20"/>
            <w:szCs w:val="20"/>
            <w:lang w:val="el-GR"/>
          </w:rPr>
          <w:t>Νευρωνικών Δικτύων Γράφων με μηχανισ</w:t>
        </w:r>
      </w:ins>
      <w:ins w:id="155" w:author="Giannis mougios" w:date="2025-08-30T12:18:00Z">
        <w:r w:rsidR="00C01135">
          <w:rPr>
            <w:rFonts w:ascii="Arial" w:hAnsi="Arial" w:cs="Arial"/>
            <w:sz w:val="20"/>
            <w:szCs w:val="20"/>
            <w:lang w:val="el-GR"/>
          </w:rPr>
          <w:t>μούς προσοχής</w:t>
        </w:r>
      </w:ins>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14:paraId="2DCEA7B8" w14:textId="7A0778F6"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Μονάδα</w:t>
      </w:r>
      <w:ins w:id="156" w:author="Giannis mougios" w:date="2025-08-30T12:18:00Z">
        <w:r w:rsidR="00B90A49">
          <w:rPr>
            <w:rFonts w:ascii="Arial" w:hAnsi="Arial" w:cs="Arial"/>
            <w:sz w:val="20"/>
            <w:szCs w:val="20"/>
            <w:lang w:val="el-GR"/>
          </w:rPr>
          <w:t> </w:t>
        </w:r>
      </w:ins>
      <w:del w:id="157" w:author="Giannis mougios" w:date="2025-08-30T12:18:00Z">
        <w:r w:rsidRPr="00BE72B9" w:rsidDel="00C01135">
          <w:rPr>
            <w:rFonts w:ascii="Arial" w:hAnsi="Arial" w:cs="Arial"/>
            <w:sz w:val="20"/>
            <w:szCs w:val="20"/>
            <w:lang w:val="el-GR"/>
          </w:rPr>
          <w:delText xml:space="preserve"> </w:delText>
        </w:r>
      </w:del>
      <w:r w:rsidRPr="00BE72B9">
        <w:rPr>
          <w:rFonts w:ascii="Arial" w:hAnsi="Arial" w:cs="Arial"/>
          <w:sz w:val="20"/>
          <w:szCs w:val="20"/>
          <w:lang w:val="el-GR"/>
        </w:rPr>
        <w:t>Πρόβλεψης</w:t>
      </w:r>
      <w:ins w:id="158" w:author="Giannis mougios" w:date="2025-08-30T12:18:00Z">
        <w:r w:rsidR="00B90A49">
          <w:rPr>
            <w:rFonts w:ascii="Arial" w:hAnsi="Arial" w:cs="Arial"/>
            <w:sz w:val="20"/>
            <w:szCs w:val="20"/>
            <w:lang w:val="el-GR"/>
          </w:rPr>
          <w:t> </w:t>
        </w:r>
      </w:ins>
      <w:del w:id="159"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Ακμών</w:t>
      </w:r>
      <w:ins w:id="160" w:author="Giannis mougios" w:date="2025-08-30T12:18:00Z">
        <w:r w:rsidR="00B90A49">
          <w:rPr>
            <w:rFonts w:ascii="Arial" w:hAnsi="Arial" w:cs="Arial"/>
            <w:sz w:val="20"/>
            <w:szCs w:val="20"/>
            <w:lang w:val="el-GR"/>
          </w:rPr>
          <w:t> </w:t>
        </w:r>
      </w:ins>
      <w:del w:id="161"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w:t>
      </w:r>
      <w:r w:rsidRPr="00BE72B9">
        <w:rPr>
          <w:rFonts w:ascii="Arial" w:hAnsi="Arial" w:cs="Arial"/>
          <w:sz w:val="20"/>
          <w:szCs w:val="20"/>
        </w:rPr>
        <w:t>Edge</w:t>
      </w:r>
      <w:ins w:id="162" w:author="Giannis mougios" w:date="2025-08-30T12:18:00Z">
        <w:r w:rsidR="00B90A49">
          <w:rPr>
            <w:rFonts w:ascii="Arial" w:hAnsi="Arial" w:cs="Arial"/>
            <w:sz w:val="20"/>
            <w:szCs w:val="20"/>
            <w:lang w:val="el-GR"/>
          </w:rPr>
          <w:t> </w:t>
        </w:r>
      </w:ins>
      <w:del w:id="163"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Prediction</w:t>
      </w:r>
      <w:ins w:id="164" w:author="Giannis mougios" w:date="2025-08-30T12:18:00Z">
        <w:r w:rsidR="00B90A49">
          <w:rPr>
            <w:rFonts w:ascii="Arial" w:hAnsi="Arial" w:cs="Arial"/>
            <w:sz w:val="20"/>
            <w:szCs w:val="20"/>
            <w:lang w:val="el-GR"/>
          </w:rPr>
          <w:t> </w:t>
        </w:r>
      </w:ins>
      <w:del w:id="165"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Module</w:t>
      </w:r>
      <w:r w:rsidRPr="00BE72B9">
        <w:rPr>
          <w:rFonts w:ascii="Arial" w:hAnsi="Arial" w:cs="Arial"/>
          <w:sz w:val="20"/>
          <w:szCs w:val="20"/>
          <w:lang w:val="el-GR"/>
        </w:rPr>
        <w:t>):</w:t>
      </w:r>
      <w:ins w:id="166" w:author="Giannis mougios" w:date="2025-08-30T12:18:00Z">
        <w:r w:rsidR="00B90A49">
          <w:rPr>
            <w:rFonts w:ascii="Arial" w:hAnsi="Arial" w:cs="Arial"/>
            <w:sz w:val="20"/>
            <w:szCs w:val="20"/>
            <w:lang w:val="el-GR"/>
          </w:rPr>
          <w:t> </w:t>
        </w:r>
      </w:ins>
      <w:del w:id="167" w:author="Giannis mougios" w:date="2025-08-30T12:18:00Z">
        <w:r w:rsidRPr="00BE72B9" w:rsidDel="00B90A49">
          <w:rPr>
            <w:rFonts w:ascii="Arial" w:hAnsi="Arial" w:cs="Arial"/>
            <w:sz w:val="20"/>
            <w:szCs w:val="20"/>
            <w:lang w:val="el-GR"/>
          </w:rPr>
          <w:br/>
        </w:r>
      </w:del>
      <w:r w:rsidRPr="00BE72B9">
        <w:rPr>
          <w:rFonts w:ascii="Arial" w:hAnsi="Arial" w:cs="Arial"/>
          <w:sz w:val="20"/>
          <w:szCs w:val="20"/>
          <w:lang w:val="el-GR"/>
        </w:rP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14:paraId="6C050759" w14:textId="77777777" w:rsidR="00BE72B9" w:rsidRDefault="00BE72B9" w:rsidP="00BE72B9">
      <w:pPr>
        <w:keepNext/>
        <w:spacing w:after="60"/>
      </w:pPr>
      <w:r w:rsidRPr="0083456F">
        <w:rPr>
          <w:noProof/>
          <w:lang w:val="el-GR"/>
        </w:rPr>
        <w:lastRenderedPageBreak/>
        <w:drawing>
          <wp:inline distT="0" distB="0" distL="0" distR="0" wp14:anchorId="60020588" wp14:editId="489B1A55">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20"/>
                    <a:stretch>
                      <a:fillRect/>
                    </a:stretch>
                  </pic:blipFill>
                  <pic:spPr>
                    <a:xfrm>
                      <a:off x="0" y="0"/>
                      <a:ext cx="5727700" cy="4912360"/>
                    </a:xfrm>
                    <a:prstGeom prst="rect">
                      <a:avLst/>
                    </a:prstGeom>
                  </pic:spPr>
                </pic:pic>
              </a:graphicData>
            </a:graphic>
          </wp:inline>
        </w:drawing>
      </w:r>
    </w:p>
    <w:p w14:paraId="17F7C271" w14:textId="77777777" w:rsidR="00BE72B9" w:rsidRPr="00EE1D36" w:rsidRDefault="00BE72B9" w:rsidP="00BE72B9">
      <w:pPr>
        <w:pStyle w:val="Caption"/>
        <w:rPr>
          <w:ins w:id="168" w:author="Gregory Koronakos" w:date="2025-08-28T21:02:00Z"/>
          <w:rFonts w:ascii="Arial" w:hAnsi="Arial" w:cs="Arial"/>
          <w:b/>
          <w:bCs/>
          <w:i w:val="0"/>
          <w:iCs w:val="0"/>
          <w:color w:val="000000" w:themeColor="text1"/>
          <w:lang w:val="el-GR"/>
          <w:rPrChange w:id="169" w:author="Giannis mougios" w:date="2025-08-29T21:22:00Z">
            <w:rPr>
              <w:ins w:id="170" w:author="Gregory Koronakos" w:date="2025-08-28T21:02:00Z"/>
              <w:rFonts w:ascii="Arial" w:hAnsi="Arial" w:cs="Arial"/>
              <w:b/>
              <w:bCs/>
              <w:i w:val="0"/>
              <w:iCs w:val="0"/>
              <w:color w:val="000000" w:themeColor="text1"/>
            </w:rPr>
          </w:rPrChange>
        </w:rPr>
      </w:pPr>
      <w:commentRangeStart w:id="171"/>
      <w:commentRangeStart w:id="172"/>
      <w:r w:rsidRPr="00BE72B9">
        <w:rPr>
          <w:rFonts w:ascii="Arial" w:hAnsi="Arial" w:cs="Arial"/>
          <w:b/>
          <w:bCs/>
          <w:i w:val="0"/>
          <w:iCs w:val="0"/>
          <w:color w:val="000000" w:themeColor="text1"/>
          <w:lang w:val="el-GR"/>
        </w:rPr>
        <w:t xml:space="preserve">Σχήμα 3.4 Αναπαράσταση Αρχιτεκτονικής Νευρωνικού Δικτύου στην </w:t>
      </w:r>
      <w:r w:rsidRPr="00BE72B9">
        <w:rPr>
          <w:rFonts w:ascii="Arial" w:hAnsi="Arial" w:cs="Arial"/>
          <w:b/>
          <w:bCs/>
          <w:i w:val="0"/>
          <w:iCs w:val="0"/>
          <w:color w:val="000000" w:themeColor="text1"/>
        </w:rPr>
        <w:t>python</w:t>
      </w:r>
      <w:commentRangeEnd w:id="171"/>
      <w:r w:rsidR="004D1B67">
        <w:rPr>
          <w:rStyle w:val="CommentReference"/>
          <w:i w:val="0"/>
          <w:iCs w:val="0"/>
          <w:color w:val="auto"/>
        </w:rPr>
        <w:commentReference w:id="171"/>
      </w:r>
      <w:commentRangeEnd w:id="172"/>
      <w:r w:rsidR="006E0E57">
        <w:rPr>
          <w:rStyle w:val="CommentReference"/>
          <w:i w:val="0"/>
          <w:iCs w:val="0"/>
          <w:color w:val="auto"/>
        </w:rPr>
        <w:commentReference w:id="172"/>
      </w:r>
    </w:p>
    <w:p w14:paraId="56394341" w14:textId="77777777" w:rsidR="006C0EAF" w:rsidRPr="00EE1D36" w:rsidRDefault="006C0EAF">
      <w:pPr>
        <w:rPr>
          <w:i/>
          <w:iCs/>
          <w:lang w:val="el-GR"/>
          <w:rPrChange w:id="173" w:author="Giannis mougios" w:date="2025-08-29T21:22:00Z">
            <w:rPr>
              <w:rFonts w:ascii="Arial" w:hAnsi="Arial" w:cs="Arial"/>
              <w:b/>
              <w:bCs/>
              <w:i w:val="0"/>
              <w:iCs w:val="0"/>
              <w:color w:val="000000" w:themeColor="text1"/>
              <w:sz w:val="20"/>
              <w:szCs w:val="20"/>
              <w:lang w:val="el-GR"/>
            </w:rPr>
          </w:rPrChange>
        </w:rPr>
        <w:pPrChange w:id="174" w:author="Gregory Koronakos" w:date="2025-08-28T21:02:00Z">
          <w:pPr>
            <w:pStyle w:val="Caption"/>
          </w:pPr>
        </w:pPrChange>
      </w:pPr>
    </w:p>
    <w:p w14:paraId="16EB2C1D"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14:paraId="57081DD0"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ροή δεδομένων έχει ως εξής:</w:t>
      </w:r>
    </w:p>
    <w:p w14:paraId="6D6CA720"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14:paraId="7C546C69"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14:paraId="4DCFE6AA"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14:paraId="3BD0DE9A" w14:textId="77777777" w:rsidR="00BE72B9" w:rsidRPr="00EE1D36" w:rsidRDefault="00BE72B9" w:rsidP="0097324E">
      <w:pPr>
        <w:spacing w:after="60"/>
        <w:jc w:val="both"/>
        <w:rPr>
          <w:ins w:id="175" w:author="Gregory Koronakos" w:date="2025-08-28T21:02:00Z"/>
          <w:rFonts w:ascii="Arial" w:hAnsi="Arial" w:cs="Arial"/>
          <w:bCs/>
          <w:sz w:val="20"/>
          <w:szCs w:val="20"/>
          <w:lang w:val="el-GR"/>
          <w:rPrChange w:id="176" w:author="Giannis mougios" w:date="2025-08-29T21:22:00Z">
            <w:rPr>
              <w:ins w:id="177" w:author="Gregory Koronakos" w:date="2025-08-28T21:02:00Z"/>
              <w:rFonts w:ascii="Arial" w:hAnsi="Arial" w:cs="Arial"/>
              <w:bCs/>
              <w:sz w:val="20"/>
              <w:szCs w:val="20"/>
            </w:rPr>
          </w:rPrChange>
        </w:rPr>
      </w:pPr>
      <w:r w:rsidRPr="00BE72B9">
        <w:rPr>
          <w:rFonts w:ascii="Arial" w:hAnsi="Arial" w:cs="Arial"/>
          <w:sz w:val="20"/>
          <w:szCs w:val="20"/>
          <w:lang w:val="el-GR"/>
        </w:rPr>
        <w:lastRenderedPageBreak/>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14:paraId="06D81574" w14:textId="77777777" w:rsidR="006C0EAF" w:rsidRPr="00EE1D36" w:rsidRDefault="006C0EAF" w:rsidP="0097324E">
      <w:pPr>
        <w:spacing w:after="60"/>
        <w:jc w:val="both"/>
        <w:rPr>
          <w:rFonts w:ascii="Arial" w:hAnsi="Arial" w:cs="Arial"/>
          <w:sz w:val="20"/>
          <w:szCs w:val="20"/>
          <w:lang w:val="el-GR"/>
        </w:rPr>
      </w:pPr>
    </w:p>
    <w:p w14:paraId="56F8816D" w14:textId="77777777" w:rsidR="00C969F8" w:rsidRPr="00C969F8" w:rsidRDefault="00C969F8" w:rsidP="0097324E">
      <w:pPr>
        <w:spacing w:after="60"/>
        <w:jc w:val="both"/>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14:paraId="168A1761"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14:paraId="4AAFA37A"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14:paraId="4F1F64D9" w14:textId="77777777" w:rsidR="00C969F8" w:rsidRPr="00C969F8" w:rsidRDefault="00C969F8" w:rsidP="0097324E">
      <w:pPr>
        <w:spacing w:before="360" w:after="120"/>
        <w:jc w:val="both"/>
        <w:rPr>
          <w:rFonts w:ascii="Arial Black" w:hAnsi="Arial Black" w:cs="Arial"/>
          <w:lang w:val="el-GR"/>
        </w:rPr>
      </w:pPr>
      <w:r w:rsidRPr="00C969F8">
        <w:rPr>
          <w:rFonts w:ascii="Arial Black" w:hAnsi="Arial Black" w:cs="Arial"/>
          <w:lang w:val="el-GR"/>
        </w:rPr>
        <w:t>4. Μεθοδολογία, Πειραματισμός και Αξιολόγηση</w:t>
      </w:r>
    </w:p>
    <w:p w14:paraId="026CB765"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14:paraId="1FC45A03"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14:paraId="4ABDE109"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14:paraId="716EECBC" w14:textId="65DC6FD9" w:rsidR="00360596" w:rsidRPr="00360596" w:rsidRDefault="00360596" w:rsidP="0097324E">
      <w:pPr>
        <w:spacing w:before="360" w:after="120"/>
        <w:jc w:val="both"/>
        <w:rPr>
          <w:rFonts w:ascii="Arial Black" w:hAnsi="Arial Black" w:cs="Arial"/>
          <w:sz w:val="22"/>
          <w:szCs w:val="22"/>
          <w:lang w:val="el-GR"/>
        </w:rPr>
      </w:pPr>
      <w:r w:rsidRPr="00360596">
        <w:rPr>
          <w:rFonts w:ascii="Arial Black" w:hAnsi="Arial Black" w:cs="Arial"/>
          <w:sz w:val="22"/>
          <w:szCs w:val="22"/>
          <w:lang w:val="el-GR"/>
        </w:rPr>
        <w:t>4.1</w:t>
      </w:r>
      <w:r w:rsidR="0097324E">
        <w:rPr>
          <w:rFonts w:ascii="Arial Black" w:hAnsi="Arial Black" w:cs="Arial"/>
          <w:sz w:val="22"/>
          <w:szCs w:val="22"/>
        </w:rPr>
        <w:t> </w:t>
      </w:r>
      <w:r w:rsidRPr="00360596">
        <w:rPr>
          <w:rFonts w:ascii="Arial Black" w:hAnsi="Arial Black" w:cs="Arial"/>
          <w:sz w:val="22"/>
          <w:szCs w:val="22"/>
          <w:lang w:val="el-GR"/>
        </w:rPr>
        <w:t>Δημιουργία</w:t>
      </w:r>
      <w:r w:rsidR="0097324E">
        <w:rPr>
          <w:rFonts w:ascii="Arial Black" w:hAnsi="Arial Black" w:cs="Arial"/>
          <w:sz w:val="22"/>
          <w:szCs w:val="22"/>
        </w:rPr>
        <w:t> </w:t>
      </w:r>
      <w:r w:rsidRPr="00360596">
        <w:rPr>
          <w:rFonts w:ascii="Arial Black" w:hAnsi="Arial Black" w:cs="Arial"/>
          <w:sz w:val="22"/>
          <w:szCs w:val="22"/>
          <w:lang w:val="el-GR"/>
        </w:rPr>
        <w:t>Βέλτιστων</w:t>
      </w:r>
      <w:r w:rsidR="0097324E">
        <w:rPr>
          <w:rFonts w:ascii="Arial Black" w:hAnsi="Arial Black" w:cs="Arial"/>
          <w:sz w:val="22"/>
          <w:szCs w:val="22"/>
        </w:rPr>
        <w:t> </w:t>
      </w:r>
      <w:r w:rsidRPr="00360596">
        <w:rPr>
          <w:rFonts w:ascii="Arial Black" w:hAnsi="Arial Black" w:cs="Arial"/>
          <w:sz w:val="22"/>
          <w:szCs w:val="22"/>
          <w:lang w:val="el-GR"/>
        </w:rPr>
        <w:t>Λύσεων</w:t>
      </w:r>
      <w:r w:rsidR="0097324E">
        <w:rPr>
          <w:rFonts w:ascii="Arial Black" w:hAnsi="Arial Black" w:cs="Arial"/>
          <w:sz w:val="22"/>
          <w:szCs w:val="22"/>
        </w:rPr>
        <w:t> </w:t>
      </w:r>
      <w:r w:rsidRPr="00360596">
        <w:rPr>
          <w:rFonts w:ascii="Arial Black" w:hAnsi="Arial Black" w:cs="Arial"/>
          <w:sz w:val="22"/>
          <w:szCs w:val="22"/>
          <w:lang w:val="el-GR"/>
        </w:rPr>
        <w:t>με</w:t>
      </w:r>
      <w:r w:rsidR="0097324E">
        <w:rPr>
          <w:rFonts w:ascii="Arial Black" w:hAnsi="Arial Black" w:cs="Arial"/>
          <w:sz w:val="22"/>
          <w:szCs w:val="22"/>
        </w:rPr>
        <w:t> </w:t>
      </w:r>
      <w:r w:rsidRPr="00360596">
        <w:rPr>
          <w:rFonts w:ascii="Arial Black" w:hAnsi="Arial Black" w:cs="Arial"/>
          <w:sz w:val="22"/>
          <w:szCs w:val="22"/>
          <w:lang w:val="el-GR"/>
        </w:rPr>
        <w:t>Ακέραιο</w:t>
      </w:r>
      <w:r w:rsidR="0097324E">
        <w:rPr>
          <w:rFonts w:ascii="Arial Black" w:hAnsi="Arial Black" w:cs="Arial"/>
          <w:sz w:val="22"/>
          <w:szCs w:val="22"/>
        </w:rPr>
        <w:t> </w:t>
      </w:r>
      <w:r w:rsidRPr="00360596">
        <w:rPr>
          <w:rFonts w:ascii="Arial Black" w:hAnsi="Arial Black" w:cs="Arial"/>
          <w:sz w:val="22"/>
          <w:szCs w:val="22"/>
          <w:lang w:val="el-GR"/>
        </w:rPr>
        <w:t>Γραμμικό</w:t>
      </w:r>
      <w:r w:rsidR="0097324E">
        <w:rPr>
          <w:rFonts w:ascii="Arial Black" w:hAnsi="Arial Black" w:cs="Arial"/>
          <w:sz w:val="22"/>
          <w:szCs w:val="22"/>
        </w:rPr>
        <w:t> </w:t>
      </w:r>
      <w:r w:rsidRPr="00360596">
        <w:rPr>
          <w:rFonts w:ascii="Arial Black" w:hAnsi="Arial Black" w:cs="Arial"/>
          <w:sz w:val="22"/>
          <w:szCs w:val="22"/>
          <w:lang w:val="el-GR"/>
        </w:rPr>
        <w:t>Προγραμματισμό</w:t>
      </w:r>
    </w:p>
    <w:p w14:paraId="477CD9AA"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14:paraId="1BB721DB" w14:textId="77777777" w:rsid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lastRenderedPageBreak/>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r w:rsidRPr="00360596">
        <w:rPr>
          <w:rFonts w:ascii="Arial" w:hAnsi="Arial" w:cs="Arial"/>
          <w:b/>
          <w:bCs/>
          <w:sz w:val="20"/>
          <w:szCs w:val="20"/>
          <w:lang w:val="el-GR"/>
        </w:rPr>
        <w:t>-</w:t>
      </w:r>
      <w:r w:rsidRPr="00360596">
        <w:rPr>
          <w:rFonts w:ascii="Arial" w:hAnsi="Arial" w:cs="Arial"/>
          <w:b/>
          <w:bCs/>
          <w:sz w:val="20"/>
          <w:szCs w:val="20"/>
        </w:rPr>
        <w:t>and</w:t>
      </w:r>
      <w:r w:rsidRPr="00360596">
        <w:rPr>
          <w:rFonts w:ascii="Arial" w:hAnsi="Arial" w:cs="Arial"/>
          <w:b/>
          <w:bCs/>
          <w:sz w:val="20"/>
          <w:szCs w:val="20"/>
          <w:lang w:val="el-GR"/>
        </w:rPr>
        <w:t>-</w:t>
      </w:r>
      <w:r w:rsidRPr="00360596">
        <w:rPr>
          <w:rFonts w:ascii="Arial" w:hAnsi="Arial" w:cs="Arial"/>
          <w:b/>
          <w:bCs/>
          <w:sz w:val="20"/>
          <w:szCs w:val="20"/>
        </w:rPr>
        <w:t>cut</w:t>
      </w:r>
      <w:r w:rsidRPr="00360596">
        <w:rPr>
          <w:rFonts w:ascii="Arial" w:hAnsi="Arial" w:cs="Arial"/>
          <w:sz w:val="20"/>
          <w:szCs w:val="20"/>
          <w:lang w:val="el-GR"/>
        </w:rPr>
        <w:t>, η οποία ενισχύει δυναμικά το μοντέλο με</w:t>
      </w:r>
      <w:r w:rsidRPr="00360596">
        <w:rPr>
          <w:rFonts w:ascii="Arial" w:hAnsi="Arial" w:cs="Arial"/>
          <w:sz w:val="20"/>
          <w:szCs w:val="20"/>
        </w:rPr>
        <w:t> </w:t>
      </w:r>
      <w:r w:rsidRPr="00360596">
        <w:rPr>
          <w:rFonts w:ascii="Arial" w:hAnsi="Arial" w:cs="Arial"/>
          <w:b/>
          <w:bCs/>
          <w:sz w:val="20"/>
          <w:szCs w:val="20"/>
          <w:lang w:val="el-GR"/>
        </w:rPr>
        <w:t>περιορισμούς αποκοπής</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subtour</w:t>
      </w:r>
      <w:r w:rsidRPr="00360596">
        <w:rPr>
          <w:rFonts w:ascii="Arial" w:hAnsi="Arial" w:cs="Arial"/>
          <w:sz w:val="20"/>
          <w:szCs w:val="20"/>
          <w:lang w:val="el-GR"/>
        </w:rPr>
        <w:t xml:space="preserve"> </w:t>
      </w:r>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14:paraId="5B9A92E4"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14:paraId="540227D8"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14:paraId="71BF5C5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14:paraId="55464B6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14:paraId="04C7612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14:paraId="6FE6A127"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14:paraId="7DC157C4" w14:textId="77777777" w:rsidR="00360596" w:rsidRPr="00360596" w:rsidRDefault="00360596" w:rsidP="00360596">
      <w:pPr>
        <w:spacing w:after="60"/>
        <w:rPr>
          <w:rFonts w:ascii="Arial" w:hAnsi="Arial" w:cs="Arial"/>
          <w:sz w:val="20"/>
          <w:szCs w:val="20"/>
          <w:lang w:val="el-GR"/>
        </w:rPr>
      </w:pPr>
    </w:p>
    <w:p w14:paraId="7D50EB1E" w14:textId="77777777" w:rsidR="00360596" w:rsidRDefault="00360596" w:rsidP="00360596">
      <w:pPr>
        <w:keepNext/>
        <w:spacing w:after="60"/>
      </w:pPr>
      <w:r w:rsidRPr="0083456F">
        <w:rPr>
          <w:b/>
          <w:bCs/>
          <w:noProof/>
        </w:rPr>
        <w:drawing>
          <wp:inline distT="0" distB="0" distL="0" distR="0" wp14:anchorId="014E0640" wp14:editId="295270C9">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21"/>
                    <a:stretch>
                      <a:fillRect/>
                    </a:stretch>
                  </pic:blipFill>
                  <pic:spPr>
                    <a:xfrm>
                      <a:off x="0" y="0"/>
                      <a:ext cx="4840699" cy="3843017"/>
                    </a:xfrm>
                    <a:prstGeom prst="rect">
                      <a:avLst/>
                    </a:prstGeom>
                  </pic:spPr>
                </pic:pic>
              </a:graphicData>
            </a:graphic>
          </wp:inline>
        </w:drawing>
      </w:r>
    </w:p>
    <w:p w14:paraId="2458D3EA" w14:textId="77777777" w:rsidR="005373BF" w:rsidRPr="00077AA8" w:rsidRDefault="00360596" w:rsidP="00360596">
      <w:pPr>
        <w:pStyle w:val="Caption"/>
        <w:rPr>
          <w:rFonts w:ascii="Arial" w:hAnsi="Arial" w:cs="Arial"/>
          <w:b/>
          <w:bCs/>
          <w:i w:val="0"/>
          <w:iCs w:val="0"/>
          <w:color w:val="auto"/>
          <w:lang w:val="el-GR"/>
          <w:rPrChange w:id="178" w:author="Giannis mougios" w:date="2025-08-30T13:45:00Z">
            <w:rPr>
              <w:rFonts w:ascii="Arial" w:hAnsi="Arial" w:cs="Arial"/>
              <w:b/>
              <w:bCs/>
              <w:i w:val="0"/>
              <w:iCs w:val="0"/>
              <w:lang w:val="el-GR"/>
            </w:rPr>
          </w:rPrChange>
        </w:rPr>
      </w:pPr>
      <w:r w:rsidRPr="00077AA8">
        <w:rPr>
          <w:rFonts w:ascii="Arial" w:hAnsi="Arial" w:cs="Arial"/>
          <w:b/>
          <w:bCs/>
          <w:i w:val="0"/>
          <w:iCs w:val="0"/>
          <w:color w:val="auto"/>
          <w:lang w:val="el-GR"/>
          <w:rPrChange w:id="179" w:author="Giannis mougios" w:date="2025-08-30T13:45:00Z">
            <w:rPr>
              <w:rFonts w:ascii="Arial" w:hAnsi="Arial" w:cs="Arial"/>
              <w:b/>
              <w:bCs/>
              <w:i w:val="0"/>
              <w:iCs w:val="0"/>
              <w:lang w:val="el-GR"/>
            </w:rPr>
          </w:rPrChange>
        </w:rPr>
        <w:t>Σχήμα 4.1 Πόλεις και ζεύγη</w:t>
      </w:r>
    </w:p>
    <w:p w14:paraId="7EC66EC7" w14:textId="77777777" w:rsidR="00360596" w:rsidRPr="00360596" w:rsidRDefault="00360596" w:rsidP="0097324E">
      <w:pPr>
        <w:jc w:val="both"/>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14:paraId="4342CB19" w14:textId="77777777" w:rsidTr="008C0F44">
        <w:trPr>
          <w:trHeight w:val="164"/>
          <w:tblHeader/>
          <w:tblCellSpacing w:w="15" w:type="dxa"/>
        </w:trPr>
        <w:tc>
          <w:tcPr>
            <w:tcW w:w="2786" w:type="dxa"/>
            <w:vAlign w:val="center"/>
            <w:hideMark/>
          </w:tcPr>
          <w:p w14:paraId="1D94C008"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lastRenderedPageBreak/>
              <w:t>Κορυφή  1</w:t>
            </w:r>
          </w:p>
        </w:tc>
        <w:tc>
          <w:tcPr>
            <w:tcW w:w="2448" w:type="dxa"/>
            <w:vAlign w:val="center"/>
            <w:hideMark/>
          </w:tcPr>
          <w:p w14:paraId="6E97B092"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14:paraId="4C5DBDAF" w14:textId="77777777" w:rsidR="00360596" w:rsidRPr="00360596" w:rsidRDefault="00360596" w:rsidP="0097324E">
            <w:pPr>
              <w:jc w:val="both"/>
              <w:rPr>
                <w:rFonts w:ascii="Arial" w:hAnsi="Arial" w:cs="Arial"/>
                <w:b/>
                <w:bCs/>
                <w:sz w:val="20"/>
                <w:szCs w:val="20"/>
              </w:rPr>
            </w:pPr>
            <w:r w:rsidRPr="00360596">
              <w:rPr>
                <w:rFonts w:ascii="Arial" w:hAnsi="Arial" w:cs="Arial"/>
                <w:b/>
                <w:bCs/>
                <w:sz w:val="20"/>
                <w:szCs w:val="20"/>
              </w:rPr>
              <w:t>Απόσταση</w:t>
            </w:r>
          </w:p>
        </w:tc>
      </w:tr>
      <w:tr w:rsidR="00360596" w:rsidRPr="00360596" w14:paraId="29068B82" w14:textId="77777777" w:rsidTr="008C0F44">
        <w:trPr>
          <w:trHeight w:val="164"/>
          <w:tblCellSpacing w:w="15" w:type="dxa"/>
        </w:trPr>
        <w:tc>
          <w:tcPr>
            <w:tcW w:w="2786" w:type="dxa"/>
            <w:vAlign w:val="center"/>
            <w:hideMark/>
          </w:tcPr>
          <w:p w14:paraId="747666D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D53D0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961" w:type="dxa"/>
            <w:vAlign w:val="center"/>
            <w:hideMark/>
          </w:tcPr>
          <w:p w14:paraId="1379217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2.00</w:t>
            </w:r>
          </w:p>
        </w:tc>
      </w:tr>
      <w:tr w:rsidR="00360596" w:rsidRPr="00360596" w14:paraId="57009DAF" w14:textId="77777777" w:rsidTr="008C0F44">
        <w:trPr>
          <w:trHeight w:val="164"/>
          <w:tblCellSpacing w:w="15" w:type="dxa"/>
        </w:trPr>
        <w:tc>
          <w:tcPr>
            <w:tcW w:w="2786" w:type="dxa"/>
            <w:vAlign w:val="center"/>
            <w:hideMark/>
          </w:tcPr>
          <w:p w14:paraId="7B22BE8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EF566F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277BE4A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1.38</w:t>
            </w:r>
          </w:p>
        </w:tc>
      </w:tr>
      <w:tr w:rsidR="00360596" w:rsidRPr="00360596" w14:paraId="1D310F26" w14:textId="77777777" w:rsidTr="008C0F44">
        <w:trPr>
          <w:trHeight w:val="164"/>
          <w:tblCellSpacing w:w="15" w:type="dxa"/>
        </w:trPr>
        <w:tc>
          <w:tcPr>
            <w:tcW w:w="2786" w:type="dxa"/>
            <w:vAlign w:val="center"/>
            <w:hideMark/>
          </w:tcPr>
          <w:p w14:paraId="4DAE1E7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2BD27CB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4506492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0.98</w:t>
            </w:r>
          </w:p>
        </w:tc>
      </w:tr>
      <w:tr w:rsidR="00360596" w:rsidRPr="00360596" w14:paraId="0DA754E6" w14:textId="77777777" w:rsidTr="008C0F44">
        <w:trPr>
          <w:trHeight w:val="164"/>
          <w:tblCellSpacing w:w="15" w:type="dxa"/>
        </w:trPr>
        <w:tc>
          <w:tcPr>
            <w:tcW w:w="2786" w:type="dxa"/>
            <w:vAlign w:val="center"/>
            <w:hideMark/>
          </w:tcPr>
          <w:p w14:paraId="7E1EDE3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013F299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6F2C32D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1.87</w:t>
            </w:r>
          </w:p>
        </w:tc>
      </w:tr>
      <w:tr w:rsidR="00360596" w:rsidRPr="00360596" w14:paraId="515B0272" w14:textId="77777777" w:rsidTr="008C0F44">
        <w:trPr>
          <w:trHeight w:val="164"/>
          <w:tblCellSpacing w:w="15" w:type="dxa"/>
        </w:trPr>
        <w:tc>
          <w:tcPr>
            <w:tcW w:w="2786" w:type="dxa"/>
            <w:vAlign w:val="center"/>
            <w:hideMark/>
          </w:tcPr>
          <w:p w14:paraId="6770C50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6C44B18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25C7E0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1.93</w:t>
            </w:r>
          </w:p>
        </w:tc>
      </w:tr>
      <w:tr w:rsidR="00360596" w:rsidRPr="00360596" w14:paraId="22D36FD3" w14:textId="77777777" w:rsidTr="008C0F44">
        <w:trPr>
          <w:trHeight w:val="164"/>
          <w:tblCellSpacing w:w="15" w:type="dxa"/>
        </w:trPr>
        <w:tc>
          <w:tcPr>
            <w:tcW w:w="2786" w:type="dxa"/>
            <w:vAlign w:val="center"/>
            <w:hideMark/>
          </w:tcPr>
          <w:p w14:paraId="2B79A29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45F1FC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00539DA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3.34</w:t>
            </w:r>
          </w:p>
        </w:tc>
      </w:tr>
      <w:tr w:rsidR="00360596" w:rsidRPr="00360596" w14:paraId="1C026B97" w14:textId="77777777" w:rsidTr="008C0F44">
        <w:trPr>
          <w:trHeight w:val="155"/>
          <w:tblCellSpacing w:w="15" w:type="dxa"/>
        </w:trPr>
        <w:tc>
          <w:tcPr>
            <w:tcW w:w="2786" w:type="dxa"/>
            <w:vAlign w:val="center"/>
            <w:hideMark/>
          </w:tcPr>
          <w:p w14:paraId="2475C3E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4EA2DE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36EF790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2.39</w:t>
            </w:r>
          </w:p>
        </w:tc>
      </w:tr>
      <w:tr w:rsidR="00360596" w:rsidRPr="00360596" w14:paraId="50C6A52A" w14:textId="77777777" w:rsidTr="008C0F44">
        <w:trPr>
          <w:trHeight w:val="164"/>
          <w:tblCellSpacing w:w="15" w:type="dxa"/>
        </w:trPr>
        <w:tc>
          <w:tcPr>
            <w:tcW w:w="2786" w:type="dxa"/>
            <w:vAlign w:val="center"/>
            <w:hideMark/>
          </w:tcPr>
          <w:p w14:paraId="23E6513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5C701F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4EA2A5F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2.13</w:t>
            </w:r>
          </w:p>
        </w:tc>
      </w:tr>
      <w:tr w:rsidR="00360596" w:rsidRPr="00360596" w14:paraId="1A9B02A5" w14:textId="77777777" w:rsidTr="008C0F44">
        <w:trPr>
          <w:trHeight w:val="164"/>
          <w:tblCellSpacing w:w="15" w:type="dxa"/>
        </w:trPr>
        <w:tc>
          <w:tcPr>
            <w:tcW w:w="2786" w:type="dxa"/>
            <w:vAlign w:val="center"/>
            <w:hideMark/>
          </w:tcPr>
          <w:p w14:paraId="6FBB165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7542E5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383993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1.15</w:t>
            </w:r>
          </w:p>
        </w:tc>
      </w:tr>
      <w:tr w:rsidR="00360596" w:rsidRPr="00360596" w14:paraId="011D25B5" w14:textId="77777777" w:rsidTr="008C0F44">
        <w:trPr>
          <w:trHeight w:val="164"/>
          <w:tblCellSpacing w:w="15" w:type="dxa"/>
        </w:trPr>
        <w:tc>
          <w:tcPr>
            <w:tcW w:w="2786" w:type="dxa"/>
            <w:vAlign w:val="center"/>
            <w:hideMark/>
          </w:tcPr>
          <w:p w14:paraId="47C1380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5A9028D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677B529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1.23</w:t>
            </w:r>
          </w:p>
        </w:tc>
      </w:tr>
      <w:tr w:rsidR="00360596" w:rsidRPr="00360596" w14:paraId="49C22F53" w14:textId="77777777" w:rsidTr="008C0F44">
        <w:trPr>
          <w:trHeight w:val="164"/>
          <w:tblCellSpacing w:w="15" w:type="dxa"/>
        </w:trPr>
        <w:tc>
          <w:tcPr>
            <w:tcW w:w="2786" w:type="dxa"/>
            <w:vAlign w:val="center"/>
            <w:hideMark/>
          </w:tcPr>
          <w:p w14:paraId="563C4DF8"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62880C4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184C7F7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2.41</w:t>
            </w:r>
          </w:p>
        </w:tc>
      </w:tr>
      <w:tr w:rsidR="00360596" w:rsidRPr="00360596" w14:paraId="7983C7EE" w14:textId="77777777" w:rsidTr="008C0F44">
        <w:trPr>
          <w:trHeight w:val="164"/>
          <w:tblCellSpacing w:w="15" w:type="dxa"/>
        </w:trPr>
        <w:tc>
          <w:tcPr>
            <w:tcW w:w="2786" w:type="dxa"/>
            <w:vAlign w:val="center"/>
            <w:hideMark/>
          </w:tcPr>
          <w:p w14:paraId="399E671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0CE65C7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C76ED8A"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2.98</w:t>
            </w:r>
          </w:p>
        </w:tc>
      </w:tr>
      <w:tr w:rsidR="00360596" w:rsidRPr="00360596" w14:paraId="26771AF5" w14:textId="77777777" w:rsidTr="008C0F44">
        <w:trPr>
          <w:trHeight w:val="164"/>
          <w:tblCellSpacing w:w="15" w:type="dxa"/>
        </w:trPr>
        <w:tc>
          <w:tcPr>
            <w:tcW w:w="2786" w:type="dxa"/>
            <w:vAlign w:val="center"/>
            <w:hideMark/>
          </w:tcPr>
          <w:p w14:paraId="4F99FEF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61D6BC7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06091B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1.19</w:t>
            </w:r>
          </w:p>
        </w:tc>
      </w:tr>
      <w:tr w:rsidR="00360596" w:rsidRPr="00360596" w14:paraId="4A0D4CF8" w14:textId="77777777" w:rsidTr="008C0F44">
        <w:trPr>
          <w:trHeight w:val="164"/>
          <w:tblCellSpacing w:w="15" w:type="dxa"/>
        </w:trPr>
        <w:tc>
          <w:tcPr>
            <w:tcW w:w="2786" w:type="dxa"/>
            <w:vAlign w:val="center"/>
            <w:hideMark/>
          </w:tcPr>
          <w:p w14:paraId="4251E67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5B027B2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093B7BE9"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1.80</w:t>
            </w:r>
          </w:p>
        </w:tc>
      </w:tr>
      <w:tr w:rsidR="00360596" w:rsidRPr="00360596" w14:paraId="7D58EF23" w14:textId="77777777" w:rsidTr="008C0F44">
        <w:trPr>
          <w:trHeight w:val="164"/>
          <w:tblCellSpacing w:w="15" w:type="dxa"/>
        </w:trPr>
        <w:tc>
          <w:tcPr>
            <w:tcW w:w="2786" w:type="dxa"/>
            <w:vAlign w:val="center"/>
            <w:hideMark/>
          </w:tcPr>
          <w:p w14:paraId="7B4EB03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448" w:type="dxa"/>
            <w:vAlign w:val="center"/>
            <w:hideMark/>
          </w:tcPr>
          <w:p w14:paraId="14CA296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AA454E0" w14:textId="77777777" w:rsidR="00360596" w:rsidRPr="00360596" w:rsidRDefault="00360596" w:rsidP="008D195A">
            <w:pPr>
              <w:keepNext/>
              <w:jc w:val="both"/>
              <w:rPr>
                <w:rFonts w:ascii="Arial" w:hAnsi="Arial" w:cs="Arial"/>
                <w:sz w:val="20"/>
                <w:szCs w:val="20"/>
              </w:rPr>
              <w:pPrChange w:id="180" w:author="Giannis mougios" w:date="2025-08-30T13:50:00Z">
                <w:pPr>
                  <w:jc w:val="both"/>
                </w:pPr>
              </w:pPrChange>
            </w:pPr>
            <w:r w:rsidRPr="00360596">
              <w:rPr>
                <w:rFonts w:ascii="Arial" w:hAnsi="Arial" w:cs="Arial"/>
                <w:sz w:val="20"/>
                <w:szCs w:val="20"/>
              </w:rPr>
              <w:t>1.07</w:t>
            </w:r>
          </w:p>
        </w:tc>
      </w:tr>
    </w:tbl>
    <w:p w14:paraId="1CAFC9C9" w14:textId="32B5C47A" w:rsidR="008D195A" w:rsidRPr="008D195A" w:rsidRDefault="008D195A">
      <w:pPr>
        <w:pStyle w:val="Caption"/>
        <w:rPr>
          <w:ins w:id="181" w:author="Giannis mougios" w:date="2025-08-30T13:50:00Z"/>
          <w:rFonts w:ascii="Arial" w:hAnsi="Arial" w:cs="Arial"/>
          <w:b/>
          <w:bCs/>
          <w:i w:val="0"/>
          <w:iCs w:val="0"/>
          <w:color w:val="auto"/>
          <w:lang w:val="el-GR"/>
          <w:rPrChange w:id="182" w:author="Giannis mougios" w:date="2025-08-30T13:52:00Z">
            <w:rPr>
              <w:ins w:id="183" w:author="Giannis mougios" w:date="2025-08-30T13:50:00Z"/>
            </w:rPr>
          </w:rPrChange>
        </w:rPr>
      </w:pPr>
      <w:ins w:id="184" w:author="Giannis mougios" w:date="2025-08-30T13:50:00Z">
        <w:r w:rsidRPr="008D195A">
          <w:rPr>
            <w:rFonts w:ascii="Arial" w:hAnsi="Arial" w:cs="Arial"/>
            <w:b/>
            <w:bCs/>
            <w:i w:val="0"/>
            <w:iCs w:val="0"/>
            <w:color w:val="auto"/>
            <w:lang w:val="el-GR"/>
            <w:rPrChange w:id="185" w:author="Giannis mougios" w:date="2025-08-30T13:52:00Z">
              <w:rPr/>
            </w:rPrChange>
          </w:rPr>
          <w:t xml:space="preserve">Πίνακας </w:t>
        </w:r>
      </w:ins>
      <w:ins w:id="186" w:author="Giannis mougios" w:date="2025-08-30T13:51:00Z">
        <w:r w:rsidRPr="008D195A">
          <w:rPr>
            <w:rFonts w:ascii="Arial" w:hAnsi="Arial" w:cs="Arial"/>
            <w:b/>
            <w:bCs/>
            <w:i w:val="0"/>
            <w:iCs w:val="0"/>
            <w:color w:val="auto"/>
            <w:lang w:val="el-GR"/>
            <w:rPrChange w:id="187" w:author="Giannis mougios" w:date="2025-08-30T13:52:00Z">
              <w:rPr>
                <w:lang w:val="el-GR"/>
              </w:rPr>
            </w:rPrChange>
          </w:rPr>
          <w:t>4</w:t>
        </w:r>
      </w:ins>
      <w:ins w:id="188" w:author="Giannis mougios" w:date="2025-08-30T13:50:00Z">
        <w:r w:rsidRPr="008D195A">
          <w:rPr>
            <w:rFonts w:ascii="Arial" w:hAnsi="Arial" w:cs="Arial"/>
            <w:b/>
            <w:bCs/>
            <w:i w:val="0"/>
            <w:iCs w:val="0"/>
            <w:color w:val="auto"/>
            <w:lang w:val="el-GR"/>
            <w:rPrChange w:id="189" w:author="Giannis mougios" w:date="2025-08-30T13:52:00Z">
              <w:rPr>
                <w:lang w:val="el-GR"/>
              </w:rPr>
            </w:rPrChange>
          </w:rPr>
          <w:t>.</w:t>
        </w:r>
        <w:r w:rsidRPr="008D195A">
          <w:rPr>
            <w:rFonts w:ascii="Arial" w:hAnsi="Arial" w:cs="Arial"/>
            <w:b/>
            <w:bCs/>
            <w:i w:val="0"/>
            <w:iCs w:val="0"/>
            <w:color w:val="auto"/>
            <w:rPrChange w:id="190" w:author="Giannis mougios" w:date="2025-08-30T13:52:00Z">
              <w:rPr/>
            </w:rPrChange>
          </w:rPr>
          <w:fldChar w:fldCharType="begin"/>
        </w:r>
        <w:r w:rsidRPr="008D195A">
          <w:rPr>
            <w:rFonts w:ascii="Arial" w:hAnsi="Arial" w:cs="Arial"/>
            <w:b/>
            <w:bCs/>
            <w:i w:val="0"/>
            <w:iCs w:val="0"/>
            <w:color w:val="auto"/>
            <w:lang w:val="el-GR"/>
            <w:rPrChange w:id="191" w:author="Giannis mougios" w:date="2025-08-30T13:52:00Z">
              <w:rPr/>
            </w:rPrChange>
          </w:rPr>
          <w:instrText xml:space="preserve"> </w:instrText>
        </w:r>
        <w:r w:rsidRPr="008D195A">
          <w:rPr>
            <w:rFonts w:ascii="Arial" w:hAnsi="Arial" w:cs="Arial"/>
            <w:b/>
            <w:bCs/>
            <w:i w:val="0"/>
            <w:iCs w:val="0"/>
            <w:color w:val="auto"/>
            <w:rPrChange w:id="192" w:author="Giannis mougios" w:date="2025-08-30T13:52:00Z">
              <w:rPr/>
            </w:rPrChange>
          </w:rPr>
          <w:instrText>SEQ</w:instrText>
        </w:r>
        <w:r w:rsidRPr="008D195A">
          <w:rPr>
            <w:rFonts w:ascii="Arial" w:hAnsi="Arial" w:cs="Arial"/>
            <w:b/>
            <w:bCs/>
            <w:i w:val="0"/>
            <w:iCs w:val="0"/>
            <w:color w:val="auto"/>
            <w:lang w:val="el-GR"/>
            <w:rPrChange w:id="193" w:author="Giannis mougios" w:date="2025-08-30T13:52:00Z">
              <w:rPr/>
            </w:rPrChange>
          </w:rPr>
          <w:instrText xml:space="preserve"> Πίνακας \* </w:instrText>
        </w:r>
        <w:r w:rsidRPr="008D195A">
          <w:rPr>
            <w:rFonts w:ascii="Arial" w:hAnsi="Arial" w:cs="Arial"/>
            <w:b/>
            <w:bCs/>
            <w:i w:val="0"/>
            <w:iCs w:val="0"/>
            <w:color w:val="auto"/>
            <w:rPrChange w:id="194" w:author="Giannis mougios" w:date="2025-08-30T13:52:00Z">
              <w:rPr/>
            </w:rPrChange>
          </w:rPr>
          <w:instrText>ARABIC</w:instrText>
        </w:r>
        <w:r w:rsidRPr="008D195A">
          <w:rPr>
            <w:rFonts w:ascii="Arial" w:hAnsi="Arial" w:cs="Arial"/>
            <w:b/>
            <w:bCs/>
            <w:i w:val="0"/>
            <w:iCs w:val="0"/>
            <w:color w:val="auto"/>
            <w:lang w:val="el-GR"/>
            <w:rPrChange w:id="195" w:author="Giannis mougios" w:date="2025-08-30T13:52:00Z">
              <w:rPr/>
            </w:rPrChange>
          </w:rPr>
          <w:instrText xml:space="preserve"> </w:instrText>
        </w:r>
      </w:ins>
      <w:r w:rsidRPr="008D195A">
        <w:rPr>
          <w:rFonts w:ascii="Arial" w:hAnsi="Arial" w:cs="Arial"/>
          <w:b/>
          <w:bCs/>
          <w:i w:val="0"/>
          <w:iCs w:val="0"/>
          <w:color w:val="auto"/>
          <w:rPrChange w:id="196" w:author="Giannis mougios" w:date="2025-08-30T13:52:00Z">
            <w:rPr/>
          </w:rPrChange>
        </w:rPr>
        <w:fldChar w:fldCharType="separate"/>
      </w:r>
      <w:ins w:id="197" w:author="Giannis mougios" w:date="2025-08-30T14:19:00Z">
        <w:r w:rsidR="0048718C" w:rsidRPr="0048718C">
          <w:rPr>
            <w:rFonts w:ascii="Arial" w:hAnsi="Arial" w:cs="Arial"/>
            <w:b/>
            <w:bCs/>
            <w:i w:val="0"/>
            <w:iCs w:val="0"/>
            <w:noProof/>
            <w:color w:val="auto"/>
            <w:lang w:val="el-GR"/>
            <w:rPrChange w:id="198" w:author="Giannis mougios" w:date="2025-08-30T14:19:00Z">
              <w:rPr>
                <w:rFonts w:ascii="Arial" w:hAnsi="Arial" w:cs="Arial"/>
                <w:b/>
                <w:bCs/>
                <w:i w:val="0"/>
                <w:iCs w:val="0"/>
                <w:noProof/>
                <w:color w:val="auto"/>
              </w:rPr>
            </w:rPrChange>
          </w:rPr>
          <w:t>1</w:t>
        </w:r>
      </w:ins>
      <w:ins w:id="199" w:author="Giannis mougios" w:date="2025-08-30T13:50:00Z">
        <w:r w:rsidRPr="008D195A">
          <w:rPr>
            <w:rFonts w:ascii="Arial" w:hAnsi="Arial" w:cs="Arial"/>
            <w:b/>
            <w:bCs/>
            <w:i w:val="0"/>
            <w:iCs w:val="0"/>
            <w:color w:val="auto"/>
            <w:rPrChange w:id="200" w:author="Giannis mougios" w:date="2025-08-30T13:52:00Z">
              <w:rPr/>
            </w:rPrChange>
          </w:rPr>
          <w:fldChar w:fldCharType="end"/>
        </w:r>
        <w:r w:rsidRPr="008D195A">
          <w:rPr>
            <w:rFonts w:ascii="Arial" w:hAnsi="Arial" w:cs="Arial"/>
            <w:b/>
            <w:bCs/>
            <w:i w:val="0"/>
            <w:iCs w:val="0"/>
            <w:color w:val="auto"/>
            <w:lang w:val="el-GR"/>
            <w:rPrChange w:id="201" w:author="Giannis mougios" w:date="2025-08-30T13:52:00Z">
              <w:rPr>
                <w:lang w:val="el-GR"/>
              </w:rPr>
            </w:rPrChange>
          </w:rPr>
          <w:t>: Μετασχηματισμένα δεδομένα εισόδου T</w:t>
        </w:r>
        <w:r w:rsidRPr="008D195A">
          <w:rPr>
            <w:rFonts w:ascii="Arial" w:hAnsi="Arial" w:cs="Arial"/>
            <w:b/>
            <w:bCs/>
            <w:i w:val="0"/>
            <w:iCs w:val="0"/>
            <w:color w:val="auto"/>
            <w:rPrChange w:id="202" w:author="Giannis mougios" w:date="2025-08-30T13:52:00Z">
              <w:rPr/>
            </w:rPrChange>
          </w:rPr>
          <w:t>SP</w:t>
        </w:r>
        <w:r w:rsidRPr="008D195A">
          <w:rPr>
            <w:rFonts w:ascii="Arial" w:hAnsi="Arial" w:cs="Arial"/>
            <w:b/>
            <w:bCs/>
            <w:i w:val="0"/>
            <w:iCs w:val="0"/>
            <w:color w:val="auto"/>
            <w:lang w:val="el-GR"/>
            <w:rPrChange w:id="203" w:author="Giannis mougios" w:date="2025-08-30T13:52:00Z">
              <w:rPr/>
            </w:rPrChange>
          </w:rPr>
          <w:t xml:space="preserve"> με</w:t>
        </w:r>
        <w:r w:rsidRPr="008D195A">
          <w:rPr>
            <w:rFonts w:ascii="Arial" w:hAnsi="Arial" w:cs="Arial"/>
            <w:b/>
            <w:bCs/>
            <w:i w:val="0"/>
            <w:iCs w:val="0"/>
            <w:color w:val="auto"/>
            <w:lang w:val="el-GR"/>
            <w:rPrChange w:id="204" w:author="Giannis mougios" w:date="2025-08-30T13:52:00Z">
              <w:rPr>
                <w:lang w:val="el-GR"/>
              </w:rPr>
            </w:rPrChange>
          </w:rPr>
          <w:t xml:space="preserve"> 6 </w:t>
        </w:r>
        <w:r w:rsidRPr="008D195A">
          <w:rPr>
            <w:rFonts w:ascii="Arial" w:hAnsi="Arial" w:cs="Arial"/>
            <w:b/>
            <w:bCs/>
            <w:i w:val="0"/>
            <w:iCs w:val="0"/>
            <w:color w:val="auto"/>
            <w:lang w:val="el-GR"/>
            <w:rPrChange w:id="205" w:author="Giannis mougios" w:date="2025-08-30T13:52:00Z">
              <w:rPr/>
            </w:rPrChange>
          </w:rPr>
          <w:t>σ</w:t>
        </w:r>
        <w:r w:rsidRPr="008D195A">
          <w:rPr>
            <w:rFonts w:ascii="Arial" w:hAnsi="Arial" w:cs="Arial"/>
            <w:b/>
            <w:bCs/>
            <w:i w:val="0"/>
            <w:iCs w:val="0"/>
            <w:color w:val="auto"/>
            <w:lang w:val="el-GR"/>
            <w:rPrChange w:id="206" w:author="Giannis mougios" w:date="2025-08-30T13:52:00Z">
              <w:rPr>
                <w:lang w:val="el-GR"/>
              </w:rPr>
            </w:rPrChange>
          </w:rPr>
          <w:t>ημεία</w:t>
        </w:r>
      </w:ins>
    </w:p>
    <w:p w14:paraId="57DB02C8" w14:textId="77777777" w:rsidR="00360596" w:rsidRPr="00360596" w:rsidRDefault="00360596" w:rsidP="0097324E">
      <w:pPr>
        <w:spacing w:after="60"/>
        <w:jc w:val="both"/>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14:paraId="6162A3C3" w14:textId="77777777" w:rsidR="004D1B67" w:rsidRDefault="004D1B67" w:rsidP="0097324E">
      <w:pPr>
        <w:spacing w:after="60"/>
        <w:jc w:val="both"/>
        <w:rPr>
          <w:ins w:id="207" w:author="Gregory Koronakos" w:date="2025-08-28T20:57:00Z"/>
          <w:rFonts w:ascii="Arial" w:hAnsi="Arial" w:cs="Arial"/>
          <w:i/>
          <w:iCs/>
          <w:sz w:val="20"/>
          <w:szCs w:val="20"/>
          <w:lang w:val="el-GR"/>
        </w:rPr>
      </w:pPr>
    </w:p>
    <w:p w14:paraId="0806903F" w14:textId="2970A47A" w:rsidR="00B36CD1" w:rsidRPr="00B36CD1" w:rsidRDefault="00B36CD1" w:rsidP="0097324E">
      <w:pPr>
        <w:spacing w:after="60"/>
        <w:jc w:val="both"/>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14:paraId="7ED86F5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14:paraId="3A1057A5" w14:textId="77777777" w:rsidTr="008C0F44">
        <w:trPr>
          <w:trHeight w:val="425"/>
          <w:tblHeader/>
          <w:tblCellSpacing w:w="15" w:type="dxa"/>
        </w:trPr>
        <w:tc>
          <w:tcPr>
            <w:tcW w:w="1936" w:type="dxa"/>
            <w:vAlign w:val="center"/>
            <w:hideMark/>
          </w:tcPr>
          <w:p w14:paraId="50344E1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rPr>
              <w:t>Πόλη\</w:t>
            </w:r>
            <w:r w:rsidRPr="00B36CD1">
              <w:rPr>
                <w:rFonts w:ascii="Arial" w:hAnsi="Arial" w:cs="Arial"/>
                <w:sz w:val="20"/>
                <w:szCs w:val="20"/>
                <w:lang w:val="el-GR"/>
              </w:rPr>
              <w:t xml:space="preserve"> Μετάβαση</w:t>
            </w:r>
          </w:p>
        </w:tc>
        <w:tc>
          <w:tcPr>
            <w:tcW w:w="869" w:type="dxa"/>
            <w:vAlign w:val="center"/>
            <w:hideMark/>
          </w:tcPr>
          <w:p w14:paraId="01A5DC4C"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14:paraId="53010BB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14:paraId="6A2AC5CA"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14:paraId="05F2D40B"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14:paraId="4FBD4E8F"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14:paraId="2C7BB65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14:paraId="210FF5A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14:paraId="7C4F3E9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721E30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14:paraId="26B36831" w14:textId="77777777" w:rsidTr="008C0F44">
        <w:trPr>
          <w:trHeight w:val="425"/>
          <w:tblCellSpacing w:w="15" w:type="dxa"/>
        </w:trPr>
        <w:tc>
          <w:tcPr>
            <w:tcW w:w="1936" w:type="dxa"/>
            <w:vAlign w:val="center"/>
            <w:hideMark/>
          </w:tcPr>
          <w:p w14:paraId="1FFF1A5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69" w:type="dxa"/>
            <w:vAlign w:val="center"/>
            <w:hideMark/>
          </w:tcPr>
          <w:p w14:paraId="18A1C3A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10DB03C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3D2BDE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56F64C3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1D7CAB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E882F9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99753C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D76E16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4B1DE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377FACCB" w14:textId="77777777" w:rsidTr="008C0F44">
        <w:trPr>
          <w:trHeight w:val="425"/>
          <w:tblCellSpacing w:w="15" w:type="dxa"/>
        </w:trPr>
        <w:tc>
          <w:tcPr>
            <w:tcW w:w="1936" w:type="dxa"/>
            <w:vAlign w:val="center"/>
            <w:hideMark/>
          </w:tcPr>
          <w:p w14:paraId="4BB0F6A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69" w:type="dxa"/>
            <w:vAlign w:val="center"/>
            <w:hideMark/>
          </w:tcPr>
          <w:p w14:paraId="5EF2D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2672170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01E9B3B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7D9F72D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9050D9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1E6BA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B80971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F31A2F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E463C3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F1BEAB8" w14:textId="77777777" w:rsidTr="008C0F44">
        <w:trPr>
          <w:trHeight w:val="425"/>
          <w:tblCellSpacing w:w="15" w:type="dxa"/>
        </w:trPr>
        <w:tc>
          <w:tcPr>
            <w:tcW w:w="1936" w:type="dxa"/>
            <w:vAlign w:val="center"/>
            <w:hideMark/>
          </w:tcPr>
          <w:p w14:paraId="3814B9C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869" w:type="dxa"/>
            <w:vAlign w:val="center"/>
            <w:hideMark/>
          </w:tcPr>
          <w:p w14:paraId="0E28769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415B45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65739E7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F9235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2626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DA3BFD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E0318B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D7B8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9D8D97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0A4A5F35" w14:textId="77777777" w:rsidTr="008C0F44">
        <w:trPr>
          <w:trHeight w:val="425"/>
          <w:tblCellSpacing w:w="15" w:type="dxa"/>
        </w:trPr>
        <w:tc>
          <w:tcPr>
            <w:tcW w:w="1936" w:type="dxa"/>
            <w:vAlign w:val="center"/>
            <w:hideMark/>
          </w:tcPr>
          <w:p w14:paraId="7D08870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3</w:t>
            </w:r>
          </w:p>
        </w:tc>
        <w:tc>
          <w:tcPr>
            <w:tcW w:w="869" w:type="dxa"/>
            <w:vAlign w:val="center"/>
            <w:hideMark/>
          </w:tcPr>
          <w:p w14:paraId="4B31373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3A2015D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BF1CE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0696E9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68431E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7AB0C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5DC77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5E3D53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07742C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68E52204" w14:textId="77777777" w:rsidTr="008C0F44">
        <w:trPr>
          <w:trHeight w:val="425"/>
          <w:tblCellSpacing w:w="15" w:type="dxa"/>
        </w:trPr>
        <w:tc>
          <w:tcPr>
            <w:tcW w:w="1936" w:type="dxa"/>
            <w:vAlign w:val="center"/>
            <w:hideMark/>
          </w:tcPr>
          <w:p w14:paraId="6233389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4</w:t>
            </w:r>
          </w:p>
        </w:tc>
        <w:tc>
          <w:tcPr>
            <w:tcW w:w="869" w:type="dxa"/>
            <w:vAlign w:val="center"/>
            <w:hideMark/>
          </w:tcPr>
          <w:p w14:paraId="620EC58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6BBBDF1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216A97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151457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E2BEF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6C426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DF870B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F0938C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FD426E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5B0B2D44" w14:textId="77777777" w:rsidTr="008C0F44">
        <w:trPr>
          <w:trHeight w:val="425"/>
          <w:tblCellSpacing w:w="15" w:type="dxa"/>
        </w:trPr>
        <w:tc>
          <w:tcPr>
            <w:tcW w:w="1936" w:type="dxa"/>
            <w:vAlign w:val="center"/>
            <w:hideMark/>
          </w:tcPr>
          <w:p w14:paraId="3956D2D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5</w:t>
            </w:r>
          </w:p>
        </w:tc>
        <w:tc>
          <w:tcPr>
            <w:tcW w:w="869" w:type="dxa"/>
            <w:vAlign w:val="center"/>
            <w:hideMark/>
          </w:tcPr>
          <w:p w14:paraId="52E33E5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72DBB7A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222051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E295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30A2E5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8A043A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75030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5494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29D492A9" w14:textId="77777777" w:rsidR="00B36CD1" w:rsidRPr="00B36CD1" w:rsidRDefault="00B36CD1" w:rsidP="008D195A">
            <w:pPr>
              <w:keepNext/>
              <w:jc w:val="both"/>
              <w:rPr>
                <w:rFonts w:ascii="Arial" w:hAnsi="Arial" w:cs="Arial"/>
                <w:sz w:val="20"/>
                <w:szCs w:val="20"/>
              </w:rPr>
              <w:pPrChange w:id="208" w:author="Giannis mougios" w:date="2025-08-30T13:52:00Z">
                <w:pPr>
                  <w:jc w:val="both"/>
                </w:pPr>
              </w:pPrChange>
            </w:pPr>
            <w:r w:rsidRPr="00B36CD1">
              <w:rPr>
                <w:rFonts w:ascii="Arial" w:hAnsi="Arial" w:cs="Arial"/>
                <w:sz w:val="20"/>
                <w:szCs w:val="20"/>
              </w:rPr>
              <w:t>1</w:t>
            </w:r>
          </w:p>
        </w:tc>
      </w:tr>
    </w:tbl>
    <w:p w14:paraId="7B75DF1B" w14:textId="53B95A3F" w:rsidR="004D1B67" w:rsidRPr="008D195A" w:rsidRDefault="008D195A" w:rsidP="008D195A">
      <w:pPr>
        <w:pStyle w:val="Caption"/>
        <w:rPr>
          <w:ins w:id="209" w:author="Gregory Koronakos" w:date="2025-08-28T20:52:00Z"/>
          <w:rFonts w:ascii="Arial" w:hAnsi="Arial" w:cs="Arial"/>
          <w:b/>
          <w:bCs/>
          <w:i w:val="0"/>
          <w:iCs w:val="0"/>
          <w:color w:val="auto"/>
          <w:sz w:val="20"/>
          <w:szCs w:val="20"/>
          <w:lang w:val="el-GR"/>
          <w:rPrChange w:id="210" w:author="Giannis mougios" w:date="2025-08-30T13:54:00Z">
            <w:rPr>
              <w:ins w:id="211" w:author="Gregory Koronakos" w:date="2025-08-28T20:52:00Z"/>
              <w:rFonts w:ascii="Arial" w:hAnsi="Arial" w:cs="Arial"/>
              <w:i/>
              <w:iCs/>
              <w:sz w:val="20"/>
              <w:szCs w:val="20"/>
              <w:lang w:val="el-GR"/>
            </w:rPr>
          </w:rPrChange>
        </w:rPr>
        <w:pPrChange w:id="212" w:author="Giannis mougios" w:date="2025-08-30T13:52:00Z">
          <w:pPr>
            <w:spacing w:after="60"/>
            <w:jc w:val="both"/>
          </w:pPr>
        </w:pPrChange>
      </w:pPr>
      <w:ins w:id="213" w:author="Giannis mougios" w:date="2025-08-30T13:52:00Z">
        <w:r w:rsidRPr="008D195A">
          <w:rPr>
            <w:rFonts w:ascii="Arial" w:hAnsi="Arial" w:cs="Arial"/>
            <w:b/>
            <w:bCs/>
            <w:i w:val="0"/>
            <w:iCs w:val="0"/>
            <w:color w:val="auto"/>
            <w:lang w:val="el-GR"/>
            <w:rPrChange w:id="214" w:author="Giannis mougios" w:date="2025-08-30T13:54:00Z">
              <w:rPr/>
            </w:rPrChange>
          </w:rPr>
          <w:t xml:space="preserve">Πίνακας </w:t>
        </w:r>
        <w:r>
          <w:rPr>
            <w:rFonts w:ascii="Arial" w:hAnsi="Arial" w:cs="Arial"/>
            <w:b/>
            <w:bCs/>
            <w:i w:val="0"/>
            <w:iCs w:val="0"/>
            <w:color w:val="auto"/>
            <w:lang w:val="el-GR"/>
          </w:rPr>
          <w:t>4.2</w:t>
        </w:r>
        <w:r w:rsidRPr="008D195A">
          <w:rPr>
            <w:rFonts w:ascii="Arial" w:hAnsi="Arial" w:cs="Arial"/>
            <w:b/>
            <w:bCs/>
            <w:i w:val="0"/>
            <w:iCs w:val="0"/>
            <w:color w:val="auto"/>
            <w:lang w:val="el-GR"/>
            <w:rPrChange w:id="215" w:author="Giannis mougios" w:date="2025-08-30T13:52:00Z">
              <w:rPr>
                <w:lang w:val="el-GR"/>
              </w:rPr>
            </w:rPrChange>
          </w:rPr>
          <w:t xml:space="preserve">: </w:t>
        </w:r>
      </w:ins>
      <w:ins w:id="216" w:author="Giannis mougios" w:date="2025-08-30T13:54:00Z">
        <w:r>
          <w:rPr>
            <w:rFonts w:ascii="Arial" w:hAnsi="Arial" w:cs="Arial"/>
            <w:b/>
            <w:bCs/>
            <w:i w:val="0"/>
            <w:iCs w:val="0"/>
            <w:color w:val="auto"/>
            <w:lang w:val="el-GR"/>
          </w:rPr>
          <w:t>Ι</w:t>
        </w:r>
      </w:ins>
      <w:ins w:id="217" w:author="Giannis mougios" w:date="2025-08-30T13:52:00Z">
        <w:r w:rsidRPr="008D195A">
          <w:rPr>
            <w:rFonts w:ascii="Arial" w:hAnsi="Arial" w:cs="Arial"/>
            <w:b/>
            <w:bCs/>
            <w:i w:val="0"/>
            <w:iCs w:val="0"/>
            <w:color w:val="auto"/>
            <w:lang w:val="el-GR"/>
            <w:rPrChange w:id="218" w:author="Giannis mougios" w:date="2025-08-30T13:52:00Z">
              <w:rPr>
                <w:lang w:val="el-GR"/>
              </w:rPr>
            </w:rPrChange>
          </w:rPr>
          <w:t>σοτικ</w:t>
        </w:r>
      </w:ins>
      <w:ins w:id="219" w:author="Giannis mougios" w:date="2025-08-30T13:54:00Z">
        <w:r>
          <w:rPr>
            <w:rFonts w:ascii="Arial" w:hAnsi="Arial" w:cs="Arial"/>
            <w:b/>
            <w:bCs/>
            <w:i w:val="0"/>
            <w:iCs w:val="0"/>
            <w:color w:val="auto"/>
            <w:lang w:val="el-GR"/>
          </w:rPr>
          <w:t>οί</w:t>
        </w:r>
      </w:ins>
      <w:ins w:id="220" w:author="Giannis mougios" w:date="2025-08-30T13:52:00Z">
        <w:r w:rsidRPr="008D195A">
          <w:rPr>
            <w:rFonts w:ascii="Arial" w:hAnsi="Arial" w:cs="Arial"/>
            <w:b/>
            <w:bCs/>
            <w:i w:val="0"/>
            <w:iCs w:val="0"/>
            <w:color w:val="auto"/>
            <w:lang w:val="el-GR"/>
            <w:rPrChange w:id="221" w:author="Giannis mougios" w:date="2025-08-30T13:52:00Z">
              <w:rPr>
                <w:lang w:val="el-GR"/>
              </w:rPr>
            </w:rPrChange>
          </w:rPr>
          <w:t xml:space="preserve"> περιορισμ</w:t>
        </w:r>
      </w:ins>
      <w:ins w:id="222" w:author="Giannis mougios" w:date="2025-08-30T13:54:00Z">
        <w:r>
          <w:rPr>
            <w:rFonts w:ascii="Arial" w:hAnsi="Arial" w:cs="Arial"/>
            <w:b/>
            <w:bCs/>
            <w:i w:val="0"/>
            <w:iCs w:val="0"/>
            <w:color w:val="auto"/>
            <w:lang w:val="el-GR"/>
          </w:rPr>
          <w:t>οί TS</w:t>
        </w:r>
        <w:r>
          <w:rPr>
            <w:rFonts w:ascii="Arial" w:hAnsi="Arial" w:cs="Arial"/>
            <w:b/>
            <w:bCs/>
            <w:i w:val="0"/>
            <w:iCs w:val="0"/>
            <w:color w:val="auto"/>
          </w:rPr>
          <w:t>P</w:t>
        </w:r>
        <w:r w:rsidRPr="008D195A">
          <w:rPr>
            <w:rFonts w:ascii="Arial" w:hAnsi="Arial" w:cs="Arial"/>
            <w:b/>
            <w:bCs/>
            <w:i w:val="0"/>
            <w:iCs w:val="0"/>
            <w:color w:val="auto"/>
            <w:lang w:val="el-GR"/>
            <w:rPrChange w:id="223" w:author="Giannis mougios" w:date="2025-08-30T13:54:00Z">
              <w:rPr>
                <w:rFonts w:ascii="Arial" w:hAnsi="Arial" w:cs="Arial"/>
                <w:b/>
                <w:bCs/>
                <w:i/>
                <w:iCs/>
              </w:rPr>
            </w:rPrChange>
          </w:rPr>
          <w:t xml:space="preserve"> </w:t>
        </w:r>
        <w:r>
          <w:rPr>
            <w:rFonts w:ascii="Arial" w:hAnsi="Arial" w:cs="Arial"/>
            <w:b/>
            <w:bCs/>
            <w:i w:val="0"/>
            <w:iCs w:val="0"/>
            <w:color w:val="auto"/>
            <w:lang w:val="el-GR"/>
          </w:rPr>
          <w:t>του παραδεί</w:t>
        </w:r>
      </w:ins>
      <w:ins w:id="224" w:author="Giannis mougios" w:date="2025-08-30T13:55:00Z">
        <w:r>
          <w:rPr>
            <w:rFonts w:ascii="Arial" w:hAnsi="Arial" w:cs="Arial"/>
            <w:b/>
            <w:bCs/>
            <w:i w:val="0"/>
            <w:iCs w:val="0"/>
            <w:color w:val="auto"/>
            <w:lang w:val="el-GR"/>
          </w:rPr>
          <w:t>γματος του πίνακα 4.1</w:t>
        </w:r>
      </w:ins>
    </w:p>
    <w:p w14:paraId="56D47BAB" w14:textId="14938C31" w:rsidR="00B36CD1" w:rsidRPr="00B36CD1" w:rsidRDefault="00B36CD1" w:rsidP="0097324E">
      <w:pPr>
        <w:spacing w:after="60"/>
        <w:jc w:val="both"/>
        <w:rPr>
          <w:rFonts w:ascii="Arial" w:hAnsi="Arial" w:cs="Arial"/>
          <w:i/>
          <w:iCs/>
          <w:sz w:val="20"/>
          <w:szCs w:val="20"/>
        </w:rPr>
      </w:pPr>
      <w:r w:rsidRPr="00B36CD1">
        <w:rPr>
          <w:rFonts w:ascii="Arial" w:hAnsi="Arial" w:cs="Arial"/>
          <w:i/>
          <w:iCs/>
          <w:sz w:val="20"/>
          <w:szCs w:val="20"/>
        </w:rPr>
        <w:t>Ανισοτικοί Περιορισμοί (Inequality Constraints)</w:t>
      </w:r>
    </w:p>
    <w:p w14:paraId="3099338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lastRenderedPageBreak/>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14:paraId="005A84C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14:paraId="35DD7CC7" w14:textId="77777777" w:rsidTr="008C0F44">
        <w:trPr>
          <w:trHeight w:val="276"/>
          <w:tblHeader/>
          <w:tblCellSpacing w:w="15" w:type="dxa"/>
        </w:trPr>
        <w:tc>
          <w:tcPr>
            <w:tcW w:w="0" w:type="auto"/>
            <w:vAlign w:val="center"/>
            <w:hideMark/>
          </w:tcPr>
          <w:p w14:paraId="2BA5A69B" w14:textId="77777777" w:rsidR="00B36CD1" w:rsidRPr="00B36CD1" w:rsidRDefault="00B36CD1" w:rsidP="0097324E">
            <w:pPr>
              <w:jc w:val="both"/>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14:paraId="0CF5650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14:paraId="3D3066F3"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14:paraId="04EA49BA"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14:paraId="2B1B290E"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14:paraId="4C02D8AD"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14:paraId="243F2F7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14:paraId="270D31DD"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14:paraId="403EBD42"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14:paraId="41EF5BE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14:paraId="16A4847B"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14:paraId="407B2FEF"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14:paraId="50EAC814" w14:textId="77777777" w:rsidR="00B36CD1" w:rsidRPr="00B36CD1" w:rsidRDefault="00B36CD1" w:rsidP="0097324E">
            <w:pPr>
              <w:jc w:val="both"/>
              <w:rPr>
                <w:rFonts w:ascii="Arial" w:hAnsi="Arial" w:cs="Arial"/>
                <w:bCs/>
                <w:sz w:val="20"/>
                <w:szCs w:val="20"/>
              </w:rPr>
            </w:pPr>
          </w:p>
        </w:tc>
        <w:tc>
          <w:tcPr>
            <w:tcW w:w="0" w:type="auto"/>
            <w:vAlign w:val="center"/>
            <w:hideMark/>
          </w:tcPr>
          <w:p w14:paraId="5A0A8274"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14:paraId="603B7827"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14:paraId="647D4C1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14:paraId="6BB3239F" w14:textId="77777777" w:rsidTr="008C0F44">
        <w:trPr>
          <w:trHeight w:val="276"/>
          <w:tblCellSpacing w:w="15" w:type="dxa"/>
        </w:trPr>
        <w:tc>
          <w:tcPr>
            <w:tcW w:w="0" w:type="auto"/>
            <w:vAlign w:val="center"/>
            <w:hideMark/>
          </w:tcPr>
          <w:p w14:paraId="0D08B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70035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E3C16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3E42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97FE6C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C4C76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A2322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0DD04F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A1447F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71A304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BA70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7AC97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90F5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E2D3D3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926B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436F71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A23E02A" w14:textId="77777777" w:rsidTr="008C0F44">
        <w:trPr>
          <w:trHeight w:val="276"/>
          <w:tblCellSpacing w:w="15" w:type="dxa"/>
        </w:trPr>
        <w:tc>
          <w:tcPr>
            <w:tcW w:w="0" w:type="auto"/>
            <w:vAlign w:val="center"/>
            <w:hideMark/>
          </w:tcPr>
          <w:p w14:paraId="526A6FE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0" w:type="auto"/>
            <w:vAlign w:val="center"/>
            <w:hideMark/>
          </w:tcPr>
          <w:p w14:paraId="585446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41771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57A50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7620F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7FB553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FFFE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890EC0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ABBDB0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3CE79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3181B2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ED6D0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18318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53140E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D9348D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65F1E8D" w14:textId="77777777" w:rsidR="00B36CD1" w:rsidRPr="00B36CD1" w:rsidRDefault="00B36CD1" w:rsidP="008D195A">
            <w:pPr>
              <w:keepNext/>
              <w:jc w:val="both"/>
              <w:rPr>
                <w:rFonts w:ascii="Arial" w:hAnsi="Arial" w:cs="Arial"/>
                <w:sz w:val="20"/>
                <w:szCs w:val="20"/>
              </w:rPr>
              <w:pPrChange w:id="225" w:author="Giannis mougios" w:date="2025-08-30T13:56:00Z">
                <w:pPr>
                  <w:jc w:val="both"/>
                </w:pPr>
              </w:pPrChange>
            </w:pPr>
            <w:r w:rsidRPr="00B36CD1">
              <w:rPr>
                <w:rFonts w:ascii="Arial" w:hAnsi="Arial" w:cs="Arial"/>
                <w:sz w:val="20"/>
                <w:szCs w:val="20"/>
              </w:rPr>
              <w:t>1</w:t>
            </w:r>
          </w:p>
        </w:tc>
      </w:tr>
    </w:tbl>
    <w:p w14:paraId="1B0874A8" w14:textId="6436FE90" w:rsidR="004D1B67" w:rsidRPr="008D195A" w:rsidRDefault="008D195A" w:rsidP="008D195A">
      <w:pPr>
        <w:pStyle w:val="Caption"/>
        <w:rPr>
          <w:ins w:id="226" w:author="Gregory Koronakos" w:date="2025-08-28T20:52:00Z"/>
          <w:rFonts w:ascii="Arial" w:hAnsi="Arial" w:cs="Arial"/>
          <w:b/>
          <w:bCs/>
          <w:i w:val="0"/>
          <w:iCs w:val="0"/>
          <w:color w:val="auto"/>
          <w:sz w:val="20"/>
          <w:szCs w:val="20"/>
          <w:lang w:val="el-GR"/>
          <w:rPrChange w:id="227" w:author="Giannis mougios" w:date="2025-08-30T13:56:00Z">
            <w:rPr>
              <w:ins w:id="228" w:author="Gregory Koronakos" w:date="2025-08-28T20:52:00Z"/>
              <w:rFonts w:ascii="Arial" w:hAnsi="Arial" w:cs="Arial"/>
              <w:bCs/>
              <w:sz w:val="20"/>
              <w:szCs w:val="20"/>
              <w:lang w:val="el-GR"/>
            </w:rPr>
          </w:rPrChange>
        </w:rPr>
        <w:pPrChange w:id="229" w:author="Giannis mougios" w:date="2025-08-30T13:56:00Z">
          <w:pPr>
            <w:spacing w:after="60"/>
          </w:pPr>
        </w:pPrChange>
      </w:pPr>
      <w:ins w:id="230" w:author="Giannis mougios" w:date="2025-08-30T13:56:00Z">
        <w:r w:rsidRPr="008D195A">
          <w:rPr>
            <w:rFonts w:ascii="Arial" w:hAnsi="Arial" w:cs="Arial"/>
            <w:b/>
            <w:bCs/>
            <w:i w:val="0"/>
            <w:iCs w:val="0"/>
            <w:color w:val="auto"/>
            <w:lang w:val="el-GR"/>
            <w:rPrChange w:id="231" w:author="Giannis mougios" w:date="2025-08-30T13:57:00Z">
              <w:rPr/>
            </w:rPrChange>
          </w:rPr>
          <w:t xml:space="preserve">Πίνακας </w:t>
        </w:r>
      </w:ins>
      <w:ins w:id="232" w:author="Giannis mougios" w:date="2025-08-30T13:57:00Z">
        <w:r w:rsidR="00CC30A1">
          <w:rPr>
            <w:rFonts w:ascii="Arial" w:hAnsi="Arial" w:cs="Arial"/>
            <w:b/>
            <w:bCs/>
            <w:i w:val="0"/>
            <w:iCs w:val="0"/>
            <w:color w:val="auto"/>
            <w:lang w:val="el-GR"/>
          </w:rPr>
          <w:t>4</w:t>
        </w:r>
        <w:r>
          <w:rPr>
            <w:rFonts w:ascii="Arial" w:hAnsi="Arial" w:cs="Arial"/>
            <w:b/>
            <w:bCs/>
            <w:i w:val="0"/>
            <w:iCs w:val="0"/>
            <w:color w:val="auto"/>
            <w:lang w:val="el-GR"/>
          </w:rPr>
          <w:t>.3</w:t>
        </w:r>
      </w:ins>
      <w:ins w:id="233" w:author="Giannis mougios" w:date="2025-08-30T13:56:00Z">
        <w:r w:rsidRPr="008D195A">
          <w:rPr>
            <w:rFonts w:ascii="Arial" w:hAnsi="Arial" w:cs="Arial"/>
            <w:b/>
            <w:bCs/>
            <w:i w:val="0"/>
            <w:iCs w:val="0"/>
            <w:color w:val="auto"/>
            <w:lang w:val="el-GR"/>
            <w:rPrChange w:id="234" w:author="Giannis mougios" w:date="2025-08-30T13:56:00Z">
              <w:rPr>
                <w:lang w:val="el-GR"/>
              </w:rPr>
            </w:rPrChange>
          </w:rPr>
          <w:t>: Δυναμικά εισηγμένοι ανισοτικοί περιορισμοί T</w:t>
        </w:r>
        <w:r w:rsidRPr="008D195A">
          <w:rPr>
            <w:rFonts w:ascii="Arial" w:hAnsi="Arial" w:cs="Arial"/>
            <w:b/>
            <w:bCs/>
            <w:i w:val="0"/>
            <w:iCs w:val="0"/>
            <w:color w:val="auto"/>
            <w:rPrChange w:id="235" w:author="Giannis mougios" w:date="2025-08-30T13:56:00Z">
              <w:rPr/>
            </w:rPrChange>
          </w:rPr>
          <w:t>SP</w:t>
        </w:r>
        <w:r w:rsidRPr="008D195A">
          <w:rPr>
            <w:rFonts w:ascii="Arial" w:hAnsi="Arial" w:cs="Arial"/>
            <w:b/>
            <w:bCs/>
            <w:i w:val="0"/>
            <w:iCs w:val="0"/>
            <w:color w:val="auto"/>
            <w:lang w:val="el-GR"/>
            <w:rPrChange w:id="236" w:author="Giannis mougios" w:date="2025-08-30T13:56:00Z">
              <w:rPr>
                <w:lang w:val="el-GR"/>
              </w:rPr>
            </w:rPrChange>
          </w:rPr>
          <w:t xml:space="preserve"> το</w:t>
        </w:r>
      </w:ins>
      <w:ins w:id="237" w:author="Giannis mougios" w:date="2025-08-30T13:57:00Z">
        <w:r w:rsidR="00CC30A1">
          <w:rPr>
            <w:rFonts w:ascii="Arial" w:hAnsi="Arial" w:cs="Arial"/>
            <w:b/>
            <w:bCs/>
            <w:i w:val="0"/>
            <w:iCs w:val="0"/>
            <w:color w:val="auto"/>
            <w:lang w:val="el-GR"/>
          </w:rPr>
          <w:t>υ</w:t>
        </w:r>
      </w:ins>
      <w:ins w:id="238" w:author="Giannis mougios" w:date="2025-08-30T13:56:00Z">
        <w:r w:rsidRPr="008D195A">
          <w:rPr>
            <w:rFonts w:ascii="Arial" w:hAnsi="Arial" w:cs="Arial"/>
            <w:b/>
            <w:bCs/>
            <w:i w:val="0"/>
            <w:iCs w:val="0"/>
            <w:color w:val="auto"/>
            <w:lang w:val="el-GR"/>
            <w:rPrChange w:id="239" w:author="Giannis mougios" w:date="2025-08-30T13:56:00Z">
              <w:rPr>
                <w:lang w:val="el-GR"/>
              </w:rPr>
            </w:rPrChange>
          </w:rPr>
          <w:t xml:space="preserve"> </w:t>
        </w:r>
      </w:ins>
      <w:ins w:id="240" w:author="Giannis mougios" w:date="2025-08-30T13:57:00Z">
        <w:r w:rsidR="004632E0" w:rsidRPr="004632E0">
          <w:rPr>
            <w:rFonts w:ascii="Arial" w:hAnsi="Arial" w:cs="Arial"/>
            <w:b/>
            <w:bCs/>
            <w:i w:val="0"/>
            <w:iCs w:val="0"/>
            <w:color w:val="auto"/>
            <w:lang w:val="el-GR"/>
          </w:rPr>
          <w:t>παρ</w:t>
        </w:r>
        <w:r w:rsidR="004632E0">
          <w:rPr>
            <w:rFonts w:ascii="Arial" w:hAnsi="Arial" w:cs="Arial"/>
            <w:b/>
            <w:bCs/>
            <w:i w:val="0"/>
            <w:iCs w:val="0"/>
            <w:color w:val="auto"/>
            <w:lang w:val="el-GR"/>
          </w:rPr>
          <w:t>α</w:t>
        </w:r>
        <w:r w:rsidR="004632E0" w:rsidRPr="004632E0">
          <w:rPr>
            <w:rFonts w:ascii="Arial" w:hAnsi="Arial" w:cs="Arial"/>
            <w:b/>
            <w:bCs/>
            <w:i w:val="0"/>
            <w:iCs w:val="0"/>
            <w:color w:val="auto"/>
            <w:lang w:val="el-GR"/>
          </w:rPr>
          <w:t>δείγμα</w:t>
        </w:r>
        <w:r w:rsidR="004632E0">
          <w:rPr>
            <w:rFonts w:ascii="Arial" w:hAnsi="Arial" w:cs="Arial"/>
            <w:b/>
            <w:bCs/>
            <w:i w:val="0"/>
            <w:iCs w:val="0"/>
            <w:color w:val="auto"/>
            <w:lang w:val="el-GR"/>
          </w:rPr>
          <w:t>τος</w:t>
        </w:r>
      </w:ins>
      <w:ins w:id="241" w:author="Giannis mougios" w:date="2025-08-30T13:56:00Z">
        <w:r w:rsidRPr="008D195A">
          <w:rPr>
            <w:rFonts w:ascii="Arial" w:hAnsi="Arial" w:cs="Arial"/>
            <w:b/>
            <w:bCs/>
            <w:i w:val="0"/>
            <w:iCs w:val="0"/>
            <w:color w:val="auto"/>
            <w:lang w:val="el-GR"/>
            <w:rPrChange w:id="242" w:author="Giannis mougios" w:date="2025-08-30T13:56:00Z">
              <w:rPr>
                <w:lang w:val="el-GR"/>
              </w:rPr>
            </w:rPrChange>
          </w:rPr>
          <w:t xml:space="preserve"> του πίνακα 4.1</w:t>
        </w:r>
      </w:ins>
    </w:p>
    <w:p w14:paraId="5D5B7609" w14:textId="0C8D126C" w:rsidR="00B36CD1" w:rsidRPr="00B36CD1" w:rsidRDefault="00B36CD1" w:rsidP="0097324E">
      <w:pPr>
        <w:spacing w:after="60"/>
        <w:jc w:val="both"/>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14:paraId="18CC1BC0" w14:textId="77777777" w:rsidR="00B36CD1" w:rsidRPr="00B36CD1" w:rsidRDefault="00B36CD1" w:rsidP="0097324E">
      <w:pPr>
        <w:numPr>
          <w:ilvl w:val="0"/>
          <w:numId w:val="39"/>
        </w:numPr>
        <w:tabs>
          <w:tab w:val="clear" w:pos="360"/>
          <w:tab w:val="num" w:pos="720"/>
        </w:tabs>
        <w:spacing w:after="60"/>
        <w:jc w:val="both"/>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14:paraId="69515E7A" w14:textId="77777777" w:rsidR="0013452B" w:rsidRPr="0013452B" w:rsidRDefault="00000000" w:rsidP="0097324E">
      <w:pPr>
        <w:spacing w:after="60"/>
        <w:jc w:val="both"/>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14:paraId="71A26454" w14:textId="77777777"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14:paraId="4FEA0461" w14:textId="77777777" w:rsidR="004D1B67" w:rsidRDefault="004D1B67" w:rsidP="0097324E">
      <w:pPr>
        <w:spacing w:after="60"/>
        <w:jc w:val="both"/>
        <w:rPr>
          <w:ins w:id="243" w:author="Gregory Koronakos" w:date="2025-08-28T20:53:00Z"/>
          <w:rFonts w:ascii="Arial" w:hAnsi="Arial" w:cs="Arial"/>
          <w:sz w:val="20"/>
          <w:szCs w:val="20"/>
          <w:lang w:val="el-GR"/>
        </w:rPr>
      </w:pPr>
    </w:p>
    <w:p w14:paraId="7DEFEDF0" w14:textId="31F99C32"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14:paraId="7888011A" w14:textId="77777777" w:rsidR="0013452B" w:rsidRPr="00571879" w:rsidRDefault="0013452B" w:rsidP="00571879">
      <w:pPr>
        <w:spacing w:after="60"/>
        <w:ind w:left="720"/>
        <w:jc w:val="both"/>
        <w:rPr>
          <w:rFonts w:ascii="Arial" w:hAnsi="Arial" w:cs="Arial"/>
          <w:sz w:val="20"/>
          <w:szCs w:val="20"/>
          <w:lang w:val="el-GR"/>
        </w:rPr>
      </w:pPr>
      <w:r w:rsidRPr="00571879">
        <w:rPr>
          <w:rFonts w:ascii="Arial" w:hAnsi="Arial" w:cs="Arial"/>
          <w:sz w:val="20"/>
          <w:szCs w:val="20"/>
          <w:lang w:val="el-GR"/>
        </w:rPr>
        <w:t xml:space="preserve">0 – 2 – 3 – 0 ή 0 – 3 – 2 -  0 </w:t>
      </w:r>
    </w:p>
    <w:p w14:paraId="149F3876" w14:textId="77777777" w:rsidR="0013452B" w:rsidRPr="00571879" w:rsidRDefault="0013452B" w:rsidP="00571879">
      <w:pPr>
        <w:spacing w:after="60"/>
        <w:ind w:left="720"/>
        <w:jc w:val="both"/>
        <w:rPr>
          <w:ins w:id="244" w:author="Gregory Koronakos" w:date="2025-08-28T20:52:00Z"/>
          <w:rFonts w:ascii="Arial" w:hAnsi="Arial" w:cs="Arial"/>
          <w:sz w:val="20"/>
          <w:szCs w:val="20"/>
          <w:lang w:val="el-GR"/>
        </w:rPr>
      </w:pPr>
      <w:r w:rsidRPr="00571879">
        <w:rPr>
          <w:rFonts w:ascii="Arial" w:hAnsi="Arial" w:cs="Arial"/>
          <w:sz w:val="20"/>
          <w:szCs w:val="20"/>
          <w:lang w:val="el-GR"/>
        </w:rPr>
        <w:t>1 - 4 – 5 – 1 ή 1 – 5 –  4 – 1</w:t>
      </w:r>
    </w:p>
    <w:p w14:paraId="11C607CA" w14:textId="77777777" w:rsidR="004D1B67" w:rsidRPr="0013452B" w:rsidRDefault="004D1B67" w:rsidP="00571879">
      <w:pPr>
        <w:pStyle w:val="ListParagraph"/>
        <w:spacing w:after="60"/>
        <w:ind w:left="360"/>
        <w:jc w:val="both"/>
        <w:rPr>
          <w:rFonts w:ascii="Arial" w:hAnsi="Arial" w:cs="Arial"/>
          <w:sz w:val="20"/>
          <w:szCs w:val="20"/>
          <w:lang w:val="el-GR"/>
        </w:rPr>
      </w:pPr>
    </w:p>
    <w:p w14:paraId="3B45BDA4" w14:textId="77777777" w:rsidR="0013452B" w:rsidRP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14:paraId="7D890DF2" w14:textId="77777777" w:rsid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14:paraId="0DE90729" w14:textId="77777777"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5ABD96F3" wp14:editId="3654DC01">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22"/>
                    <a:stretch>
                      <a:fillRect/>
                    </a:stretch>
                  </pic:blipFill>
                  <pic:spPr>
                    <a:xfrm>
                      <a:off x="0" y="0"/>
                      <a:ext cx="5744690" cy="2966362"/>
                    </a:xfrm>
                    <a:prstGeom prst="rect">
                      <a:avLst/>
                    </a:prstGeom>
                  </pic:spPr>
                </pic:pic>
              </a:graphicData>
            </a:graphic>
          </wp:inline>
        </w:drawing>
      </w:r>
    </w:p>
    <w:p w14:paraId="3FC46851" w14:textId="4677CC4B" w:rsidR="0013452B" w:rsidRPr="004632E0" w:rsidRDefault="0013452B" w:rsidP="0097324E">
      <w:pPr>
        <w:pStyle w:val="Caption"/>
        <w:jc w:val="both"/>
        <w:rPr>
          <w:rFonts w:ascii="Arial" w:hAnsi="Arial" w:cs="Arial"/>
          <w:b/>
          <w:bCs/>
          <w:i w:val="0"/>
          <w:iCs w:val="0"/>
          <w:color w:val="000000" w:themeColor="text1"/>
          <w:lang w:val="el-GR"/>
          <w:rPrChange w:id="245" w:author="Giannis mougios" w:date="2025-08-30T13:58:00Z">
            <w:rPr>
              <w:rFonts w:ascii="Arial" w:hAnsi="Arial" w:cs="Arial"/>
              <w:b/>
              <w:bCs/>
              <w:i w:val="0"/>
              <w:iCs w:val="0"/>
              <w:color w:val="000000" w:themeColor="text1"/>
            </w:rPr>
          </w:rPrChange>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ins w:id="246" w:author="Giannis mougios" w:date="2025-08-30T13:58:00Z">
        <w:r w:rsidR="004632E0">
          <w:rPr>
            <w:rFonts w:ascii="Arial" w:hAnsi="Arial" w:cs="Arial"/>
            <w:b/>
            <w:bCs/>
            <w:i w:val="0"/>
            <w:iCs w:val="0"/>
            <w:color w:val="000000" w:themeColor="text1"/>
            <w:lang w:val="el-GR"/>
          </w:rPr>
          <w:t xml:space="preserve"> για το T</w:t>
        </w:r>
        <w:r w:rsidR="004632E0">
          <w:rPr>
            <w:rFonts w:ascii="Arial" w:hAnsi="Arial" w:cs="Arial"/>
            <w:b/>
            <w:bCs/>
            <w:i w:val="0"/>
            <w:iCs w:val="0"/>
            <w:color w:val="000000" w:themeColor="text1"/>
          </w:rPr>
          <w:t>SP</w:t>
        </w:r>
        <w:r w:rsidR="004632E0" w:rsidRPr="004632E0">
          <w:rPr>
            <w:rFonts w:ascii="Arial" w:hAnsi="Arial" w:cs="Arial"/>
            <w:b/>
            <w:bCs/>
            <w:i w:val="0"/>
            <w:iCs w:val="0"/>
            <w:color w:val="000000" w:themeColor="text1"/>
            <w:lang w:val="el-GR"/>
            <w:rPrChange w:id="247" w:author="Giannis mougios" w:date="2025-08-30T13:58:00Z">
              <w:rPr>
                <w:rFonts w:ascii="Arial" w:hAnsi="Arial" w:cs="Arial"/>
                <w:b/>
                <w:bCs/>
                <w:i w:val="0"/>
                <w:iCs w:val="0"/>
                <w:color w:val="000000" w:themeColor="text1"/>
              </w:rPr>
            </w:rPrChange>
          </w:rPr>
          <w:t xml:space="preserve"> </w:t>
        </w:r>
        <w:r w:rsidR="004632E0">
          <w:rPr>
            <w:rFonts w:ascii="Arial" w:hAnsi="Arial" w:cs="Arial"/>
            <w:b/>
            <w:bCs/>
            <w:i w:val="0"/>
            <w:iCs w:val="0"/>
            <w:color w:val="000000" w:themeColor="text1"/>
            <w:lang w:val="el-GR"/>
          </w:rPr>
          <w:t>του παραδείγματος του πίνακα 4.1</w:t>
        </w:r>
      </w:ins>
    </w:p>
    <w:p w14:paraId="3AB7EEE4" w14:textId="725C7FDE" w:rsidR="00571879" w:rsidRPr="00571879" w:rsidRDefault="00571879" w:rsidP="00571879">
      <w:pPr>
        <w:spacing w:before="360" w:after="120"/>
        <w:jc w:val="both"/>
        <w:rPr>
          <w:rFonts w:ascii="Arial Black" w:hAnsi="Arial Black" w:cs="Arial"/>
          <w:sz w:val="22"/>
          <w:szCs w:val="22"/>
          <w:lang w:val="el-GR"/>
        </w:rPr>
      </w:pPr>
      <w:r w:rsidRPr="00571879">
        <w:rPr>
          <w:rFonts w:ascii="Arial Black" w:hAnsi="Arial Black" w:cs="Arial"/>
          <w:sz w:val="22"/>
          <w:szCs w:val="22"/>
          <w:lang w:val="el-GR"/>
        </w:rPr>
        <w:t>4.2 Παραγωγή συνόλων δεδομένων</w:t>
      </w:r>
    </w:p>
    <w:p w14:paraId="6CE2BCA5" w14:textId="77777777" w:rsidR="005B3AD0" w:rsidRP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14:paraId="516C023F"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14:paraId="379F11E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14:paraId="6C7F0E7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14:paraId="615B61AB" w14:textId="77777777" w:rsid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14:paraId="09BEC700" w14:textId="77777777" w:rsidR="005B3AD0" w:rsidRDefault="005B3AD0" w:rsidP="0097324E">
      <w:pPr>
        <w:jc w:val="both"/>
        <w:rPr>
          <w:rFonts w:ascii="Arial" w:hAnsi="Arial" w:cs="Arial"/>
          <w:sz w:val="20"/>
          <w:szCs w:val="20"/>
          <w:lang w:val="el-GR"/>
        </w:rPr>
      </w:pPr>
    </w:p>
    <w:p w14:paraId="76E4F15C" w14:textId="77777777" w:rsidR="005B3AD0" w:rsidRDefault="005B3AD0" w:rsidP="005B3AD0">
      <w:pPr>
        <w:keepNext/>
      </w:pPr>
      <w:r w:rsidRPr="0083456F">
        <w:rPr>
          <w:noProof/>
          <w:lang w:val="el-GR"/>
        </w:rPr>
        <w:lastRenderedPageBreak/>
        <w:drawing>
          <wp:inline distT="0" distB="0" distL="0" distR="0" wp14:anchorId="7088EDEC" wp14:editId="501C7596">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23"/>
                    <a:stretch>
                      <a:fillRect/>
                    </a:stretch>
                  </pic:blipFill>
                  <pic:spPr>
                    <a:xfrm>
                      <a:off x="0" y="0"/>
                      <a:ext cx="5727700" cy="2844800"/>
                    </a:xfrm>
                    <a:prstGeom prst="rect">
                      <a:avLst/>
                    </a:prstGeom>
                  </pic:spPr>
                </pic:pic>
              </a:graphicData>
            </a:graphic>
          </wp:inline>
        </w:drawing>
      </w:r>
    </w:p>
    <w:p w14:paraId="480C56A0" w14:textId="77777777" w:rsidR="005B3AD0" w:rsidRDefault="005B3AD0" w:rsidP="0097324E">
      <w:pPr>
        <w:pStyle w:val="Caption"/>
        <w:jc w:val="both"/>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4.3 ομοιόμορφης - </w:t>
      </w:r>
      <w:proofErr w:type="spellStart"/>
      <w:r w:rsidRPr="005B3AD0">
        <w:rPr>
          <w:rFonts w:ascii="Arial" w:hAnsi="Arial" w:cs="Arial"/>
          <w:b/>
          <w:bCs/>
          <w:i w:val="0"/>
          <w:iCs w:val="0"/>
          <w:color w:val="000000" w:themeColor="text1"/>
          <w:lang w:val="el-GR"/>
        </w:rPr>
        <w:t>συσταδοποιημένης</w:t>
      </w:r>
      <w:proofErr w:type="spellEnd"/>
      <w:r w:rsidRPr="005B3AD0">
        <w:rPr>
          <w:rFonts w:ascii="Arial" w:hAnsi="Arial" w:cs="Arial"/>
          <w:b/>
          <w:bCs/>
          <w:i w:val="0"/>
          <w:iCs w:val="0"/>
          <w:color w:val="000000" w:themeColor="text1"/>
          <w:lang w:val="el-GR"/>
        </w:rPr>
        <w:t xml:space="preserve"> κατανομής</w:t>
      </w:r>
    </w:p>
    <w:p w14:paraId="1C6409E0" w14:textId="77777777" w:rsidR="005C07DF" w:rsidRDefault="005C07DF" w:rsidP="0097324E">
      <w:pPr>
        <w:jc w:val="both"/>
        <w:rPr>
          <w:rFonts w:ascii="Arial" w:hAnsi="Arial" w:cs="Arial"/>
          <w:sz w:val="20"/>
          <w:szCs w:val="20"/>
          <w:lang w:val="el-GR"/>
        </w:rPr>
      </w:pPr>
      <w:r w:rsidRPr="005C07DF">
        <w:rPr>
          <w:rFonts w:ascii="Arial" w:hAnsi="Arial" w:cs="Arial"/>
          <w:sz w:val="20"/>
          <w:szCs w:val="20"/>
          <w:lang w:val="el-GR"/>
        </w:rPr>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14:paraId="44DB905F" w14:textId="77777777" w:rsidR="005C07DF" w:rsidRDefault="005C07DF" w:rsidP="005C07DF">
      <w:pPr>
        <w:rPr>
          <w:rFonts w:ascii="Arial" w:hAnsi="Arial" w:cs="Arial"/>
          <w:sz w:val="20"/>
          <w:szCs w:val="20"/>
          <w:lang w:val="el-GR"/>
        </w:rPr>
      </w:pPr>
    </w:p>
    <w:p w14:paraId="363E569E" w14:textId="77777777" w:rsidR="005C07DF" w:rsidRDefault="005C07DF" w:rsidP="005C07DF">
      <w:pPr>
        <w:keepNext/>
      </w:pPr>
      <w:r w:rsidRPr="0083456F">
        <w:rPr>
          <w:noProof/>
          <w:lang w:val="el-GR"/>
        </w:rPr>
        <w:lastRenderedPageBreak/>
        <w:drawing>
          <wp:inline distT="0" distB="0" distL="0" distR="0" wp14:anchorId="6ED7E942" wp14:editId="6C1C8D2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4"/>
                    <a:stretch>
                      <a:fillRect/>
                    </a:stretch>
                  </pic:blipFill>
                  <pic:spPr>
                    <a:xfrm>
                      <a:off x="0" y="0"/>
                      <a:ext cx="4742240" cy="3160963"/>
                    </a:xfrm>
                    <a:prstGeom prst="rect">
                      <a:avLst/>
                    </a:prstGeom>
                  </pic:spPr>
                </pic:pic>
              </a:graphicData>
            </a:graphic>
          </wp:inline>
        </w:drawing>
      </w:r>
    </w:p>
    <w:p w14:paraId="108DB787" w14:textId="77777777"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14:paraId="27C67E80" w14:textId="77777777" w:rsidR="0043234B" w:rsidRPr="0043234B" w:rsidRDefault="0043234B" w:rsidP="0097324E">
      <w:pPr>
        <w:jc w:val="both"/>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14:paraId="04EFC0C8" w14:textId="77777777" w:rsidR="0043234B" w:rsidRPr="0043234B" w:rsidRDefault="0043234B" w:rsidP="0097324E">
      <w:pPr>
        <w:numPr>
          <w:ilvl w:val="0"/>
          <w:numId w:val="41"/>
        </w:numPr>
        <w:tabs>
          <w:tab w:val="clear" w:pos="360"/>
          <w:tab w:val="num" w:pos="720"/>
        </w:tabs>
        <w:jc w:val="both"/>
        <w:rPr>
          <w:rFonts w:ascii="Arial" w:hAnsi="Arial" w:cs="Arial"/>
          <w:sz w:val="20"/>
          <w:szCs w:val="20"/>
        </w:rPr>
      </w:pPr>
      <w:r w:rsidRPr="0043234B">
        <w:rPr>
          <w:rFonts w:ascii="Arial" w:hAnsi="Arial" w:cs="Arial"/>
          <w:sz w:val="20"/>
          <w:szCs w:val="20"/>
        </w:rPr>
        <w:t>Εκπαίδευση: 70% των δειγμάτων</w:t>
      </w:r>
    </w:p>
    <w:p w14:paraId="7CC368AF"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14:paraId="6F93EBF8"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14:paraId="18D0869A" w14:textId="77777777" w:rsidR="00C60C6D" w:rsidRPr="00C60C6D" w:rsidRDefault="00C60C6D" w:rsidP="0097324E">
      <w:pPr>
        <w:spacing w:before="360" w:after="120"/>
        <w:jc w:val="both"/>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14:paraId="12C87F04" w14:textId="64827601"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w:t>
      </w:r>
      <w:ins w:id="248" w:author="Giannis mougios" w:date="2025-08-30T14:11:00Z">
        <w:r w:rsidR="006972F1" w:rsidRPr="005D1CE5">
          <w:rPr>
            <w:rFonts w:ascii="Arial" w:hAnsi="Arial" w:cs="Arial"/>
            <w:sz w:val="20"/>
            <w:szCs w:val="20"/>
            <w:lang w:val="el-GR"/>
            <w:rPrChange w:id="249" w:author="Giannis mougios" w:date="2025-08-30T14:12:00Z">
              <w:rPr>
                <w:rFonts w:ascii="Arial" w:hAnsi="Arial" w:cs="Arial"/>
                <w:sz w:val="20"/>
                <w:szCs w:val="20"/>
              </w:rPr>
            </w:rPrChange>
          </w:rPr>
          <w:t>4</w:t>
        </w:r>
      </w:ins>
      <w:del w:id="250" w:author="Giannis mougios" w:date="2025-08-30T14:11:00Z">
        <w:r w:rsidRPr="00C60C6D" w:rsidDel="006972F1">
          <w:rPr>
            <w:rFonts w:ascii="Arial" w:hAnsi="Arial" w:cs="Arial"/>
            <w:sz w:val="20"/>
            <w:szCs w:val="20"/>
            <w:lang w:val="el-GR"/>
          </w:rPr>
          <w:delText>2</w:delText>
        </w:r>
      </w:del>
      <w:r w:rsidRPr="00C60C6D">
        <w:rPr>
          <w:rFonts w:ascii="Arial" w:hAnsi="Arial" w:cs="Arial"/>
          <w:sz w:val="20"/>
          <w:szCs w:val="20"/>
          <w:lang w:val="el-GR"/>
        </w:rPr>
        <w:t xml:space="preserve">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14:paraId="30BD715B" w14:textId="6ABA00D4"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w:t>
      </w:r>
      <w:ins w:id="251" w:author="Giannis mougios" w:date="2025-08-30T14:00:00Z">
        <w:r w:rsidR="00E363E0">
          <w:rPr>
            <w:rFonts w:ascii="Arial" w:hAnsi="Arial" w:cs="Arial"/>
            <w:sz w:val="20"/>
            <w:szCs w:val="20"/>
            <w:lang w:val="el-GR"/>
          </w:rPr>
          <w:t>4</w:t>
        </w:r>
      </w:ins>
      <w:del w:id="252" w:author="Giannis mougios" w:date="2025-08-30T14:00:00Z">
        <w:r w:rsidRPr="00C60C6D" w:rsidDel="00E363E0">
          <w:rPr>
            <w:rFonts w:ascii="Arial" w:hAnsi="Arial" w:cs="Arial"/>
            <w:sz w:val="20"/>
            <w:szCs w:val="20"/>
            <w:lang w:val="el-GR"/>
          </w:rPr>
          <w:delText>2</w:delText>
        </w:r>
      </w:del>
      <w:r w:rsidRPr="00C60C6D">
        <w:rPr>
          <w:rFonts w:ascii="Arial" w:hAnsi="Arial" w:cs="Arial"/>
          <w:sz w:val="20"/>
          <w:szCs w:val="20"/>
          <w:lang w:val="el-GR"/>
        </w:rPr>
        <w:t>.</w:t>
      </w:r>
    </w:p>
    <w:p w14:paraId="6EB26CAC"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14:paraId="4E0000AA"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lastRenderedPageBreak/>
        <w:t>Ο στόχος του παραπάνω αλγορίθμου είναι η κατασκευή έγκυρων και κοντά στο βέλτιστο λύσεων χωρίς την εξάντληση όλων των αποδεκτών λύσεων.</w:t>
      </w:r>
    </w:p>
    <w:p w14:paraId="71264F19" w14:textId="77777777" w:rsidR="00C60C6D" w:rsidRPr="00C60C6D" w:rsidRDefault="00C60C6D" w:rsidP="0097324E">
      <w:pPr>
        <w:spacing w:afterLines="60" w:after="144"/>
        <w:jc w:val="both"/>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14:paraId="65B56E03" w14:textId="1DC2591B"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w:t>
      </w:r>
      <w:ins w:id="253" w:author="Giannis mougios" w:date="2025-08-30T14:00:00Z">
        <w:r w:rsidR="00E363E0">
          <w:rPr>
            <w:rFonts w:ascii="Arial" w:hAnsi="Arial" w:cs="Arial"/>
            <w:sz w:val="20"/>
            <w:szCs w:val="20"/>
            <w:lang w:val="el-GR"/>
          </w:rPr>
          <w:t>4</w:t>
        </w:r>
      </w:ins>
      <w:del w:id="254" w:author="Giannis mougios" w:date="2025-08-30T14:00:00Z">
        <w:r w:rsidRPr="00FB3339" w:rsidDel="00E363E0">
          <w:rPr>
            <w:rFonts w:ascii="Arial" w:hAnsi="Arial" w:cs="Arial"/>
            <w:sz w:val="20"/>
            <w:szCs w:val="20"/>
            <w:lang w:val="el-GR"/>
          </w:rPr>
          <w:delText>2</w:delText>
        </w:r>
      </w:del>
      <w:r w:rsidRPr="00FB3339">
        <w:rPr>
          <w:rFonts w:ascii="Arial" w:hAnsi="Arial" w:cs="Arial"/>
          <w:sz w:val="20"/>
          <w:szCs w:val="20"/>
          <w:lang w:val="el-GR"/>
        </w:rPr>
        <w:t>) και διαμορφώνονται καταλλήλως για είσοδο στο δίκτυο.</w:t>
      </w:r>
    </w:p>
    <w:p w14:paraId="7C4A53B6"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14:paraId="4A7A592A"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14:paraId="52BB7766" w14:textId="77777777" w:rsidR="00FB3339" w:rsidRPr="00C60C6D"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14:paraId="7CE06768"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14:paraId="47EBFB70"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14:paraId="4319DEDD" w14:textId="3515FA4F" w:rsidR="00FB3339" w:rsidRPr="00FB3339" w:rsidRDefault="00FB3339" w:rsidP="006972F1">
      <w:pPr>
        <w:spacing w:after="60"/>
        <w:jc w:val="both"/>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E363E0">
        <w:rPr>
          <w:rFonts w:ascii="Arial" w:hAnsi="Arial" w:cs="Arial"/>
          <w:sz w:val="20"/>
          <w:szCs w:val="20"/>
          <w:lang w:val="el-GR"/>
          <w:rPrChange w:id="255" w:author="Giannis mougios" w:date="2025-08-30T14:02:00Z">
            <w:rPr>
              <w:rFonts w:ascii="Arial" w:hAnsi="Arial" w:cs="Arial"/>
              <w:b/>
              <w:bCs/>
              <w:sz w:val="20"/>
              <w:szCs w:val="20"/>
              <w:lang w:val="el-GR"/>
            </w:rPr>
          </w:rPrChange>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ins w:id="256" w:author="Giannis mougios" w:date="2025-08-30T14:03:00Z">
        <w:r w:rsidR="002914B1">
          <w:rPr>
            <w:rFonts w:ascii="Arial" w:hAnsi="Arial" w:cs="Arial"/>
            <w:sz w:val="20"/>
            <w:szCs w:val="20"/>
            <w:lang w:val="el-GR"/>
          </w:rPr>
          <w:t xml:space="preserve"> σε συνδυασμό με την Ανάκληση</w:t>
        </w:r>
      </w:ins>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θεωρήθηκ</w:t>
      </w:r>
      <w:ins w:id="257" w:author="Giannis mougios" w:date="2025-08-30T14:03:00Z">
        <w:r w:rsidR="002914B1">
          <w:rPr>
            <w:rFonts w:ascii="Arial" w:hAnsi="Arial" w:cs="Arial"/>
            <w:sz w:val="20"/>
            <w:szCs w:val="20"/>
            <w:lang w:val="el-GR"/>
          </w:rPr>
          <w:t>αν πιο αντιπροσωπευτικά μέτρα απόδοσης</w:t>
        </w:r>
      </w:ins>
      <w:del w:id="258" w:author="Giannis mougios" w:date="2025-08-30T14:03:00Z">
        <w:r w:rsidRPr="00FB3339" w:rsidDel="002914B1">
          <w:rPr>
            <w:rFonts w:ascii="Arial" w:hAnsi="Arial" w:cs="Arial"/>
            <w:sz w:val="20"/>
            <w:szCs w:val="20"/>
            <w:lang w:val="el-GR"/>
          </w:rPr>
          <w:delText>ε</w:delText>
        </w:r>
      </w:del>
      <w:del w:id="259" w:author="Giannis mougios" w:date="2025-08-30T14:04:00Z">
        <w:r w:rsidRPr="00FB3339" w:rsidDel="002914B1">
          <w:rPr>
            <w:rFonts w:ascii="Arial" w:hAnsi="Arial" w:cs="Arial"/>
            <w:sz w:val="20"/>
            <w:szCs w:val="20"/>
            <w:lang w:val="el-GR"/>
          </w:rPr>
          <w:delText xml:space="preserve"> σημαν</w:delText>
        </w:r>
      </w:del>
      <w:del w:id="260" w:author="Giannis mougios" w:date="2025-08-30T14:03:00Z">
        <w:r w:rsidRPr="00FB3339" w:rsidDel="002914B1">
          <w:rPr>
            <w:rFonts w:ascii="Arial" w:hAnsi="Arial" w:cs="Arial"/>
            <w:sz w:val="20"/>
            <w:szCs w:val="20"/>
            <w:lang w:val="el-GR"/>
          </w:rPr>
          <w:delText>τικότερη</w:delText>
        </w:r>
      </w:del>
      <w:r w:rsidRPr="00FB3339">
        <w:rPr>
          <w:rFonts w:ascii="Arial" w:hAnsi="Arial" w:cs="Arial"/>
          <w:sz w:val="20"/>
          <w:szCs w:val="20"/>
          <w:lang w:val="el-GR"/>
        </w:rPr>
        <w:t xml:space="preserve"> από την απλή ακρίβεια. </w:t>
      </w:r>
      <w:ins w:id="261" w:author="Giannis mougios" w:date="2025-08-30T14:08:00Z">
        <w:r w:rsidR="006972F1">
          <w:rPr>
            <w:rFonts w:ascii="Arial" w:hAnsi="Arial" w:cs="Arial"/>
            <w:sz w:val="20"/>
            <w:szCs w:val="20"/>
            <w:lang w:val="el-GR"/>
          </w:rPr>
          <w:t>Το εμβαδόν της καμπύλης </w:t>
        </w:r>
        <w:r w:rsidR="006972F1">
          <w:rPr>
            <w:rFonts w:ascii="Arial" w:hAnsi="Arial" w:cs="Arial"/>
            <w:sz w:val="20"/>
            <w:szCs w:val="20"/>
          </w:rPr>
          <w:t>PR</w:t>
        </w:r>
      </w:ins>
      <w:ins w:id="262" w:author="Giannis mougios" w:date="2025-08-30T14:09:00Z">
        <w:r w:rsidR="006972F1">
          <w:rPr>
            <w:rFonts w:ascii="Arial" w:hAnsi="Arial" w:cs="Arial"/>
            <w:sz w:val="20"/>
            <w:szCs w:val="20"/>
          </w:rPr>
          <w:t> </w:t>
        </w:r>
        <w:r w:rsidR="006972F1" w:rsidRPr="006972F1">
          <w:rPr>
            <w:rFonts w:ascii="Arial" w:hAnsi="Arial" w:cs="Arial"/>
            <w:sz w:val="20"/>
            <w:szCs w:val="20"/>
            <w:lang w:val="el-GR"/>
            <w:rPrChange w:id="263" w:author="Giannis mougios" w:date="2025-08-30T14:09:00Z">
              <w:rPr>
                <w:rFonts w:ascii="Arial" w:hAnsi="Arial" w:cs="Arial"/>
                <w:sz w:val="20"/>
                <w:szCs w:val="20"/>
              </w:rPr>
            </w:rPrChange>
          </w:rPr>
          <w:t>-</w:t>
        </w:r>
        <w:r w:rsidR="006972F1">
          <w:rPr>
            <w:rFonts w:ascii="Arial" w:hAnsi="Arial" w:cs="Arial"/>
            <w:sz w:val="20"/>
            <w:szCs w:val="20"/>
          </w:rPr>
          <w:t> </w:t>
        </w:r>
      </w:ins>
      <w:ins w:id="264" w:author="Giannis mougios" w:date="2025-08-30T14:08:00Z">
        <w:r w:rsidR="006972F1">
          <w:rPr>
            <w:rFonts w:ascii="Arial" w:hAnsi="Arial" w:cs="Arial"/>
            <w:sz w:val="20"/>
            <w:szCs w:val="20"/>
          </w:rPr>
          <w:t>AUC</w:t>
        </w:r>
      </w:ins>
      <w:del w:id="265" w:author="Giannis mougios" w:date="2025-08-30T14:08:00Z">
        <w:r w:rsidRPr="00FB3339" w:rsidDel="006972F1">
          <w:rPr>
            <w:rFonts w:ascii="Arial" w:hAnsi="Arial" w:cs="Arial"/>
            <w:sz w:val="20"/>
            <w:szCs w:val="20"/>
            <w:lang w:val="el-GR"/>
          </w:rPr>
          <w:delText>Η</w:delText>
        </w:r>
      </w:del>
      <w:del w:id="266" w:author="Giannis mougios" w:date="2025-08-30T14:05:00Z">
        <w:r w:rsidRPr="00FB3339" w:rsidDel="002914B1">
          <w:rPr>
            <w:rFonts w:ascii="Arial" w:hAnsi="Arial" w:cs="Arial"/>
            <w:sz w:val="20"/>
            <w:szCs w:val="20"/>
            <w:lang w:val="el-GR"/>
          </w:rPr>
          <w:delText xml:space="preserve"> </w:delText>
        </w:r>
      </w:del>
      <w:del w:id="267" w:author="Giannis mougios" w:date="2025-08-30T14:07:00Z">
        <w:r w:rsidRPr="00FB3339" w:rsidDel="002914B1">
          <w:rPr>
            <w:rFonts w:ascii="Arial" w:hAnsi="Arial" w:cs="Arial"/>
            <w:sz w:val="20"/>
            <w:szCs w:val="20"/>
          </w:rPr>
          <w:delText>PR</w:delText>
        </w:r>
      </w:del>
      <w:del w:id="268" w:author="Giannis mougios" w:date="2025-08-30T14:05:00Z">
        <w:r w:rsidRPr="00FB3339" w:rsidDel="002914B1">
          <w:rPr>
            <w:rFonts w:ascii="Arial" w:hAnsi="Arial" w:cs="Arial"/>
            <w:sz w:val="20"/>
            <w:szCs w:val="20"/>
            <w:lang w:val="el-GR"/>
          </w:rPr>
          <w:delText>-</w:delText>
        </w:r>
      </w:del>
      <w:del w:id="269" w:author="Giannis mougios" w:date="2025-08-30T14:07:00Z">
        <w:r w:rsidRPr="00FB3339" w:rsidDel="002914B1">
          <w:rPr>
            <w:rFonts w:ascii="Arial" w:hAnsi="Arial" w:cs="Arial"/>
            <w:sz w:val="20"/>
            <w:szCs w:val="20"/>
          </w:rPr>
          <w:delText>AUC</w:delText>
        </w:r>
      </w:del>
      <w:ins w:id="270" w:author="Giannis mougios" w:date="2025-08-30T14:05:00Z">
        <w:r w:rsidR="002914B1">
          <w:rPr>
            <w:rFonts w:ascii="Arial" w:hAnsi="Arial" w:cs="Arial"/>
            <w:sz w:val="20"/>
            <w:szCs w:val="20"/>
            <w:lang w:val="el-GR"/>
          </w:rPr>
          <w:t> </w:t>
        </w:r>
      </w:ins>
      <w:del w:id="271"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αποτυπώνει</w:t>
      </w:r>
      <w:ins w:id="272" w:author="Giannis mougios" w:date="2025-08-30T14:05:00Z">
        <w:r w:rsidR="002914B1">
          <w:rPr>
            <w:rFonts w:ascii="Arial" w:hAnsi="Arial" w:cs="Arial"/>
            <w:sz w:val="20"/>
            <w:szCs w:val="20"/>
            <w:lang w:val="el-GR"/>
          </w:rPr>
          <w:t> </w:t>
        </w:r>
      </w:ins>
      <w:del w:id="273"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τη</w:t>
      </w:r>
      <w:ins w:id="274" w:author="Giannis mougios" w:date="2025-08-30T14:05:00Z">
        <w:r w:rsidR="002914B1">
          <w:rPr>
            <w:rFonts w:ascii="Arial" w:hAnsi="Arial" w:cs="Arial"/>
            <w:sz w:val="20"/>
            <w:szCs w:val="20"/>
            <w:lang w:val="el-GR"/>
          </w:rPr>
          <w:t> </w:t>
        </w:r>
      </w:ins>
      <w:del w:id="275"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συνολική</w:t>
      </w:r>
      <w:ins w:id="276" w:author="Giannis mougios" w:date="2025-08-30T14:05:00Z">
        <w:r w:rsidR="002914B1">
          <w:rPr>
            <w:rFonts w:ascii="Arial" w:hAnsi="Arial" w:cs="Arial"/>
            <w:sz w:val="20"/>
            <w:szCs w:val="20"/>
            <w:lang w:val="el-GR"/>
          </w:rPr>
          <w:t> </w:t>
        </w:r>
      </w:ins>
      <w:del w:id="277"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απόδοση</w:t>
      </w:r>
      <w:ins w:id="278" w:author="Giannis mougios" w:date="2025-08-30T14:05:00Z">
        <w:r w:rsidR="002914B1">
          <w:rPr>
            <w:rFonts w:ascii="Arial" w:hAnsi="Arial" w:cs="Arial"/>
            <w:sz w:val="20"/>
            <w:szCs w:val="20"/>
            <w:lang w:val="el-GR"/>
          </w:rPr>
          <w:t> </w:t>
        </w:r>
      </w:ins>
      <w:del w:id="279"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του</w:t>
      </w:r>
      <w:ins w:id="280" w:author="Giannis mougios" w:date="2025-08-30T14:05:00Z">
        <w:r w:rsidR="002914B1">
          <w:rPr>
            <w:rFonts w:ascii="Arial" w:hAnsi="Arial" w:cs="Arial"/>
            <w:sz w:val="20"/>
            <w:szCs w:val="20"/>
            <w:lang w:val="el-GR"/>
          </w:rPr>
          <w:t> </w:t>
        </w:r>
      </w:ins>
      <w:del w:id="281"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μοντέλου</w:t>
      </w:r>
      <w:ins w:id="282" w:author="Giannis mougios" w:date="2025-08-30T14:05:00Z">
        <w:r w:rsidR="002914B1">
          <w:rPr>
            <w:rFonts w:ascii="Arial" w:hAnsi="Arial" w:cs="Arial"/>
            <w:sz w:val="20"/>
            <w:szCs w:val="20"/>
            <w:lang w:val="el-GR"/>
          </w:rPr>
          <w:t> </w:t>
        </w:r>
      </w:ins>
      <w:del w:id="283"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ως</w:t>
      </w:r>
      <w:ins w:id="284" w:author="Giannis mougios" w:date="2025-08-30T14:05:00Z">
        <w:r w:rsidR="002914B1">
          <w:rPr>
            <w:rFonts w:ascii="Arial" w:hAnsi="Arial" w:cs="Arial"/>
            <w:sz w:val="20"/>
            <w:szCs w:val="20"/>
            <w:lang w:val="el-GR"/>
          </w:rPr>
          <w:t> </w:t>
        </w:r>
      </w:ins>
      <w:del w:id="285" w:author="Giannis mougios" w:date="2025-08-30T14:05:00Z">
        <w:r w:rsidRPr="00FB3339" w:rsidDel="002914B1">
          <w:rPr>
            <w:rFonts w:ascii="Arial" w:hAnsi="Arial" w:cs="Arial"/>
            <w:sz w:val="20"/>
            <w:szCs w:val="20"/>
            <w:lang w:val="el-GR"/>
          </w:rPr>
          <w:delText xml:space="preserve"> προς</w:delText>
        </w:r>
      </w:del>
      <w:ins w:id="286" w:author="Giannis mougios" w:date="2025-08-30T14:05:00Z">
        <w:r w:rsidR="002914B1">
          <w:rPr>
            <w:rFonts w:ascii="Arial" w:hAnsi="Arial" w:cs="Arial"/>
            <w:sz w:val="20"/>
            <w:szCs w:val="20"/>
            <w:lang w:val="el-GR"/>
          </w:rPr>
          <w:t>προς </w:t>
        </w:r>
      </w:ins>
      <w:del w:id="287"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την</w:t>
      </w:r>
      <w:ins w:id="288" w:author="Giannis mougios" w:date="2025-08-30T14:05:00Z">
        <w:r w:rsidR="002914B1">
          <w:rPr>
            <w:rFonts w:ascii="Arial" w:hAnsi="Arial" w:cs="Arial"/>
            <w:sz w:val="20"/>
            <w:szCs w:val="20"/>
            <w:lang w:val="el-GR"/>
          </w:rPr>
          <w:t> </w:t>
        </w:r>
      </w:ins>
      <w:del w:id="289"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ισορροπία</w:t>
      </w:r>
      <w:ins w:id="290" w:author="Giannis mougios" w:date="2025-08-30T14:05:00Z">
        <w:r w:rsidR="002914B1">
          <w:rPr>
            <w:rFonts w:ascii="Arial" w:hAnsi="Arial" w:cs="Arial"/>
            <w:sz w:val="20"/>
            <w:szCs w:val="20"/>
            <w:lang w:val="el-GR"/>
          </w:rPr>
          <w:t> </w:t>
        </w:r>
      </w:ins>
      <w:del w:id="291" w:author="Giannis mougios" w:date="2025-08-30T14:05: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μεταξύ</w:t>
      </w:r>
      <w:r w:rsidRPr="00FB3339">
        <w:rPr>
          <w:rFonts w:ascii="Arial" w:hAnsi="Arial" w:cs="Arial"/>
          <w:sz w:val="20"/>
          <w:szCs w:val="20"/>
        </w:rPr>
        <w:t> </w:t>
      </w:r>
      <w:r w:rsidRPr="00FB3339">
        <w:rPr>
          <w:rFonts w:ascii="Arial" w:hAnsi="Arial" w:cs="Arial"/>
          <w:sz w:val="20"/>
          <w:szCs w:val="20"/>
          <w:lang w:val="el-GR"/>
        </w:rPr>
        <w:t>ακρίβειας</w:t>
      </w:r>
      <w:ins w:id="292" w:author="Giannis mougios" w:date="2025-08-30T14:04:00Z">
        <w:r w:rsidR="002914B1">
          <w:rPr>
            <w:rFonts w:ascii="Arial" w:hAnsi="Arial" w:cs="Arial"/>
            <w:sz w:val="20"/>
            <w:szCs w:val="20"/>
            <w:lang w:val="el-GR"/>
          </w:rPr>
          <w:t> </w:t>
        </w:r>
      </w:ins>
      <w:del w:id="293"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w:t>
      </w:r>
      <w:ins w:id="294" w:author="Giannis mougios" w:date="2025-08-30T14:04:00Z">
        <w:r w:rsidR="002914B1">
          <w:rPr>
            <w:rFonts w:ascii="Arial" w:hAnsi="Arial" w:cs="Arial"/>
            <w:sz w:val="20"/>
            <w:szCs w:val="20"/>
            <w:lang w:val="el-GR"/>
          </w:rPr>
          <w:t> </w:t>
        </w:r>
      </w:ins>
      <w:del w:id="295"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w:t>
      </w:r>
      <w:ins w:id="296" w:author="Giannis mougios" w:date="2025-08-30T14:04:00Z">
        <w:r w:rsidR="002914B1">
          <w:rPr>
            <w:rFonts w:ascii="Arial" w:hAnsi="Arial" w:cs="Arial"/>
            <w:sz w:val="20"/>
            <w:szCs w:val="20"/>
            <w:lang w:val="el-GR"/>
          </w:rPr>
          <w:t>α</w:t>
        </w:r>
      </w:ins>
      <w:del w:id="297" w:author="Giannis mougios" w:date="2025-08-30T14:04:00Z">
        <w:r w:rsidRPr="00FB3339" w:rsidDel="002914B1">
          <w:rPr>
            <w:rFonts w:ascii="Arial" w:hAnsi="Arial" w:cs="Arial"/>
            <w:sz w:val="20"/>
            <w:szCs w:val="20"/>
            <w:lang w:val="el-GR"/>
          </w:rPr>
          <w:delText>α</w:delText>
        </w:r>
      </w:del>
      <w:ins w:id="298" w:author="Giannis mougios" w:date="2025-08-30T14:04:00Z">
        <w:r w:rsidR="002914B1">
          <w:rPr>
            <w:rFonts w:ascii="Arial" w:hAnsi="Arial" w:cs="Arial"/>
            <w:sz w:val="20"/>
            <w:szCs w:val="20"/>
            <w:lang w:val="el-GR"/>
          </w:rPr>
          <w:t> </w:t>
        </w:r>
      </w:ins>
      <w:del w:id="299"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διαφορετικές</w:t>
      </w:r>
      <w:ins w:id="300" w:author="Giannis mougios" w:date="2025-08-30T14:09:00Z">
        <w:r w:rsidR="006972F1" w:rsidRPr="006972F1">
          <w:rPr>
            <w:rFonts w:ascii="Arial" w:hAnsi="Arial" w:cs="Arial"/>
            <w:sz w:val="20"/>
            <w:szCs w:val="20"/>
            <w:lang w:val="el-GR"/>
            <w:rPrChange w:id="301" w:author="Giannis mougios" w:date="2025-08-30T14:09:00Z">
              <w:rPr>
                <w:rFonts w:ascii="Arial" w:hAnsi="Arial" w:cs="Arial"/>
                <w:sz w:val="20"/>
                <w:szCs w:val="20"/>
              </w:rPr>
            </w:rPrChange>
          </w:rPr>
          <w:t xml:space="preserve">   </w:t>
        </w:r>
      </w:ins>
      <w:ins w:id="302" w:author="Giannis mougios" w:date="2025-08-30T14:04:00Z">
        <w:r w:rsidR="002914B1">
          <w:rPr>
            <w:rFonts w:ascii="Arial" w:hAnsi="Arial" w:cs="Arial"/>
            <w:sz w:val="20"/>
            <w:szCs w:val="20"/>
            <w:lang w:val="el-GR"/>
          </w:rPr>
          <w:t> </w:t>
        </w:r>
      </w:ins>
      <w:del w:id="303"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τιμές</w:t>
      </w:r>
      <w:r w:rsidRPr="00FB3339">
        <w:rPr>
          <w:rFonts w:ascii="Arial" w:hAnsi="Arial" w:cs="Arial"/>
          <w:sz w:val="20"/>
          <w:szCs w:val="20"/>
        </w:rPr>
        <w:t> </w:t>
      </w:r>
      <w:ins w:id="304" w:author="Giannis mougios" w:date="2025-08-30T14:09:00Z">
        <w:r w:rsidR="006972F1" w:rsidRPr="006972F1">
          <w:rPr>
            <w:rFonts w:ascii="Arial" w:hAnsi="Arial" w:cs="Arial"/>
            <w:sz w:val="20"/>
            <w:szCs w:val="20"/>
            <w:lang w:val="el-GR"/>
            <w:rPrChange w:id="305" w:author="Giannis mougios" w:date="2025-08-30T14:09:00Z">
              <w:rPr>
                <w:rFonts w:ascii="Arial" w:hAnsi="Arial" w:cs="Arial"/>
                <w:sz w:val="20"/>
                <w:szCs w:val="20"/>
              </w:rPr>
            </w:rPrChange>
          </w:rPr>
          <w:t xml:space="preserve">    </w:t>
        </w:r>
      </w:ins>
      <w:r w:rsidRPr="00FB3339">
        <w:rPr>
          <w:rFonts w:ascii="Arial" w:hAnsi="Arial" w:cs="Arial"/>
          <w:sz w:val="20"/>
          <w:szCs w:val="20"/>
          <w:lang w:val="el-GR"/>
        </w:rPr>
        <w:t>κα</w:t>
      </w:r>
      <w:ins w:id="306" w:author="Giannis mougios" w:date="2025-08-30T14:10:00Z">
        <w:r w:rsidR="006972F1" w:rsidRPr="006972F1">
          <w:rPr>
            <w:rFonts w:ascii="Arial" w:hAnsi="Arial" w:cs="Arial"/>
            <w:sz w:val="20"/>
            <w:szCs w:val="20"/>
            <w:lang w:val="el-GR"/>
            <w:rPrChange w:id="307" w:author="Giannis mougios" w:date="2025-08-30T14:10:00Z">
              <w:rPr>
                <w:rFonts w:ascii="Arial" w:hAnsi="Arial" w:cs="Arial"/>
                <w:sz w:val="20"/>
                <w:szCs w:val="20"/>
              </w:rPr>
            </w:rPrChange>
          </w:rPr>
          <w:t>-</w:t>
        </w:r>
      </w:ins>
      <w:r w:rsidRPr="00FB3339">
        <w:rPr>
          <w:rFonts w:ascii="Arial" w:hAnsi="Arial" w:cs="Arial"/>
          <w:sz w:val="20"/>
          <w:szCs w:val="20"/>
          <w:lang w:val="el-GR"/>
        </w:rPr>
        <w:t>τωφλ</w:t>
      </w:r>
      <w:ins w:id="308" w:author="Giannis mougios" w:date="2025-08-30T14:12:00Z">
        <w:r w:rsidR="005D1CE5">
          <w:rPr>
            <w:rFonts w:ascii="Arial" w:hAnsi="Arial" w:cs="Arial"/>
            <w:sz w:val="20"/>
            <w:szCs w:val="20"/>
            <w:lang w:val="el-GR"/>
          </w:rPr>
          <w:t>ιού</w:t>
        </w:r>
      </w:ins>
      <w:del w:id="309" w:author="Giannis mougios" w:date="2025-08-30T14:12:00Z">
        <w:r w:rsidRPr="00FB3339" w:rsidDel="005D1CE5">
          <w:rPr>
            <w:rFonts w:ascii="Arial" w:hAnsi="Arial" w:cs="Arial"/>
            <w:sz w:val="20"/>
            <w:szCs w:val="20"/>
            <w:lang w:val="el-GR"/>
          </w:rPr>
          <w:delText>ίου</w:delText>
        </w:r>
      </w:del>
      <w:ins w:id="310" w:author="Giannis mougios" w:date="2025-08-30T14:04:00Z">
        <w:r w:rsidR="002914B1">
          <w:rPr>
            <w:rFonts w:ascii="Arial" w:hAnsi="Arial" w:cs="Arial"/>
            <w:sz w:val="20"/>
            <w:szCs w:val="20"/>
            <w:lang w:val="el-GR"/>
          </w:rPr>
          <w:t> </w:t>
        </w:r>
      </w:ins>
      <w:del w:id="311" w:author="Giannis mougios" w:date="2025-08-30T14:04:00Z">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ταξινόμη</w:t>
      </w:r>
      <w:ins w:id="312" w:author="Giannis mougios" w:date="2025-08-30T14:04:00Z">
        <w:r w:rsidR="002914B1">
          <w:rPr>
            <w:rFonts w:ascii="Arial" w:hAnsi="Arial" w:cs="Arial"/>
            <w:sz w:val="20"/>
            <w:szCs w:val="20"/>
            <w:lang w:val="el-GR"/>
          </w:rPr>
          <w:t>σ</w:t>
        </w:r>
      </w:ins>
      <w:del w:id="313" w:author="Giannis mougios" w:date="2025-08-30T14:04:00Z">
        <w:r w:rsidRPr="00FB3339" w:rsidDel="002914B1">
          <w:rPr>
            <w:rFonts w:ascii="Arial" w:hAnsi="Arial" w:cs="Arial"/>
            <w:sz w:val="20"/>
            <w:szCs w:val="20"/>
            <w:lang w:val="el-GR"/>
          </w:rPr>
          <w:delText>σ</w:delText>
        </w:r>
      </w:del>
      <w:r w:rsidRPr="00FB3339">
        <w:rPr>
          <w:rFonts w:ascii="Arial" w:hAnsi="Arial" w:cs="Arial"/>
          <w:sz w:val="20"/>
          <w:szCs w:val="20"/>
          <w:lang w:val="el-GR"/>
        </w:rPr>
        <w:t>ης</w:t>
      </w:r>
      <w:ins w:id="314" w:author="Giannis mougios" w:date="2025-08-30T14:06:00Z">
        <w:r w:rsidR="002914B1">
          <w:rPr>
            <w:rFonts w:ascii="Arial" w:hAnsi="Arial" w:cs="Arial"/>
            <w:sz w:val="20"/>
            <w:szCs w:val="20"/>
            <w:lang w:val="el-GR"/>
          </w:rPr>
          <w:t>. </w:t>
        </w:r>
      </w:ins>
      <w:del w:id="315" w:author="Giannis mougios" w:date="2025-08-30T14:06:00Z">
        <w:r w:rsidRPr="00FB3339" w:rsidDel="002914B1">
          <w:rPr>
            <w:rFonts w:ascii="Arial" w:hAnsi="Arial" w:cs="Arial"/>
            <w:sz w:val="20"/>
            <w:szCs w:val="20"/>
            <w:lang w:val="el-GR"/>
          </w:rPr>
          <w:delText xml:space="preserve"> (</w:delText>
        </w:r>
        <w:r w:rsidRPr="00FB3339" w:rsidDel="002914B1">
          <w:rPr>
            <w:rFonts w:ascii="Arial" w:hAnsi="Arial" w:cs="Arial"/>
            <w:sz w:val="20"/>
            <w:szCs w:val="20"/>
          </w:rPr>
          <w:delText>classification</w:delText>
        </w:r>
        <w:r w:rsidRPr="00FB3339" w:rsidDel="002914B1">
          <w:rPr>
            <w:rFonts w:ascii="Arial" w:hAnsi="Arial" w:cs="Arial"/>
            <w:sz w:val="20"/>
            <w:szCs w:val="20"/>
            <w:lang w:val="el-GR"/>
          </w:rPr>
          <w:delText xml:space="preserve"> </w:delText>
        </w:r>
        <w:r w:rsidRPr="00FB3339" w:rsidDel="002914B1">
          <w:rPr>
            <w:rFonts w:ascii="Arial" w:hAnsi="Arial" w:cs="Arial"/>
            <w:sz w:val="20"/>
            <w:szCs w:val="20"/>
          </w:rPr>
          <w:delText>threshold</w:delText>
        </w:r>
        <w:r w:rsidRPr="00FB3339" w:rsidDel="002914B1">
          <w:rPr>
            <w:rFonts w:ascii="Arial" w:hAnsi="Arial" w:cs="Arial"/>
            <w:sz w:val="20"/>
            <w:szCs w:val="20"/>
            <w:lang w:val="el-GR"/>
          </w:rPr>
          <w:delText xml:space="preserve">). </w:delText>
        </w:r>
      </w:del>
      <w:r w:rsidRPr="00FB3339">
        <w:rPr>
          <w:rFonts w:ascii="Arial" w:hAnsi="Arial" w:cs="Arial"/>
          <w:sz w:val="20"/>
          <w:szCs w:val="20"/>
          <w:lang w:val="el-GR"/>
        </w:rPr>
        <w:t>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14:paraId="5287A2B2" w14:textId="77777777" w:rsid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14:paraId="38795B69" w14:textId="77777777" w:rsidR="00065F25" w:rsidRPr="00FB3339" w:rsidRDefault="00065F25" w:rsidP="00FB3339">
      <w:pPr>
        <w:rPr>
          <w:rFonts w:ascii="Arial" w:hAnsi="Arial" w:cs="Arial"/>
          <w:sz w:val="20"/>
          <w:szCs w:val="20"/>
          <w:lang w:val="el-GR"/>
        </w:rPr>
      </w:pPr>
    </w:p>
    <w:p w14:paraId="22B48F55" w14:textId="77777777" w:rsidR="00065F25" w:rsidRPr="00065F25" w:rsidRDefault="00065F25" w:rsidP="0097324E">
      <w:pPr>
        <w:jc w:val="both"/>
        <w:rPr>
          <w:rFonts w:ascii="Arial" w:hAnsi="Arial" w:cs="Arial"/>
          <w:i/>
          <w:iCs/>
          <w:sz w:val="20"/>
          <w:szCs w:val="20"/>
          <w:lang w:val="el-GR"/>
        </w:rPr>
      </w:pPr>
      <w:r w:rsidRPr="00065F25">
        <w:rPr>
          <w:rFonts w:ascii="Arial" w:hAnsi="Arial" w:cs="Arial"/>
          <w:i/>
          <w:iCs/>
          <w:sz w:val="20"/>
          <w:szCs w:val="20"/>
          <w:lang w:val="el-GR"/>
        </w:rPr>
        <w:t>Πειραματικά αποτελέσματα</w:t>
      </w:r>
    </w:p>
    <w:p w14:paraId="74558335" w14:textId="77777777" w:rsidR="004E2585" w:rsidRPr="004E2585" w:rsidRDefault="00065F25" w:rsidP="0048718C">
      <w:pPr>
        <w:spacing w:after="60"/>
        <w:jc w:val="both"/>
        <w:rPr>
          <w:ins w:id="316" w:author="Giannis mougios" w:date="2025-08-29T23:09:00Z"/>
          <w:rFonts w:ascii="Arial" w:hAnsi="Arial" w:cs="Arial"/>
          <w:sz w:val="20"/>
          <w:szCs w:val="20"/>
          <w:lang w:val="el-GR"/>
          <w:rPrChange w:id="317" w:author="Giannis mougios" w:date="2025-08-29T23:09:00Z">
            <w:rPr>
              <w:ins w:id="318" w:author="Giannis mougios" w:date="2025-08-29T23:09:00Z"/>
              <w:rFonts w:ascii="Arial" w:hAnsi="Arial" w:cs="Arial"/>
              <w:sz w:val="20"/>
              <w:szCs w:val="20"/>
            </w:rPr>
          </w:rPrChange>
        </w:rPr>
        <w:pPrChange w:id="319" w:author="Giannis mougios" w:date="2025-08-30T14:18:00Z">
          <w:pPr>
            <w:jc w:val="both"/>
          </w:pPr>
        </w:pPrChange>
      </w:pPr>
      <w:r w:rsidRPr="00065F25">
        <w:rPr>
          <w:rFonts w:ascii="Arial" w:hAnsi="Arial" w:cs="Arial"/>
          <w:sz w:val="20"/>
          <w:szCs w:val="20"/>
          <w:lang w:val="el-GR"/>
        </w:rPr>
        <w:t xml:space="preserve">Παρακάτω παρουσιάζονται τα αποτελέσματα δύο διαφορετικών πειραμάτων εκπαίδευσης με την ίδια αρχιτεκτονική αλλά διαφορετικές συναρτήσεις κόστους. </w:t>
      </w:r>
      <w:ins w:id="320" w:author="Giannis mougios" w:date="2025-08-29T23:09:00Z">
        <w:r w:rsidR="004E2585" w:rsidRPr="004E2585">
          <w:rPr>
            <w:rFonts w:ascii="Arial" w:hAnsi="Arial" w:cs="Arial"/>
            <w:sz w:val="20"/>
            <w:szCs w:val="20"/>
            <w:lang w:val="el-GR"/>
            <w:rPrChange w:id="321" w:author="Giannis mougios" w:date="2025-08-29T23:09:00Z">
              <w:rPr>
                <w:rFonts w:ascii="Arial" w:hAnsi="Arial" w:cs="Arial"/>
                <w:sz w:val="20"/>
                <w:szCs w:val="20"/>
              </w:rPr>
            </w:rPrChange>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w:t>
        </w:r>
        <w:r w:rsidR="004E2585" w:rsidRPr="004E2585">
          <w:rPr>
            <w:rFonts w:ascii="Arial" w:hAnsi="Arial" w:cs="Arial"/>
            <w:sz w:val="20"/>
            <w:szCs w:val="20"/>
          </w:rPr>
          <w:t> </w:t>
        </w:r>
        <w:r w:rsidR="004E2585" w:rsidRPr="004E2585">
          <w:rPr>
            <w:rFonts w:ascii="Arial" w:hAnsi="Arial" w:cs="Arial"/>
            <w:b/>
            <w:bCs/>
            <w:sz w:val="20"/>
            <w:szCs w:val="20"/>
          </w:rPr>
          <w:t>Focal</w:t>
        </w:r>
        <w:r w:rsidR="004E2585" w:rsidRPr="004E2585">
          <w:rPr>
            <w:rFonts w:ascii="Arial" w:hAnsi="Arial" w:cs="Arial"/>
            <w:b/>
            <w:bCs/>
            <w:sz w:val="20"/>
            <w:szCs w:val="20"/>
            <w:lang w:val="el-GR"/>
            <w:rPrChange w:id="322" w:author="Giannis mougios" w:date="2025-08-29T23:09:00Z">
              <w:rPr>
                <w:rFonts w:ascii="Arial" w:hAnsi="Arial" w:cs="Arial"/>
                <w:b/>
                <w:bCs/>
                <w:sz w:val="20"/>
                <w:szCs w:val="20"/>
              </w:rPr>
            </w:rPrChange>
          </w:rPr>
          <w:t xml:space="preserve"> </w:t>
        </w:r>
        <w:r w:rsidR="004E2585" w:rsidRPr="004E2585">
          <w:rPr>
            <w:rFonts w:ascii="Arial" w:hAnsi="Arial" w:cs="Arial"/>
            <w:b/>
            <w:bCs/>
            <w:sz w:val="20"/>
            <w:szCs w:val="20"/>
          </w:rPr>
          <w:t>Loss</w:t>
        </w:r>
        <w:r w:rsidR="004E2585" w:rsidRPr="004E2585">
          <w:rPr>
            <w:rFonts w:ascii="Arial" w:hAnsi="Arial" w:cs="Arial"/>
            <w:sz w:val="20"/>
            <w:szCs w:val="20"/>
            <w:lang w:val="el-GR"/>
            <w:rPrChange w:id="323" w:author="Giannis mougios" w:date="2025-08-29T23:09:00Z">
              <w:rPr>
                <w:rFonts w:ascii="Arial" w:hAnsi="Arial" w:cs="Arial"/>
                <w:sz w:val="20"/>
                <w:szCs w:val="20"/>
              </w:rPr>
            </w:rPrChange>
          </w:rPr>
          <w:t>(υλοποιημένη στο αρχείο</w:t>
        </w:r>
        <w:r w:rsidR="004E2585" w:rsidRPr="004E2585">
          <w:rPr>
            <w:rFonts w:ascii="Arial" w:hAnsi="Arial" w:cs="Arial"/>
            <w:sz w:val="20"/>
            <w:szCs w:val="20"/>
          </w:rPr>
          <w:t> tsp</w:t>
        </w:r>
        <w:r w:rsidR="004E2585" w:rsidRPr="004E2585">
          <w:rPr>
            <w:rFonts w:ascii="Arial" w:hAnsi="Arial" w:cs="Arial"/>
            <w:sz w:val="20"/>
            <w:szCs w:val="20"/>
            <w:lang w:val="el-GR"/>
            <w:rPrChange w:id="324" w:author="Giannis mougios" w:date="2025-08-29T23:09:00Z">
              <w:rPr>
                <w:rFonts w:ascii="Arial" w:hAnsi="Arial" w:cs="Arial"/>
                <w:sz w:val="20"/>
                <w:szCs w:val="20"/>
              </w:rPr>
            </w:rPrChange>
          </w:rPr>
          <w:t>_</w:t>
        </w:r>
        <w:r w:rsidR="004E2585" w:rsidRPr="004E2585">
          <w:rPr>
            <w:rFonts w:ascii="Arial" w:hAnsi="Arial" w:cs="Arial"/>
            <w:sz w:val="20"/>
            <w:szCs w:val="20"/>
          </w:rPr>
          <w:t>hybrid</w:t>
        </w:r>
        <w:r w:rsidR="004E2585" w:rsidRPr="004E2585">
          <w:rPr>
            <w:rFonts w:ascii="Arial" w:hAnsi="Arial" w:cs="Arial"/>
            <w:sz w:val="20"/>
            <w:szCs w:val="20"/>
            <w:lang w:val="el-GR"/>
            <w:rPrChange w:id="325" w:author="Giannis mougios" w:date="2025-08-29T23:09:00Z">
              <w:rPr>
                <w:rFonts w:ascii="Arial" w:hAnsi="Arial" w:cs="Arial"/>
                <w:sz w:val="20"/>
                <w:szCs w:val="20"/>
              </w:rPr>
            </w:rPrChange>
          </w:rPr>
          <w:t>_</w:t>
        </w:r>
        <w:r w:rsidR="004E2585" w:rsidRPr="004E2585">
          <w:rPr>
            <w:rFonts w:ascii="Arial" w:hAnsi="Arial" w:cs="Arial"/>
            <w:sz w:val="20"/>
            <w:szCs w:val="20"/>
          </w:rPr>
          <w:t>solver</w:t>
        </w:r>
        <w:r w:rsidR="004E2585" w:rsidRPr="004E2585">
          <w:rPr>
            <w:rFonts w:ascii="Arial" w:hAnsi="Arial" w:cs="Arial"/>
            <w:sz w:val="20"/>
            <w:szCs w:val="20"/>
            <w:lang w:val="el-GR"/>
            <w:rPrChange w:id="326" w:author="Giannis mougios" w:date="2025-08-29T23:09:00Z">
              <w:rPr>
                <w:rFonts w:ascii="Arial" w:hAnsi="Arial" w:cs="Arial"/>
                <w:sz w:val="20"/>
                <w:szCs w:val="20"/>
              </w:rPr>
            </w:rPrChange>
          </w:rPr>
          <w:t>/</w:t>
        </w:r>
        <w:r w:rsidR="004E2585" w:rsidRPr="004E2585">
          <w:rPr>
            <w:rFonts w:ascii="Arial" w:hAnsi="Arial" w:cs="Arial"/>
            <w:sz w:val="20"/>
            <w:szCs w:val="20"/>
          </w:rPr>
          <w:t>gnn</w:t>
        </w:r>
        <w:r w:rsidR="004E2585" w:rsidRPr="004E2585">
          <w:rPr>
            <w:rFonts w:ascii="Arial" w:hAnsi="Arial" w:cs="Arial"/>
            <w:sz w:val="20"/>
            <w:szCs w:val="20"/>
            <w:lang w:val="el-GR"/>
            <w:rPrChange w:id="327" w:author="Giannis mougios" w:date="2025-08-29T23:09:00Z">
              <w:rPr>
                <w:rFonts w:ascii="Arial" w:hAnsi="Arial" w:cs="Arial"/>
                <w:sz w:val="20"/>
                <w:szCs w:val="20"/>
              </w:rPr>
            </w:rPrChange>
          </w:rPr>
          <w:t>/</w:t>
        </w:r>
        <w:r w:rsidR="004E2585" w:rsidRPr="004E2585">
          <w:rPr>
            <w:rFonts w:ascii="Arial" w:hAnsi="Arial" w:cs="Arial"/>
            <w:sz w:val="20"/>
            <w:szCs w:val="20"/>
          </w:rPr>
          <w:t>gat</w:t>
        </w:r>
        <w:r w:rsidR="004E2585" w:rsidRPr="004E2585">
          <w:rPr>
            <w:rFonts w:ascii="Arial" w:hAnsi="Arial" w:cs="Arial"/>
            <w:sz w:val="20"/>
            <w:szCs w:val="20"/>
            <w:lang w:val="el-GR"/>
            <w:rPrChange w:id="328" w:author="Giannis mougios" w:date="2025-08-29T23:09:00Z">
              <w:rPr>
                <w:rFonts w:ascii="Arial" w:hAnsi="Arial" w:cs="Arial"/>
                <w:sz w:val="20"/>
                <w:szCs w:val="20"/>
              </w:rPr>
            </w:rPrChange>
          </w:rPr>
          <w:t>.</w:t>
        </w:r>
        <w:r w:rsidR="004E2585" w:rsidRPr="004E2585">
          <w:rPr>
            <w:rFonts w:ascii="Arial" w:hAnsi="Arial" w:cs="Arial"/>
            <w:sz w:val="20"/>
            <w:szCs w:val="20"/>
          </w:rPr>
          <w:t>py</w:t>
        </w:r>
        <w:r w:rsidR="004E2585" w:rsidRPr="004E2585">
          <w:rPr>
            <w:rFonts w:ascii="Arial" w:hAnsi="Arial" w:cs="Arial"/>
            <w:sz w:val="20"/>
            <w:szCs w:val="20"/>
            <w:lang w:val="el-GR"/>
            <w:rPrChange w:id="329" w:author="Giannis mougios" w:date="2025-08-29T23:09:00Z">
              <w:rPr>
                <w:rFonts w:ascii="Arial" w:hAnsi="Arial" w:cs="Arial"/>
                <w:sz w:val="20"/>
                <w:szCs w:val="20"/>
              </w:rPr>
            </w:rPrChange>
          </w:rPr>
          <w:t xml:space="preserve">), η οποία δοκιμάστηκε κυρίως για την αντιμετώπιση της ανισορροπίας μεταξύ θετικών και αρνητικών ακμών. Στο υποκείμενο πρόβλημα </w:t>
        </w:r>
        <w:r w:rsidR="004E2585" w:rsidRPr="004E2585">
          <w:rPr>
            <w:rFonts w:ascii="Arial" w:hAnsi="Arial" w:cs="Arial"/>
            <w:sz w:val="20"/>
            <w:szCs w:val="20"/>
          </w:rPr>
          <w:t>TSP</w:t>
        </w:r>
        <w:r w:rsidR="004E2585" w:rsidRPr="004E2585">
          <w:rPr>
            <w:rFonts w:ascii="Arial" w:hAnsi="Arial" w:cs="Arial"/>
            <w:sz w:val="20"/>
            <w:szCs w:val="20"/>
            <w:lang w:val="el-GR"/>
            <w:rPrChange w:id="330" w:author="Giannis mougios" w:date="2025-08-29T23:09:00Z">
              <w:rPr>
                <w:rFonts w:ascii="Arial" w:hAnsi="Arial" w:cs="Arial"/>
                <w:sz w:val="20"/>
                <w:szCs w:val="20"/>
              </w:rPr>
            </w:rPrChange>
          </w:rPr>
          <w:t xml:space="preserve">, η αναλογία θετικών προς αρνητικές ακμές μειώνεται δραστικά καθώς αυξάνεται ο αριθμός των σημείων. Η </w:t>
        </w:r>
        <w:r w:rsidR="004E2585" w:rsidRPr="004E2585">
          <w:rPr>
            <w:rFonts w:ascii="Arial" w:hAnsi="Arial" w:cs="Arial"/>
            <w:sz w:val="20"/>
            <w:szCs w:val="20"/>
          </w:rPr>
          <w:t>Focal</w:t>
        </w:r>
        <w:r w:rsidR="004E2585" w:rsidRPr="004E2585">
          <w:rPr>
            <w:rFonts w:ascii="Arial" w:hAnsi="Arial" w:cs="Arial"/>
            <w:sz w:val="20"/>
            <w:szCs w:val="20"/>
            <w:lang w:val="el-GR"/>
            <w:rPrChange w:id="331" w:author="Giannis mougios" w:date="2025-08-29T23:09:00Z">
              <w:rPr>
                <w:rFonts w:ascii="Arial" w:hAnsi="Arial" w:cs="Arial"/>
                <w:sz w:val="20"/>
                <w:szCs w:val="20"/>
              </w:rPr>
            </w:rPrChange>
          </w:rPr>
          <w:t xml:space="preserve"> </w:t>
        </w:r>
        <w:r w:rsidR="004E2585" w:rsidRPr="004E2585">
          <w:rPr>
            <w:rFonts w:ascii="Arial" w:hAnsi="Arial" w:cs="Arial"/>
            <w:sz w:val="20"/>
            <w:szCs w:val="20"/>
          </w:rPr>
          <w:t>Loss</w:t>
        </w:r>
        <w:r w:rsidR="004E2585" w:rsidRPr="004E2585">
          <w:rPr>
            <w:rFonts w:ascii="Arial" w:hAnsi="Arial" w:cs="Arial"/>
            <w:sz w:val="20"/>
            <w:szCs w:val="20"/>
            <w:lang w:val="el-GR"/>
            <w:rPrChange w:id="332" w:author="Giannis mougios" w:date="2025-08-29T23:09:00Z">
              <w:rPr>
                <w:rFonts w:ascii="Arial" w:hAnsi="Arial" w:cs="Arial"/>
                <w:sz w:val="20"/>
                <w:szCs w:val="20"/>
              </w:rPr>
            </w:rPrChange>
          </w:rPr>
          <w:t xml:space="preserve"> δίνει προοδευτικά μεγαλύτερη βαρύτητα στα σπάνια θετικά δείγματα, προσπαθώντας να βελτιώσει την εκμάθηση των κρίσιμων ακμών. Παρά τη θεωρητική της δυνατότητα, πειραματικά απέδωσε χειρότερα αποτελέσματα.</w:t>
        </w:r>
      </w:ins>
    </w:p>
    <w:p w14:paraId="03EB6E99" w14:textId="470E947C" w:rsidR="00065F25" w:rsidRPr="006C0EAF" w:rsidDel="005D1CE5" w:rsidRDefault="004E2585" w:rsidP="0048718C">
      <w:pPr>
        <w:spacing w:after="60"/>
        <w:jc w:val="both"/>
        <w:rPr>
          <w:del w:id="333" w:author="Giannis mougios" w:date="2025-08-30T14:15:00Z"/>
          <w:rFonts w:ascii="Arial" w:hAnsi="Arial" w:cs="Arial"/>
          <w:sz w:val="20"/>
          <w:szCs w:val="20"/>
          <w:lang w:val="el-GR"/>
        </w:rPr>
        <w:pPrChange w:id="334" w:author="Giannis mougios" w:date="2025-08-30T14:18:00Z">
          <w:pPr>
            <w:jc w:val="both"/>
          </w:pPr>
        </w:pPrChange>
      </w:pPr>
      <w:ins w:id="335" w:author="Giannis mougios" w:date="2025-08-29T23:09:00Z">
        <w:r w:rsidRPr="004E2585">
          <w:rPr>
            <w:rFonts w:ascii="Arial" w:hAnsi="Arial" w:cs="Arial"/>
            <w:sz w:val="20"/>
            <w:szCs w:val="20"/>
            <w:lang w:val="el-GR"/>
            <w:rPrChange w:id="336" w:author="Giannis mougios" w:date="2025-08-29T23:09:00Z">
              <w:rPr>
                <w:rFonts w:ascii="Arial" w:hAnsi="Arial" w:cs="Arial"/>
                <w:sz w:val="20"/>
                <w:szCs w:val="20"/>
              </w:rPr>
            </w:rPrChange>
          </w:rPr>
          <w:t>Η δεύτερη περίπτωση χρησιμοποιεί την</w:t>
        </w:r>
        <w:r w:rsidRPr="004E2585">
          <w:rPr>
            <w:rFonts w:ascii="Arial" w:hAnsi="Arial" w:cs="Arial"/>
            <w:sz w:val="20"/>
            <w:szCs w:val="20"/>
          </w:rPr>
          <w:t> </w:t>
        </w:r>
        <w:r w:rsidRPr="004E2585">
          <w:rPr>
            <w:rFonts w:ascii="Arial" w:hAnsi="Arial" w:cs="Arial"/>
            <w:b/>
            <w:bCs/>
            <w:sz w:val="20"/>
            <w:szCs w:val="20"/>
          </w:rPr>
          <w:t>BCEWithLogitsLoss</w:t>
        </w:r>
        <w:r w:rsidRPr="004E2585">
          <w:rPr>
            <w:rFonts w:ascii="Arial" w:hAnsi="Arial" w:cs="Arial"/>
            <w:sz w:val="20"/>
            <w:szCs w:val="20"/>
          </w:rPr>
          <w:t> </w:t>
        </w:r>
        <w:r w:rsidRPr="004E2585">
          <w:rPr>
            <w:rFonts w:ascii="Arial" w:hAnsi="Arial" w:cs="Arial"/>
            <w:sz w:val="20"/>
            <w:szCs w:val="20"/>
            <w:lang w:val="el-GR"/>
            <w:rPrChange w:id="337" w:author="Giannis mougios" w:date="2025-08-29T23:09:00Z">
              <w:rPr>
                <w:rFonts w:ascii="Arial" w:hAnsi="Arial" w:cs="Arial"/>
                <w:sz w:val="20"/>
                <w:szCs w:val="20"/>
              </w:rPr>
            </w:rPrChange>
          </w:rPr>
          <w:t xml:space="preserve">της </w:t>
        </w:r>
      </w:ins>
      <w:ins w:id="338" w:author="Giannis mougios" w:date="2025-08-30T14:13:00Z">
        <w:r w:rsidR="005D1CE5">
          <w:rPr>
            <w:rFonts w:ascii="Arial" w:hAnsi="Arial" w:cs="Arial"/>
            <w:sz w:val="20"/>
            <w:szCs w:val="20"/>
            <w:lang w:val="el-GR"/>
          </w:rPr>
          <w:t xml:space="preserve">βιβλιοθήκης </w:t>
        </w:r>
      </w:ins>
      <w:ins w:id="339" w:author="Giannis mougios" w:date="2025-08-29T23:09:00Z">
        <w:r w:rsidRPr="004E2585">
          <w:rPr>
            <w:rFonts w:ascii="Arial" w:hAnsi="Arial" w:cs="Arial"/>
            <w:sz w:val="20"/>
            <w:szCs w:val="20"/>
          </w:rPr>
          <w:t>PyTorch</w:t>
        </w:r>
        <w:r w:rsidRPr="004E2585">
          <w:rPr>
            <w:rFonts w:ascii="Arial" w:hAnsi="Arial" w:cs="Arial"/>
            <w:sz w:val="20"/>
            <w:szCs w:val="20"/>
            <w:lang w:val="el-GR"/>
            <w:rPrChange w:id="340" w:author="Giannis mougios" w:date="2025-08-29T23:09:00Z">
              <w:rPr>
                <w:rFonts w:ascii="Arial" w:hAnsi="Arial" w:cs="Arial"/>
                <w:sz w:val="20"/>
                <w:szCs w:val="20"/>
              </w:rPr>
            </w:rPrChange>
          </w:rPr>
          <w:t xml:space="preserve"> με σταθερό βάρος στις ακμές της βέλτιστης διαδρομής και, στην πράξη, απέδωσε καλύτερα αποτελέσματα όσον αφορά την ανάκληση (</w:t>
        </w:r>
        <w:r w:rsidRPr="004E2585">
          <w:rPr>
            <w:rFonts w:ascii="Arial" w:hAnsi="Arial" w:cs="Arial"/>
            <w:sz w:val="20"/>
            <w:szCs w:val="20"/>
          </w:rPr>
          <w:t>Recall</w:t>
        </w:r>
        <w:r w:rsidRPr="004E2585">
          <w:rPr>
            <w:rFonts w:ascii="Arial" w:hAnsi="Arial" w:cs="Arial"/>
            <w:sz w:val="20"/>
            <w:szCs w:val="20"/>
            <w:lang w:val="el-GR"/>
            <w:rPrChange w:id="341" w:author="Giannis mougios" w:date="2025-08-29T23:09:00Z">
              <w:rPr>
                <w:rFonts w:ascii="Arial" w:hAnsi="Arial" w:cs="Arial"/>
                <w:sz w:val="20"/>
                <w:szCs w:val="20"/>
              </w:rPr>
            </w:rPrChange>
          </w:rPr>
          <w:t xml:space="preserve">) και την </w:t>
        </w:r>
        <w:r w:rsidRPr="004E2585">
          <w:rPr>
            <w:rFonts w:ascii="Arial" w:hAnsi="Arial" w:cs="Arial"/>
            <w:sz w:val="20"/>
            <w:szCs w:val="20"/>
          </w:rPr>
          <w:t>PR</w:t>
        </w:r>
        <w:r w:rsidRPr="004E2585">
          <w:rPr>
            <w:rFonts w:ascii="Arial" w:hAnsi="Arial" w:cs="Arial"/>
            <w:sz w:val="20"/>
            <w:szCs w:val="20"/>
            <w:lang w:val="el-GR"/>
            <w:rPrChange w:id="342" w:author="Giannis mougios" w:date="2025-08-29T23:09:00Z">
              <w:rPr>
                <w:rFonts w:ascii="Arial" w:hAnsi="Arial" w:cs="Arial"/>
                <w:sz w:val="20"/>
                <w:szCs w:val="20"/>
              </w:rPr>
            </w:rPrChange>
          </w:rPr>
          <w:t>-</w:t>
        </w:r>
        <w:r w:rsidRPr="004E2585">
          <w:rPr>
            <w:rFonts w:ascii="Arial" w:hAnsi="Arial" w:cs="Arial"/>
            <w:sz w:val="20"/>
            <w:szCs w:val="20"/>
          </w:rPr>
          <w:t>AUC</w:t>
        </w:r>
        <w:r w:rsidRPr="004E2585">
          <w:rPr>
            <w:rFonts w:ascii="Arial" w:hAnsi="Arial" w:cs="Arial"/>
            <w:sz w:val="20"/>
            <w:szCs w:val="20"/>
            <w:lang w:val="el-GR"/>
            <w:rPrChange w:id="343" w:author="Giannis mougios" w:date="2025-08-29T23:09:00Z">
              <w:rPr>
                <w:rFonts w:ascii="Arial" w:hAnsi="Arial" w:cs="Arial"/>
                <w:sz w:val="20"/>
                <w:szCs w:val="20"/>
              </w:rPr>
            </w:rPrChange>
          </w:rPr>
          <w:t xml:space="preserve">, που έχουν καθοριστική σημασία για το πρόβλημα του </w:t>
        </w:r>
        <w:r w:rsidRPr="004E2585">
          <w:rPr>
            <w:rFonts w:ascii="Arial" w:hAnsi="Arial" w:cs="Arial"/>
            <w:sz w:val="20"/>
            <w:szCs w:val="20"/>
          </w:rPr>
          <w:t>TSP</w:t>
        </w:r>
        <w:r w:rsidRPr="004E2585">
          <w:rPr>
            <w:rFonts w:ascii="Arial" w:hAnsi="Arial" w:cs="Arial"/>
            <w:sz w:val="20"/>
            <w:szCs w:val="20"/>
            <w:lang w:val="el-GR"/>
            <w:rPrChange w:id="344" w:author="Giannis mougios" w:date="2025-08-29T23:09:00Z">
              <w:rPr>
                <w:rFonts w:ascii="Arial" w:hAnsi="Arial" w:cs="Arial"/>
                <w:sz w:val="20"/>
                <w:szCs w:val="20"/>
              </w:rPr>
            </w:rPrChange>
          </w:rPr>
          <w:t>.</w:t>
        </w:r>
      </w:ins>
      <w:commentRangeStart w:id="345"/>
      <w:commentRangeStart w:id="346"/>
      <w:del w:id="347" w:author="Giannis mougios" w:date="2025-08-29T23:09:00Z">
        <w:r w:rsidR="00065F25" w:rsidRPr="00065F25" w:rsidDel="004E2585">
          <w:rPr>
            <w:rFonts w:ascii="Arial" w:hAnsi="Arial" w:cs="Arial"/>
            <w:sz w:val="20"/>
            <w:szCs w:val="20"/>
            <w:lang w:val="el-GR"/>
          </w:rPr>
          <w:delText>Η πρώτη περίπτωση χρησιμοποιεί την</w:delText>
        </w:r>
        <w:r w:rsidR="00065F25" w:rsidRPr="00065F25" w:rsidDel="004E2585">
          <w:rPr>
            <w:rFonts w:ascii="Arial" w:hAnsi="Arial" w:cs="Arial"/>
            <w:sz w:val="20"/>
            <w:szCs w:val="20"/>
          </w:rPr>
          <w:delText> </w:delText>
        </w:r>
        <w:r w:rsidR="00065F25" w:rsidRPr="00065F25" w:rsidDel="004E2585">
          <w:rPr>
            <w:rFonts w:ascii="Arial" w:hAnsi="Arial" w:cs="Arial"/>
            <w:b/>
            <w:bCs/>
            <w:sz w:val="20"/>
            <w:szCs w:val="20"/>
          </w:rPr>
          <w:delText>Focal</w:delText>
        </w:r>
        <w:r w:rsidR="00065F25" w:rsidRPr="00065F25" w:rsidDel="004E2585">
          <w:rPr>
            <w:rFonts w:ascii="Arial" w:hAnsi="Arial" w:cs="Arial"/>
            <w:b/>
            <w:bCs/>
            <w:sz w:val="20"/>
            <w:szCs w:val="20"/>
            <w:lang w:val="el-GR"/>
          </w:rPr>
          <w:delText xml:space="preserve"> </w:delText>
        </w:r>
        <w:r w:rsidR="00065F25" w:rsidRPr="00065F25" w:rsidDel="004E2585">
          <w:rPr>
            <w:rFonts w:ascii="Arial" w:hAnsi="Arial" w:cs="Arial"/>
            <w:b/>
            <w:bCs/>
            <w:sz w:val="20"/>
            <w:szCs w:val="20"/>
          </w:rPr>
          <w:delText>Loss</w:delText>
        </w:r>
        <w:r w:rsidR="00065F25" w:rsidRPr="00065F25" w:rsidDel="004E2585">
          <w:rPr>
            <w:rFonts w:ascii="Arial" w:hAnsi="Arial" w:cs="Arial"/>
            <w:sz w:val="20"/>
            <w:szCs w:val="20"/>
            <w:lang w:val="el-GR"/>
          </w:rPr>
          <w:delText>(υλοποιημένη στο αρχείο</w:delText>
        </w:r>
        <w:r w:rsidR="00065F25" w:rsidRPr="00065F25" w:rsidDel="004E2585">
          <w:rPr>
            <w:rFonts w:ascii="Arial" w:hAnsi="Arial" w:cs="Arial"/>
            <w:sz w:val="20"/>
            <w:szCs w:val="20"/>
          </w:rPr>
          <w:delText> tsp</w:delText>
        </w:r>
        <w:r w:rsidR="00065F25" w:rsidRPr="00065F25" w:rsidDel="004E2585">
          <w:rPr>
            <w:rFonts w:ascii="Arial" w:hAnsi="Arial" w:cs="Arial"/>
            <w:sz w:val="20"/>
            <w:szCs w:val="20"/>
            <w:lang w:val="el-GR"/>
          </w:rPr>
          <w:delText>_</w:delText>
        </w:r>
        <w:r w:rsidR="00065F25" w:rsidRPr="00065F25" w:rsidDel="004E2585">
          <w:rPr>
            <w:rFonts w:ascii="Arial" w:hAnsi="Arial" w:cs="Arial"/>
            <w:sz w:val="20"/>
            <w:szCs w:val="20"/>
          </w:rPr>
          <w:delText>hybrid</w:delText>
        </w:r>
        <w:r w:rsidR="00065F25" w:rsidRPr="00065F25" w:rsidDel="004E2585">
          <w:rPr>
            <w:rFonts w:ascii="Arial" w:hAnsi="Arial" w:cs="Arial"/>
            <w:sz w:val="20"/>
            <w:szCs w:val="20"/>
            <w:lang w:val="el-GR"/>
          </w:rPr>
          <w:delText>_</w:delText>
        </w:r>
        <w:r w:rsidR="00065F25" w:rsidRPr="00065F25" w:rsidDel="004E2585">
          <w:rPr>
            <w:rFonts w:ascii="Arial" w:hAnsi="Arial" w:cs="Arial"/>
            <w:sz w:val="20"/>
            <w:szCs w:val="20"/>
          </w:rPr>
          <w:delText>solver</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gnn</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gat</w:delText>
        </w:r>
        <w:r w:rsidR="00065F25" w:rsidRPr="00065F25" w:rsidDel="004E2585">
          <w:rPr>
            <w:rFonts w:ascii="Arial" w:hAnsi="Arial" w:cs="Arial"/>
            <w:sz w:val="20"/>
            <w:szCs w:val="20"/>
            <w:lang w:val="el-GR"/>
          </w:rPr>
          <w:delText>.</w:delText>
        </w:r>
        <w:r w:rsidR="00065F25" w:rsidRPr="00065F25" w:rsidDel="004E2585">
          <w:rPr>
            <w:rFonts w:ascii="Arial" w:hAnsi="Arial" w:cs="Arial"/>
            <w:sz w:val="20"/>
            <w:szCs w:val="20"/>
          </w:rPr>
          <w:delText>py</w:delText>
        </w:r>
        <w:r w:rsidR="00065F25" w:rsidRPr="00065F25" w:rsidDel="004E2585">
          <w:rPr>
            <w:rFonts w:ascii="Arial" w:hAnsi="Arial" w:cs="Arial"/>
            <w:sz w:val="20"/>
            <w:szCs w:val="20"/>
            <w:lang w:val="el-GR"/>
          </w:rPr>
          <w:delText>), ενώ η δεύτερη την</w:delText>
        </w:r>
        <w:r w:rsidR="00065F25" w:rsidRPr="00065F25" w:rsidDel="004E2585">
          <w:rPr>
            <w:rFonts w:ascii="Arial" w:hAnsi="Arial" w:cs="Arial"/>
            <w:sz w:val="20"/>
            <w:szCs w:val="20"/>
          </w:rPr>
          <w:delText> BCEWithLogitsLos</w:delText>
        </w:r>
        <w:r w:rsidR="00065F25" w:rsidRPr="00065F25" w:rsidDel="004E2585">
          <w:rPr>
            <w:rFonts w:ascii="Arial" w:hAnsi="Arial" w:cs="Arial"/>
            <w:b/>
            <w:bCs/>
            <w:sz w:val="20"/>
            <w:szCs w:val="20"/>
          </w:rPr>
          <w:delText>s</w:delText>
        </w:r>
        <w:r w:rsidR="00065F25" w:rsidRPr="00065F25" w:rsidDel="004E2585">
          <w:rPr>
            <w:rFonts w:ascii="Arial" w:hAnsi="Arial" w:cs="Arial"/>
            <w:sz w:val="20"/>
            <w:szCs w:val="20"/>
          </w:rPr>
          <w:delText> </w:delText>
        </w:r>
        <w:r w:rsidR="00065F25" w:rsidRPr="00065F25" w:rsidDel="004E2585">
          <w:rPr>
            <w:rFonts w:ascii="Arial" w:hAnsi="Arial" w:cs="Arial"/>
            <w:sz w:val="20"/>
            <w:szCs w:val="20"/>
            <w:lang w:val="el-GR"/>
          </w:rPr>
          <w:delText xml:space="preserve">της βιβλιοθήκης </w:delText>
        </w:r>
        <w:r w:rsidR="00065F25" w:rsidRPr="00065F25" w:rsidDel="004E2585">
          <w:rPr>
            <w:rFonts w:ascii="Arial" w:hAnsi="Arial" w:cs="Arial"/>
            <w:sz w:val="20"/>
            <w:szCs w:val="20"/>
          </w:rPr>
          <w:delText>PyTorch</w:delText>
        </w:r>
        <w:r w:rsidR="00065F25" w:rsidRPr="00065F25" w:rsidDel="004E2585">
          <w:rPr>
            <w:rFonts w:ascii="Arial" w:hAnsi="Arial" w:cs="Arial"/>
            <w:sz w:val="20"/>
            <w:szCs w:val="20"/>
            <w:lang w:val="el-GR"/>
          </w:rPr>
          <w:delText>.</w:delText>
        </w:r>
        <w:commentRangeEnd w:id="345"/>
        <w:r w:rsidR="006C0EAF" w:rsidDel="004E2585">
          <w:rPr>
            <w:rStyle w:val="CommentReference"/>
          </w:rPr>
          <w:commentReference w:id="345"/>
        </w:r>
        <w:commentRangeEnd w:id="346"/>
        <w:r w:rsidDel="004E2585">
          <w:rPr>
            <w:rStyle w:val="CommentReference"/>
          </w:rPr>
          <w:commentReference w:id="346"/>
        </w:r>
      </w:del>
    </w:p>
    <w:p w14:paraId="79FE9854" w14:textId="77777777" w:rsidR="00065F25" w:rsidRPr="00065F25" w:rsidDel="005D1CE5" w:rsidRDefault="00065F25" w:rsidP="0048718C">
      <w:pPr>
        <w:spacing w:after="60"/>
        <w:rPr>
          <w:del w:id="348" w:author="Giannis mougios" w:date="2025-08-30T14:15:00Z"/>
          <w:rFonts w:ascii="Arial" w:hAnsi="Arial" w:cs="Arial"/>
          <w:sz w:val="20"/>
          <w:szCs w:val="20"/>
          <w:lang w:val="el-GR"/>
        </w:rPr>
        <w:pPrChange w:id="349" w:author="Giannis mougios" w:date="2025-08-30T14:18:00Z">
          <w:pPr/>
        </w:pPrChange>
      </w:pPr>
    </w:p>
    <w:p w14:paraId="3726C9EC" w14:textId="77777777" w:rsidR="00065F25" w:rsidRPr="00065F25" w:rsidRDefault="00065F25" w:rsidP="0048718C">
      <w:pPr>
        <w:spacing w:after="60"/>
        <w:jc w:val="both"/>
        <w:rPr>
          <w:rFonts w:ascii="Arial" w:hAnsi="Arial" w:cs="Arial"/>
          <w:sz w:val="20"/>
          <w:szCs w:val="20"/>
          <w:lang w:val="el-GR"/>
        </w:rPr>
        <w:pPrChange w:id="350" w:author="Giannis mougios" w:date="2025-08-30T14:18:00Z">
          <w:pPr>
            <w:jc w:val="both"/>
          </w:pPr>
        </w:pPrChange>
      </w:pPr>
      <w:del w:id="351" w:author="Giannis mougios" w:date="2025-08-30T14:15:00Z">
        <w:r w:rsidRPr="00065F25" w:rsidDel="005D1CE5">
          <w:rPr>
            <w:rFonts w:ascii="Arial" w:hAnsi="Arial" w:cs="Arial"/>
            <w:sz w:val="20"/>
            <w:szCs w:val="20"/>
            <w:lang w:val="el-GR"/>
          </w:rPr>
          <w:delText>πίνακας 1</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12459382" w14:textId="77777777" w:rsidTr="004B74A6">
        <w:trPr>
          <w:tblHeader/>
          <w:tblCellSpacing w:w="15" w:type="dxa"/>
        </w:trPr>
        <w:tc>
          <w:tcPr>
            <w:tcW w:w="0" w:type="auto"/>
            <w:vAlign w:val="center"/>
            <w:hideMark/>
          </w:tcPr>
          <w:p w14:paraId="661D42DE" w14:textId="77777777" w:rsidR="00065F25" w:rsidRPr="00065F25" w:rsidRDefault="00065F25" w:rsidP="005D1CE5">
            <w:pPr>
              <w:spacing w:after="60"/>
              <w:jc w:val="both"/>
              <w:rPr>
                <w:rFonts w:ascii="Arial" w:hAnsi="Arial" w:cs="Arial"/>
                <w:b/>
                <w:bCs/>
                <w:sz w:val="20"/>
                <w:szCs w:val="20"/>
                <w:lang w:val="el-GR"/>
              </w:rPr>
              <w:pPrChange w:id="352" w:author="Giannis mougios" w:date="2025-08-30T14:17:00Z">
                <w:pPr>
                  <w:jc w:val="both"/>
                </w:pPr>
              </w:pPrChange>
            </w:pPr>
            <w:r w:rsidRPr="00065F25">
              <w:rPr>
                <w:rFonts w:ascii="Arial" w:hAnsi="Arial" w:cs="Arial"/>
                <w:b/>
                <w:bCs/>
                <w:sz w:val="20"/>
                <w:szCs w:val="20"/>
                <w:lang w:val="el-GR"/>
              </w:rPr>
              <w:t>Δείκτης Απόδοσης</w:t>
            </w:r>
          </w:p>
        </w:tc>
        <w:tc>
          <w:tcPr>
            <w:tcW w:w="0" w:type="auto"/>
            <w:vAlign w:val="center"/>
            <w:hideMark/>
          </w:tcPr>
          <w:p w14:paraId="0B9B1A37" w14:textId="77777777" w:rsidR="00065F25" w:rsidRPr="00065F25" w:rsidRDefault="00065F25" w:rsidP="005D1CE5">
            <w:pPr>
              <w:spacing w:after="60"/>
              <w:jc w:val="both"/>
              <w:rPr>
                <w:rFonts w:ascii="Arial" w:hAnsi="Arial" w:cs="Arial"/>
                <w:b/>
                <w:bCs/>
                <w:sz w:val="20"/>
                <w:szCs w:val="20"/>
              </w:rPr>
              <w:pPrChange w:id="353" w:author="Giannis mougios" w:date="2025-08-30T14:17:00Z">
                <w:pPr>
                  <w:jc w:val="both"/>
                </w:pPr>
              </w:pPrChange>
            </w:pPr>
            <w:r w:rsidRPr="00065F25">
              <w:rPr>
                <w:rFonts w:ascii="Arial" w:hAnsi="Arial" w:cs="Arial"/>
                <w:b/>
                <w:bCs/>
                <w:sz w:val="20"/>
                <w:szCs w:val="20"/>
              </w:rPr>
              <w:t>Σύνολο Εκπαίδευσης</w:t>
            </w:r>
          </w:p>
        </w:tc>
        <w:tc>
          <w:tcPr>
            <w:tcW w:w="0" w:type="auto"/>
            <w:vAlign w:val="center"/>
            <w:hideMark/>
          </w:tcPr>
          <w:p w14:paraId="5849621B" w14:textId="77777777" w:rsidR="00065F25" w:rsidRPr="00065F25" w:rsidRDefault="00065F25" w:rsidP="005D1CE5">
            <w:pPr>
              <w:spacing w:after="60"/>
              <w:jc w:val="both"/>
              <w:rPr>
                <w:rFonts w:ascii="Arial" w:hAnsi="Arial" w:cs="Arial"/>
                <w:b/>
                <w:bCs/>
                <w:sz w:val="20"/>
                <w:szCs w:val="20"/>
              </w:rPr>
              <w:pPrChange w:id="354" w:author="Giannis mougios" w:date="2025-08-30T14:17:00Z">
                <w:pPr>
                  <w:jc w:val="both"/>
                </w:pPr>
              </w:pPrChange>
            </w:pPr>
            <w:r w:rsidRPr="00065F25">
              <w:rPr>
                <w:rFonts w:ascii="Arial" w:hAnsi="Arial" w:cs="Arial"/>
                <w:b/>
                <w:bCs/>
                <w:sz w:val="20"/>
                <w:szCs w:val="20"/>
              </w:rPr>
              <w:t>Σύνολο Επαλήθευσης</w:t>
            </w:r>
          </w:p>
        </w:tc>
      </w:tr>
      <w:tr w:rsidR="00065F25" w:rsidRPr="00065F25" w14:paraId="35AC4002" w14:textId="77777777" w:rsidTr="004B74A6">
        <w:trPr>
          <w:tblCellSpacing w:w="15" w:type="dxa"/>
        </w:trPr>
        <w:tc>
          <w:tcPr>
            <w:tcW w:w="0" w:type="auto"/>
            <w:vAlign w:val="center"/>
            <w:hideMark/>
          </w:tcPr>
          <w:p w14:paraId="123892B5" w14:textId="77777777" w:rsidR="00065F25" w:rsidRPr="00065F25" w:rsidRDefault="00065F25" w:rsidP="005D1CE5">
            <w:pPr>
              <w:spacing w:after="60"/>
              <w:jc w:val="both"/>
              <w:rPr>
                <w:rFonts w:ascii="Arial" w:hAnsi="Arial" w:cs="Arial"/>
                <w:sz w:val="20"/>
                <w:szCs w:val="20"/>
              </w:rPr>
              <w:pPrChange w:id="355" w:author="Giannis mougios" w:date="2025-08-30T14:17:00Z">
                <w:pPr>
                  <w:jc w:val="both"/>
                </w:pPr>
              </w:pPrChange>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F60F13D" w14:textId="77777777" w:rsidR="00065F25" w:rsidRPr="00065F25" w:rsidRDefault="00065F25" w:rsidP="005D1CE5">
            <w:pPr>
              <w:spacing w:after="60"/>
              <w:jc w:val="both"/>
              <w:rPr>
                <w:rFonts w:ascii="Arial" w:hAnsi="Arial" w:cs="Arial"/>
                <w:sz w:val="20"/>
                <w:szCs w:val="20"/>
              </w:rPr>
              <w:pPrChange w:id="356" w:author="Giannis mougios" w:date="2025-08-30T14:17:00Z">
                <w:pPr>
                  <w:jc w:val="both"/>
                </w:pPr>
              </w:pPrChange>
            </w:pPr>
            <w:r w:rsidRPr="00065F25">
              <w:rPr>
                <w:rFonts w:ascii="Arial" w:hAnsi="Arial" w:cs="Arial"/>
                <w:sz w:val="20"/>
                <w:szCs w:val="20"/>
              </w:rPr>
              <w:t>0.0078</w:t>
            </w:r>
          </w:p>
        </w:tc>
        <w:tc>
          <w:tcPr>
            <w:tcW w:w="0" w:type="auto"/>
            <w:vAlign w:val="center"/>
            <w:hideMark/>
          </w:tcPr>
          <w:p w14:paraId="65136F93" w14:textId="77777777" w:rsidR="00065F25" w:rsidRPr="00065F25" w:rsidRDefault="00065F25" w:rsidP="005D1CE5">
            <w:pPr>
              <w:spacing w:after="60"/>
              <w:jc w:val="both"/>
              <w:rPr>
                <w:rFonts w:ascii="Arial" w:hAnsi="Arial" w:cs="Arial"/>
                <w:sz w:val="20"/>
                <w:szCs w:val="20"/>
              </w:rPr>
              <w:pPrChange w:id="357" w:author="Giannis mougios" w:date="2025-08-30T14:17:00Z">
                <w:pPr>
                  <w:jc w:val="both"/>
                </w:pPr>
              </w:pPrChange>
            </w:pPr>
            <w:r w:rsidRPr="00065F25">
              <w:rPr>
                <w:rFonts w:ascii="Arial" w:hAnsi="Arial" w:cs="Arial"/>
                <w:sz w:val="20"/>
                <w:szCs w:val="20"/>
              </w:rPr>
              <w:t>0.0083</w:t>
            </w:r>
          </w:p>
        </w:tc>
      </w:tr>
      <w:tr w:rsidR="00065F25" w:rsidRPr="00065F25" w14:paraId="4253FC53" w14:textId="77777777" w:rsidTr="004B74A6">
        <w:trPr>
          <w:tblCellSpacing w:w="15" w:type="dxa"/>
        </w:trPr>
        <w:tc>
          <w:tcPr>
            <w:tcW w:w="0" w:type="auto"/>
            <w:vAlign w:val="center"/>
            <w:hideMark/>
          </w:tcPr>
          <w:p w14:paraId="2C204BE5" w14:textId="77777777" w:rsidR="00065F25" w:rsidRPr="00065F25" w:rsidRDefault="00065F25" w:rsidP="005D1CE5">
            <w:pPr>
              <w:spacing w:after="60"/>
              <w:jc w:val="both"/>
              <w:rPr>
                <w:rFonts w:ascii="Arial" w:hAnsi="Arial" w:cs="Arial"/>
                <w:sz w:val="20"/>
                <w:szCs w:val="20"/>
              </w:rPr>
              <w:pPrChange w:id="358" w:author="Giannis mougios" w:date="2025-08-30T14:17:00Z">
                <w:pPr>
                  <w:jc w:val="both"/>
                </w:pPr>
              </w:pPrChange>
            </w:pPr>
            <w:r w:rsidRPr="00065F25">
              <w:rPr>
                <w:rFonts w:ascii="Arial" w:hAnsi="Arial" w:cs="Arial"/>
                <w:sz w:val="20"/>
                <w:szCs w:val="20"/>
              </w:rPr>
              <w:t>Ακρίβεια (Precision)</w:t>
            </w:r>
          </w:p>
        </w:tc>
        <w:tc>
          <w:tcPr>
            <w:tcW w:w="0" w:type="auto"/>
            <w:vAlign w:val="center"/>
            <w:hideMark/>
          </w:tcPr>
          <w:p w14:paraId="6E0C4863" w14:textId="77777777" w:rsidR="00065F25" w:rsidRPr="00065F25" w:rsidRDefault="00065F25" w:rsidP="005D1CE5">
            <w:pPr>
              <w:spacing w:after="60"/>
              <w:jc w:val="both"/>
              <w:rPr>
                <w:rFonts w:ascii="Arial" w:hAnsi="Arial" w:cs="Arial"/>
                <w:sz w:val="20"/>
                <w:szCs w:val="20"/>
              </w:rPr>
              <w:pPrChange w:id="359" w:author="Giannis mougios" w:date="2025-08-30T14:17:00Z">
                <w:pPr>
                  <w:jc w:val="both"/>
                </w:pPr>
              </w:pPrChange>
            </w:pPr>
            <w:r w:rsidRPr="00065F25">
              <w:rPr>
                <w:rFonts w:ascii="Arial" w:hAnsi="Arial" w:cs="Arial"/>
                <w:sz w:val="20"/>
                <w:szCs w:val="20"/>
              </w:rPr>
              <w:t>69.94%</w:t>
            </w:r>
          </w:p>
        </w:tc>
        <w:tc>
          <w:tcPr>
            <w:tcW w:w="0" w:type="auto"/>
            <w:vAlign w:val="center"/>
            <w:hideMark/>
          </w:tcPr>
          <w:p w14:paraId="6841E0A5" w14:textId="77777777" w:rsidR="00065F25" w:rsidRPr="00065F25" w:rsidRDefault="00065F25" w:rsidP="005D1CE5">
            <w:pPr>
              <w:spacing w:after="60"/>
              <w:jc w:val="both"/>
              <w:rPr>
                <w:rFonts w:ascii="Arial" w:hAnsi="Arial" w:cs="Arial"/>
                <w:sz w:val="20"/>
                <w:szCs w:val="20"/>
              </w:rPr>
              <w:pPrChange w:id="360" w:author="Giannis mougios" w:date="2025-08-30T14:17:00Z">
                <w:pPr>
                  <w:jc w:val="both"/>
                </w:pPr>
              </w:pPrChange>
            </w:pPr>
            <w:r w:rsidRPr="00065F25">
              <w:rPr>
                <w:rFonts w:ascii="Arial" w:hAnsi="Arial" w:cs="Arial"/>
                <w:sz w:val="20"/>
                <w:szCs w:val="20"/>
              </w:rPr>
              <w:t>76.40%</w:t>
            </w:r>
          </w:p>
        </w:tc>
      </w:tr>
      <w:tr w:rsidR="00065F25" w:rsidRPr="00065F25" w14:paraId="1E93B50C" w14:textId="77777777" w:rsidTr="004B74A6">
        <w:trPr>
          <w:tblCellSpacing w:w="15" w:type="dxa"/>
        </w:trPr>
        <w:tc>
          <w:tcPr>
            <w:tcW w:w="0" w:type="auto"/>
            <w:vAlign w:val="center"/>
            <w:hideMark/>
          </w:tcPr>
          <w:p w14:paraId="2B03C296" w14:textId="77777777" w:rsidR="00065F25" w:rsidRPr="00065F25" w:rsidRDefault="00065F25" w:rsidP="005D1CE5">
            <w:pPr>
              <w:spacing w:after="60"/>
              <w:jc w:val="both"/>
              <w:rPr>
                <w:rFonts w:ascii="Arial" w:hAnsi="Arial" w:cs="Arial"/>
                <w:sz w:val="20"/>
                <w:szCs w:val="20"/>
              </w:rPr>
              <w:pPrChange w:id="361" w:author="Giannis mougios" w:date="2025-08-30T14:17:00Z">
                <w:pPr>
                  <w:jc w:val="both"/>
                </w:pPr>
              </w:pPrChange>
            </w:pPr>
            <w:r w:rsidRPr="00065F25">
              <w:rPr>
                <w:rFonts w:ascii="Arial" w:hAnsi="Arial" w:cs="Arial"/>
                <w:sz w:val="20"/>
                <w:szCs w:val="20"/>
              </w:rPr>
              <w:t>Ανάκληση (Recall)</w:t>
            </w:r>
          </w:p>
        </w:tc>
        <w:tc>
          <w:tcPr>
            <w:tcW w:w="0" w:type="auto"/>
            <w:vAlign w:val="center"/>
            <w:hideMark/>
          </w:tcPr>
          <w:p w14:paraId="4A4CC471" w14:textId="77777777" w:rsidR="00065F25" w:rsidRPr="00065F25" w:rsidRDefault="00065F25" w:rsidP="005D1CE5">
            <w:pPr>
              <w:spacing w:after="60"/>
              <w:jc w:val="both"/>
              <w:rPr>
                <w:rFonts w:ascii="Arial" w:hAnsi="Arial" w:cs="Arial"/>
                <w:sz w:val="20"/>
                <w:szCs w:val="20"/>
              </w:rPr>
              <w:pPrChange w:id="362" w:author="Giannis mougios" w:date="2025-08-30T14:17:00Z">
                <w:pPr>
                  <w:jc w:val="both"/>
                </w:pPr>
              </w:pPrChange>
            </w:pPr>
            <w:r w:rsidRPr="00065F25">
              <w:rPr>
                <w:rFonts w:ascii="Arial" w:hAnsi="Arial" w:cs="Arial"/>
                <w:sz w:val="20"/>
                <w:szCs w:val="20"/>
              </w:rPr>
              <w:t>36.49%</w:t>
            </w:r>
          </w:p>
        </w:tc>
        <w:tc>
          <w:tcPr>
            <w:tcW w:w="0" w:type="auto"/>
            <w:vAlign w:val="center"/>
            <w:hideMark/>
          </w:tcPr>
          <w:p w14:paraId="7E18F59E" w14:textId="77777777" w:rsidR="00065F25" w:rsidRPr="005D1CE5" w:rsidRDefault="00065F25" w:rsidP="005D1CE5">
            <w:pPr>
              <w:spacing w:after="60"/>
              <w:jc w:val="both"/>
              <w:rPr>
                <w:rFonts w:ascii="Arial" w:hAnsi="Arial" w:cs="Arial"/>
                <w:b/>
                <w:bCs/>
                <w:sz w:val="20"/>
                <w:szCs w:val="20"/>
                <w:rPrChange w:id="363" w:author="Giannis mougios" w:date="2025-08-30T14:14:00Z">
                  <w:rPr>
                    <w:rFonts w:ascii="Arial" w:hAnsi="Arial" w:cs="Arial"/>
                    <w:sz w:val="20"/>
                    <w:szCs w:val="20"/>
                  </w:rPr>
                </w:rPrChange>
              </w:rPr>
              <w:pPrChange w:id="364" w:author="Giannis mougios" w:date="2025-08-30T14:17:00Z">
                <w:pPr>
                  <w:jc w:val="both"/>
                </w:pPr>
              </w:pPrChange>
            </w:pPr>
            <w:r w:rsidRPr="005D1CE5">
              <w:rPr>
                <w:rFonts w:ascii="Arial" w:hAnsi="Arial" w:cs="Arial"/>
                <w:b/>
                <w:bCs/>
                <w:sz w:val="20"/>
                <w:szCs w:val="20"/>
                <w:rPrChange w:id="365" w:author="Giannis mougios" w:date="2025-08-30T14:14:00Z">
                  <w:rPr>
                    <w:rFonts w:ascii="Arial" w:hAnsi="Arial" w:cs="Arial"/>
                    <w:sz w:val="20"/>
                    <w:szCs w:val="20"/>
                  </w:rPr>
                </w:rPrChange>
              </w:rPr>
              <w:t>24.44%</w:t>
            </w:r>
          </w:p>
        </w:tc>
      </w:tr>
      <w:tr w:rsidR="00065F25" w:rsidRPr="00065F25" w14:paraId="4FBA7A5C" w14:textId="77777777" w:rsidTr="004B74A6">
        <w:trPr>
          <w:tblCellSpacing w:w="15" w:type="dxa"/>
        </w:trPr>
        <w:tc>
          <w:tcPr>
            <w:tcW w:w="0" w:type="auto"/>
            <w:vAlign w:val="center"/>
            <w:hideMark/>
          </w:tcPr>
          <w:p w14:paraId="23955092" w14:textId="77777777" w:rsidR="00065F25" w:rsidRPr="00065F25" w:rsidRDefault="00065F25" w:rsidP="005D1CE5">
            <w:pPr>
              <w:spacing w:after="60"/>
              <w:jc w:val="both"/>
              <w:rPr>
                <w:rFonts w:ascii="Arial" w:hAnsi="Arial" w:cs="Arial"/>
                <w:sz w:val="20"/>
                <w:szCs w:val="20"/>
              </w:rPr>
              <w:pPrChange w:id="366" w:author="Giannis mougios" w:date="2025-08-30T14:17:00Z">
                <w:pPr>
                  <w:jc w:val="both"/>
                </w:pPr>
              </w:pPrChange>
            </w:pPr>
            <w:r w:rsidRPr="00065F25">
              <w:rPr>
                <w:rFonts w:ascii="Arial" w:hAnsi="Arial" w:cs="Arial"/>
                <w:sz w:val="20"/>
                <w:szCs w:val="20"/>
              </w:rPr>
              <w:t>ROC-AUC</w:t>
            </w:r>
          </w:p>
        </w:tc>
        <w:tc>
          <w:tcPr>
            <w:tcW w:w="0" w:type="auto"/>
            <w:vAlign w:val="center"/>
            <w:hideMark/>
          </w:tcPr>
          <w:p w14:paraId="3240C842" w14:textId="77777777" w:rsidR="00065F25" w:rsidRPr="00065F25" w:rsidRDefault="00065F25" w:rsidP="005D1CE5">
            <w:pPr>
              <w:spacing w:after="60"/>
              <w:jc w:val="both"/>
              <w:rPr>
                <w:rFonts w:ascii="Arial" w:hAnsi="Arial" w:cs="Arial"/>
                <w:sz w:val="20"/>
                <w:szCs w:val="20"/>
              </w:rPr>
              <w:pPrChange w:id="367" w:author="Giannis mougios" w:date="2025-08-30T14:17:00Z">
                <w:pPr>
                  <w:jc w:val="both"/>
                </w:pPr>
              </w:pPrChange>
            </w:pPr>
            <w:r w:rsidRPr="00065F25">
              <w:rPr>
                <w:rFonts w:ascii="Arial" w:hAnsi="Arial" w:cs="Arial"/>
                <w:sz w:val="20"/>
                <w:szCs w:val="20"/>
              </w:rPr>
              <w:t>0.9384</w:t>
            </w:r>
          </w:p>
        </w:tc>
        <w:tc>
          <w:tcPr>
            <w:tcW w:w="0" w:type="auto"/>
            <w:vAlign w:val="center"/>
            <w:hideMark/>
          </w:tcPr>
          <w:p w14:paraId="7A4F4FEF" w14:textId="77777777" w:rsidR="00065F25" w:rsidRPr="00065F25" w:rsidRDefault="00065F25" w:rsidP="005D1CE5">
            <w:pPr>
              <w:spacing w:after="60"/>
              <w:jc w:val="both"/>
              <w:rPr>
                <w:rFonts w:ascii="Arial" w:hAnsi="Arial" w:cs="Arial"/>
                <w:sz w:val="20"/>
                <w:szCs w:val="20"/>
              </w:rPr>
              <w:pPrChange w:id="368" w:author="Giannis mougios" w:date="2025-08-30T14:17:00Z">
                <w:pPr>
                  <w:jc w:val="both"/>
                </w:pPr>
              </w:pPrChange>
            </w:pPr>
            <w:r w:rsidRPr="00065F25">
              <w:rPr>
                <w:rFonts w:ascii="Arial" w:hAnsi="Arial" w:cs="Arial"/>
                <w:sz w:val="20"/>
                <w:szCs w:val="20"/>
              </w:rPr>
              <w:t>0.9299</w:t>
            </w:r>
          </w:p>
        </w:tc>
      </w:tr>
      <w:tr w:rsidR="00065F25" w:rsidRPr="00065F25" w14:paraId="1EA50338" w14:textId="77777777" w:rsidTr="004B74A6">
        <w:trPr>
          <w:tblCellSpacing w:w="15" w:type="dxa"/>
        </w:trPr>
        <w:tc>
          <w:tcPr>
            <w:tcW w:w="0" w:type="auto"/>
            <w:vAlign w:val="center"/>
            <w:hideMark/>
          </w:tcPr>
          <w:p w14:paraId="3FF5030C" w14:textId="77777777" w:rsidR="00065F25" w:rsidRPr="00065F25" w:rsidRDefault="00065F25" w:rsidP="005D1CE5">
            <w:pPr>
              <w:spacing w:after="60"/>
              <w:jc w:val="both"/>
              <w:rPr>
                <w:rFonts w:ascii="Arial" w:hAnsi="Arial" w:cs="Arial"/>
                <w:sz w:val="20"/>
                <w:szCs w:val="20"/>
              </w:rPr>
              <w:pPrChange w:id="369" w:author="Giannis mougios" w:date="2025-08-30T14:17:00Z">
                <w:pPr>
                  <w:jc w:val="both"/>
                </w:pPr>
              </w:pPrChange>
            </w:pPr>
            <w:r w:rsidRPr="00065F25">
              <w:rPr>
                <w:rFonts w:ascii="Arial" w:hAnsi="Arial" w:cs="Arial"/>
                <w:sz w:val="20"/>
                <w:szCs w:val="20"/>
              </w:rPr>
              <w:t>PR-AUC</w:t>
            </w:r>
          </w:p>
        </w:tc>
        <w:tc>
          <w:tcPr>
            <w:tcW w:w="0" w:type="auto"/>
            <w:vAlign w:val="center"/>
            <w:hideMark/>
          </w:tcPr>
          <w:p w14:paraId="3582C537" w14:textId="77777777" w:rsidR="00065F25" w:rsidRPr="00065F25" w:rsidRDefault="00065F25" w:rsidP="005D1CE5">
            <w:pPr>
              <w:spacing w:after="60"/>
              <w:jc w:val="both"/>
              <w:rPr>
                <w:rFonts w:ascii="Arial" w:hAnsi="Arial" w:cs="Arial"/>
                <w:sz w:val="20"/>
                <w:szCs w:val="20"/>
              </w:rPr>
              <w:pPrChange w:id="370" w:author="Giannis mougios" w:date="2025-08-30T14:17:00Z">
                <w:pPr>
                  <w:jc w:val="both"/>
                </w:pPr>
              </w:pPrChange>
            </w:pPr>
            <w:r w:rsidRPr="00065F25">
              <w:rPr>
                <w:rFonts w:ascii="Arial" w:hAnsi="Arial" w:cs="Arial"/>
                <w:sz w:val="20"/>
                <w:szCs w:val="20"/>
              </w:rPr>
              <w:t>0.5789</w:t>
            </w:r>
          </w:p>
        </w:tc>
        <w:tc>
          <w:tcPr>
            <w:tcW w:w="0" w:type="auto"/>
            <w:vAlign w:val="center"/>
            <w:hideMark/>
          </w:tcPr>
          <w:p w14:paraId="74D4B15C" w14:textId="77777777" w:rsidR="00065F25" w:rsidRPr="00065F25" w:rsidRDefault="00065F25" w:rsidP="005D1CE5">
            <w:pPr>
              <w:keepNext/>
              <w:spacing w:after="60"/>
              <w:jc w:val="both"/>
              <w:rPr>
                <w:rFonts w:ascii="Arial" w:hAnsi="Arial" w:cs="Arial"/>
                <w:sz w:val="20"/>
                <w:szCs w:val="20"/>
              </w:rPr>
              <w:pPrChange w:id="371" w:author="Giannis mougios" w:date="2025-08-30T14:17:00Z">
                <w:pPr>
                  <w:jc w:val="both"/>
                </w:pPr>
              </w:pPrChange>
            </w:pPr>
            <w:r w:rsidRPr="00065F25">
              <w:rPr>
                <w:rFonts w:ascii="Arial" w:hAnsi="Arial" w:cs="Arial"/>
                <w:sz w:val="20"/>
                <w:szCs w:val="20"/>
              </w:rPr>
              <w:t>0.5487</w:t>
            </w:r>
          </w:p>
        </w:tc>
      </w:tr>
    </w:tbl>
    <w:p w14:paraId="374A4ED1" w14:textId="66BF00E2" w:rsidR="00065F25" w:rsidRPr="005D1CE5" w:rsidRDefault="005D1CE5" w:rsidP="0048718C">
      <w:pPr>
        <w:spacing w:after="120"/>
        <w:jc w:val="both"/>
        <w:rPr>
          <w:rFonts w:ascii="Arial" w:hAnsi="Arial" w:cs="Arial"/>
          <w:b/>
          <w:bCs/>
          <w:sz w:val="18"/>
          <w:szCs w:val="18"/>
          <w:lang w:val="el-GR"/>
          <w:rPrChange w:id="372" w:author="Giannis mougios" w:date="2025-08-30T14:17:00Z">
            <w:rPr>
              <w:rFonts w:ascii="Arial" w:hAnsi="Arial" w:cs="Arial"/>
              <w:sz w:val="20"/>
              <w:szCs w:val="20"/>
            </w:rPr>
          </w:rPrChange>
        </w:rPr>
        <w:pPrChange w:id="373" w:author="Giannis mougios" w:date="2025-08-30T14:18:00Z">
          <w:pPr>
            <w:jc w:val="both"/>
          </w:pPr>
        </w:pPrChange>
      </w:pPr>
      <w:r w:rsidRPr="005D1CE5">
        <w:rPr>
          <w:rFonts w:ascii="Arial" w:hAnsi="Arial" w:cs="Arial"/>
          <w:b/>
          <w:bCs/>
          <w:sz w:val="18"/>
          <w:szCs w:val="18"/>
          <w:lang w:val="el-GR"/>
          <w:rPrChange w:id="374" w:author="Giannis mougios" w:date="2025-08-30T14:17:00Z">
            <w:rPr>
              <w:lang w:val="el-GR"/>
            </w:rPr>
          </w:rPrChange>
        </w:rPr>
        <w:t>Πίνακας 4.4</w:t>
      </w:r>
      <w:r w:rsidRPr="005D1CE5">
        <w:rPr>
          <w:rFonts w:ascii="Arial" w:hAnsi="Arial" w:cs="Arial"/>
          <w:b/>
          <w:bCs/>
          <w:sz w:val="18"/>
          <w:szCs w:val="18"/>
          <w:lang w:val="el-GR"/>
          <w:rPrChange w:id="375" w:author="Giannis mougios" w:date="2025-08-30T14:17:00Z">
            <w:rPr>
              <w:lang w:val="el-GR"/>
            </w:rPr>
          </w:rPrChange>
        </w:rPr>
        <w:t>: Μέτρα απόδοσης με συνάρτηση κόστους F</w:t>
      </w:r>
      <w:r w:rsidRPr="005D1CE5">
        <w:rPr>
          <w:rFonts w:ascii="Arial" w:hAnsi="Arial" w:cs="Arial"/>
          <w:b/>
          <w:bCs/>
          <w:sz w:val="18"/>
          <w:szCs w:val="18"/>
          <w:rPrChange w:id="376" w:author="Giannis mougios" w:date="2025-08-30T14:17:00Z">
            <w:rPr/>
          </w:rPrChange>
        </w:rPr>
        <w:t>ocalLoss</w:t>
      </w:r>
      <w:del w:id="377" w:author="Giannis mougios" w:date="2025-08-30T14:15:00Z">
        <w:r w:rsidR="00065F25" w:rsidRPr="005D1CE5" w:rsidDel="005D1CE5">
          <w:rPr>
            <w:rFonts w:ascii="Arial" w:hAnsi="Arial" w:cs="Arial"/>
            <w:b/>
            <w:bCs/>
            <w:sz w:val="18"/>
            <w:szCs w:val="18"/>
            <w:lang w:val="el-GR"/>
            <w:rPrChange w:id="378" w:author="Giannis mougios" w:date="2025-08-30T14:17:00Z">
              <w:rPr>
                <w:rFonts w:ascii="Arial" w:hAnsi="Arial" w:cs="Arial"/>
                <w:sz w:val="20"/>
                <w:szCs w:val="20"/>
                <w:lang w:val="el-GR"/>
              </w:rPr>
            </w:rPrChange>
          </w:rPr>
          <w:delText>πίνακας 2</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0775D5DF" w14:textId="77777777" w:rsidTr="004B74A6">
        <w:trPr>
          <w:tblHeader/>
          <w:tblCellSpacing w:w="15" w:type="dxa"/>
        </w:trPr>
        <w:tc>
          <w:tcPr>
            <w:tcW w:w="0" w:type="auto"/>
            <w:vAlign w:val="center"/>
            <w:hideMark/>
          </w:tcPr>
          <w:p w14:paraId="38BE8836"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lang w:val="el-GR"/>
              </w:rPr>
              <w:t>Δείκτης Απόδοσης</w:t>
            </w:r>
          </w:p>
        </w:tc>
        <w:tc>
          <w:tcPr>
            <w:tcW w:w="0" w:type="auto"/>
            <w:vAlign w:val="center"/>
            <w:hideMark/>
          </w:tcPr>
          <w:p w14:paraId="007C42C2"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3A19B65D"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417C54E5" w14:textId="77777777" w:rsidTr="004B74A6">
        <w:trPr>
          <w:tblCellSpacing w:w="15" w:type="dxa"/>
        </w:trPr>
        <w:tc>
          <w:tcPr>
            <w:tcW w:w="0" w:type="auto"/>
            <w:vAlign w:val="center"/>
            <w:hideMark/>
          </w:tcPr>
          <w:p w14:paraId="4E9A80E9"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8504DA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0.3376</w:t>
            </w:r>
          </w:p>
        </w:tc>
        <w:tc>
          <w:tcPr>
            <w:tcW w:w="0" w:type="auto"/>
            <w:vAlign w:val="center"/>
            <w:hideMark/>
          </w:tcPr>
          <w:p w14:paraId="5BBECAF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14:paraId="4F9E0B33" w14:textId="77777777" w:rsidTr="004B74A6">
        <w:trPr>
          <w:tblCellSpacing w:w="15" w:type="dxa"/>
        </w:trPr>
        <w:tc>
          <w:tcPr>
            <w:tcW w:w="0" w:type="auto"/>
            <w:vAlign w:val="center"/>
            <w:hideMark/>
          </w:tcPr>
          <w:p w14:paraId="59D1AAC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5B90BEF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14:paraId="5AFA4E6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14:paraId="02AC6052" w14:textId="77777777" w:rsidTr="004B74A6">
        <w:trPr>
          <w:tblCellSpacing w:w="15" w:type="dxa"/>
        </w:trPr>
        <w:tc>
          <w:tcPr>
            <w:tcW w:w="0" w:type="auto"/>
            <w:vAlign w:val="center"/>
            <w:hideMark/>
          </w:tcPr>
          <w:p w14:paraId="7D20783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61AFF9BE"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14:paraId="370CD74C" w14:textId="77777777" w:rsidR="00065F25" w:rsidRPr="005D1CE5" w:rsidRDefault="00065F25" w:rsidP="0097324E">
            <w:pPr>
              <w:jc w:val="both"/>
              <w:rPr>
                <w:rFonts w:ascii="Arial" w:hAnsi="Arial" w:cs="Arial"/>
                <w:b/>
                <w:bCs/>
                <w:sz w:val="20"/>
                <w:szCs w:val="20"/>
                <w:rPrChange w:id="379" w:author="Giannis mougios" w:date="2025-08-30T14:14:00Z">
                  <w:rPr>
                    <w:rFonts w:ascii="Arial" w:hAnsi="Arial" w:cs="Arial"/>
                    <w:sz w:val="20"/>
                    <w:szCs w:val="20"/>
                  </w:rPr>
                </w:rPrChange>
              </w:rPr>
            </w:pPr>
            <w:r w:rsidRPr="005D1CE5">
              <w:rPr>
                <w:rFonts w:ascii="Arial" w:hAnsi="Arial" w:cs="Arial"/>
                <w:b/>
                <w:bCs/>
                <w:sz w:val="20"/>
                <w:szCs w:val="20"/>
                <w:lang w:val="el-GR"/>
                <w:rPrChange w:id="380" w:author="Giannis mougios" w:date="2025-08-30T14:14:00Z">
                  <w:rPr>
                    <w:rFonts w:ascii="Arial" w:hAnsi="Arial" w:cs="Arial"/>
                    <w:sz w:val="20"/>
                    <w:szCs w:val="20"/>
                    <w:lang w:val="el-GR"/>
                  </w:rPr>
                </w:rPrChange>
              </w:rPr>
              <w:t>62.26</w:t>
            </w:r>
            <w:r w:rsidRPr="005D1CE5">
              <w:rPr>
                <w:rFonts w:ascii="Arial" w:hAnsi="Arial" w:cs="Arial"/>
                <w:b/>
                <w:bCs/>
                <w:sz w:val="20"/>
                <w:szCs w:val="20"/>
                <w:rPrChange w:id="381" w:author="Giannis mougios" w:date="2025-08-30T14:14:00Z">
                  <w:rPr>
                    <w:rFonts w:ascii="Arial" w:hAnsi="Arial" w:cs="Arial"/>
                    <w:sz w:val="20"/>
                    <w:szCs w:val="20"/>
                  </w:rPr>
                </w:rPrChange>
              </w:rPr>
              <w:t>%</w:t>
            </w:r>
          </w:p>
        </w:tc>
      </w:tr>
      <w:tr w:rsidR="00065F25" w:rsidRPr="00065F25" w14:paraId="71E997A0" w14:textId="77777777" w:rsidTr="004B74A6">
        <w:trPr>
          <w:tblCellSpacing w:w="15" w:type="dxa"/>
        </w:trPr>
        <w:tc>
          <w:tcPr>
            <w:tcW w:w="0" w:type="auto"/>
            <w:vAlign w:val="center"/>
            <w:hideMark/>
          </w:tcPr>
          <w:p w14:paraId="29F7D7D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242154B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14:paraId="2DBACA24"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14:paraId="6153BDBA" w14:textId="77777777" w:rsidTr="004B74A6">
        <w:trPr>
          <w:tblCellSpacing w:w="15" w:type="dxa"/>
        </w:trPr>
        <w:tc>
          <w:tcPr>
            <w:tcW w:w="0" w:type="auto"/>
            <w:vAlign w:val="center"/>
            <w:hideMark/>
          </w:tcPr>
          <w:p w14:paraId="296AB91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7E4B1A17"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14:paraId="2234DECA" w14:textId="77777777" w:rsidR="00065F25" w:rsidRPr="00065F25" w:rsidRDefault="00065F25" w:rsidP="0048718C">
            <w:pPr>
              <w:keepNext/>
              <w:jc w:val="both"/>
              <w:rPr>
                <w:rFonts w:ascii="Arial" w:hAnsi="Arial" w:cs="Arial"/>
                <w:sz w:val="20"/>
                <w:szCs w:val="20"/>
                <w:lang w:val="el-GR"/>
              </w:rPr>
              <w:pPrChange w:id="382" w:author="Giannis mougios" w:date="2025-08-30T14:19:00Z">
                <w:pPr>
                  <w:jc w:val="both"/>
                </w:pPr>
              </w:pPrChange>
            </w:pPr>
            <w:r w:rsidRPr="00065F25">
              <w:rPr>
                <w:rFonts w:ascii="Arial" w:hAnsi="Arial" w:cs="Arial"/>
                <w:sz w:val="20"/>
                <w:szCs w:val="20"/>
              </w:rPr>
              <w:t>0.5</w:t>
            </w:r>
            <w:r w:rsidRPr="00065F25">
              <w:rPr>
                <w:rFonts w:ascii="Arial" w:hAnsi="Arial" w:cs="Arial"/>
                <w:sz w:val="20"/>
                <w:szCs w:val="20"/>
                <w:lang w:val="el-GR"/>
              </w:rPr>
              <w:t>507</w:t>
            </w:r>
          </w:p>
        </w:tc>
      </w:tr>
    </w:tbl>
    <w:p w14:paraId="55AC8DAB" w14:textId="3B0ED234" w:rsidR="004D1B67" w:rsidRPr="0048718C" w:rsidRDefault="0048718C" w:rsidP="00B9087A">
      <w:pPr>
        <w:pStyle w:val="Caption"/>
        <w:spacing w:after="120"/>
        <w:rPr>
          <w:ins w:id="383" w:author="Gregory Koronakos" w:date="2025-08-28T20:56:00Z"/>
          <w:rFonts w:ascii="Arial" w:hAnsi="Arial" w:cs="Arial"/>
          <w:b/>
          <w:bCs/>
          <w:i w:val="0"/>
          <w:iCs w:val="0"/>
          <w:color w:val="auto"/>
          <w:sz w:val="20"/>
          <w:szCs w:val="20"/>
          <w:lang w:val="el-GR"/>
          <w:rPrChange w:id="384" w:author="Giannis mougios" w:date="2025-08-30T14:19:00Z">
            <w:rPr>
              <w:ins w:id="385" w:author="Gregory Koronakos" w:date="2025-08-28T20:56:00Z"/>
              <w:rFonts w:ascii="Arial" w:hAnsi="Arial" w:cs="Arial"/>
              <w:sz w:val="20"/>
              <w:szCs w:val="20"/>
              <w:lang w:val="el-GR"/>
            </w:rPr>
          </w:rPrChange>
        </w:rPr>
        <w:pPrChange w:id="386" w:author="Giannis mougios" w:date="2025-08-30T14:20:00Z">
          <w:pPr>
            <w:spacing w:after="60"/>
            <w:jc w:val="both"/>
          </w:pPr>
        </w:pPrChange>
      </w:pPr>
      <w:ins w:id="387" w:author="Giannis mougios" w:date="2025-08-30T14:19:00Z">
        <w:r w:rsidRPr="0048718C">
          <w:rPr>
            <w:rFonts w:ascii="Arial" w:hAnsi="Arial" w:cs="Arial"/>
            <w:b/>
            <w:bCs/>
            <w:i w:val="0"/>
            <w:iCs w:val="0"/>
            <w:color w:val="auto"/>
            <w:lang w:val="el-GR"/>
            <w:rPrChange w:id="388" w:author="Giannis mougios" w:date="2025-08-30T14:19:00Z">
              <w:rPr/>
            </w:rPrChange>
          </w:rPr>
          <w:t>Πίνακας 4.5</w:t>
        </w:r>
        <w:r w:rsidRPr="0048718C">
          <w:rPr>
            <w:rFonts w:ascii="Arial" w:hAnsi="Arial" w:cs="Arial"/>
            <w:b/>
            <w:bCs/>
            <w:i w:val="0"/>
            <w:iCs w:val="0"/>
            <w:color w:val="auto"/>
            <w:lang w:val="el-GR"/>
            <w:rPrChange w:id="389" w:author="Giannis mougios" w:date="2025-08-30T14:19:00Z">
              <w:rPr/>
            </w:rPrChange>
          </w:rPr>
          <w:t>:</w:t>
        </w:r>
        <w:r w:rsidRPr="0048718C">
          <w:rPr>
            <w:rFonts w:ascii="Arial" w:hAnsi="Arial" w:cs="Arial"/>
            <w:b/>
            <w:bCs/>
            <w:i w:val="0"/>
            <w:iCs w:val="0"/>
            <w:color w:val="auto"/>
            <w:lang w:val="el-GR"/>
            <w:rPrChange w:id="390" w:author="Giannis mougios" w:date="2025-08-30T14:19:00Z">
              <w:rPr>
                <w:lang w:val="el-GR"/>
              </w:rPr>
            </w:rPrChange>
          </w:rPr>
          <w:t xml:space="preserve"> Μέτρα απόδοσης με συνάρτηση κόστους </w:t>
        </w:r>
        <w:r w:rsidRPr="0048718C">
          <w:rPr>
            <w:rFonts w:ascii="Arial" w:hAnsi="Arial" w:cs="Arial"/>
            <w:b/>
            <w:bCs/>
            <w:i w:val="0"/>
            <w:iCs w:val="0"/>
            <w:color w:val="auto"/>
            <w:rPrChange w:id="391" w:author="Giannis mougios" w:date="2025-08-30T14:19:00Z">
              <w:rPr/>
            </w:rPrChange>
          </w:rPr>
          <w:t>BCEWithLogitsLoss</w:t>
        </w:r>
      </w:ins>
    </w:p>
    <w:p w14:paraId="64A27A4F" w14:textId="561E7E57" w:rsidR="005C07DF" w:rsidRDefault="00065F25" w:rsidP="0097324E">
      <w:pPr>
        <w:spacing w:after="60"/>
        <w:jc w:val="both"/>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5D1CE5">
        <w:rPr>
          <w:rFonts w:ascii="Arial" w:hAnsi="Arial" w:cs="Arial"/>
          <w:b/>
          <w:bCs/>
          <w:sz w:val="20"/>
          <w:szCs w:val="20"/>
          <w:lang w:val="el-GR"/>
          <w:rPrChange w:id="392" w:author="Giannis mougios" w:date="2025-08-30T14:13:00Z">
            <w:rPr>
              <w:rFonts w:ascii="Arial" w:hAnsi="Arial" w:cs="Arial"/>
              <w:sz w:val="20"/>
              <w:szCs w:val="20"/>
              <w:lang w:val="el-GR"/>
            </w:rPr>
          </w:rPrChange>
        </w:rPr>
        <w:t>ανάκληση</w:t>
      </w:r>
      <w:r w:rsidRPr="005D1CE5">
        <w:rPr>
          <w:rFonts w:ascii="Arial" w:hAnsi="Arial" w:cs="Arial"/>
          <w:b/>
          <w:bCs/>
          <w:sz w:val="20"/>
          <w:szCs w:val="20"/>
          <w:rPrChange w:id="393" w:author="Giannis mougios" w:date="2025-08-30T14:13:00Z">
            <w:rPr>
              <w:rFonts w:ascii="Arial" w:hAnsi="Arial" w:cs="Arial"/>
              <w:sz w:val="20"/>
              <w:szCs w:val="20"/>
            </w:rPr>
          </w:rPrChange>
        </w:rPr>
        <w:t> </w:t>
      </w:r>
      <w:r w:rsidRPr="00065F25">
        <w:rPr>
          <w:rFonts w:ascii="Arial" w:hAnsi="Arial" w:cs="Arial"/>
          <w:sz w:val="20"/>
          <w:szCs w:val="20"/>
          <w:lang w:val="el-GR"/>
        </w:rPr>
        <w:t>και η</w:t>
      </w:r>
      <w:r w:rsidRPr="00065F25">
        <w:rPr>
          <w:rFonts w:ascii="Arial" w:hAnsi="Arial" w:cs="Arial"/>
          <w:sz w:val="20"/>
          <w:szCs w:val="20"/>
        </w:rPr>
        <w:t> </w:t>
      </w:r>
      <w:r w:rsidRPr="005D1CE5">
        <w:rPr>
          <w:rFonts w:ascii="Arial" w:hAnsi="Arial" w:cs="Arial"/>
          <w:b/>
          <w:bCs/>
          <w:sz w:val="20"/>
          <w:szCs w:val="20"/>
          <w:rPrChange w:id="394" w:author="Giannis mougios" w:date="2025-08-30T14:14:00Z">
            <w:rPr>
              <w:rFonts w:ascii="Arial" w:hAnsi="Arial" w:cs="Arial"/>
              <w:sz w:val="20"/>
              <w:szCs w:val="20"/>
            </w:rPr>
          </w:rPrChange>
        </w:rPr>
        <w:t>PR</w:t>
      </w:r>
      <w:r w:rsidRPr="005D1CE5">
        <w:rPr>
          <w:rFonts w:ascii="Arial" w:hAnsi="Arial" w:cs="Arial"/>
          <w:b/>
          <w:bCs/>
          <w:sz w:val="20"/>
          <w:szCs w:val="20"/>
          <w:lang w:val="el-GR"/>
          <w:rPrChange w:id="395" w:author="Giannis mougios" w:date="2025-08-30T14:14:00Z">
            <w:rPr>
              <w:rFonts w:ascii="Arial" w:hAnsi="Arial" w:cs="Arial"/>
              <w:sz w:val="20"/>
              <w:szCs w:val="20"/>
              <w:lang w:val="el-GR"/>
            </w:rPr>
          </w:rPrChange>
        </w:rPr>
        <w:t>-</w:t>
      </w:r>
      <w:r w:rsidRPr="005D1CE5">
        <w:rPr>
          <w:rFonts w:ascii="Arial" w:hAnsi="Arial" w:cs="Arial"/>
          <w:b/>
          <w:bCs/>
          <w:sz w:val="20"/>
          <w:szCs w:val="20"/>
          <w:rPrChange w:id="396" w:author="Giannis mougios" w:date="2025-08-30T14:14:00Z">
            <w:rPr>
              <w:rFonts w:ascii="Arial" w:hAnsi="Arial" w:cs="Arial"/>
              <w:sz w:val="20"/>
              <w:szCs w:val="20"/>
            </w:rPr>
          </w:rPrChange>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w:t>
      </w:r>
      <w:ins w:id="397" w:author="Giannis mougios" w:date="2025-08-29T23:12:00Z">
        <w:r w:rsidR="00023C17" w:rsidRPr="00023C17">
          <w:rPr>
            <w:rFonts w:ascii="Arial" w:hAnsi="Arial" w:cs="Arial"/>
            <w:sz w:val="20"/>
            <w:szCs w:val="20"/>
            <w:lang w:val="el-GR"/>
          </w:rPr>
          <w:t xml:space="preserve">Αξίζει να σημειωθεί ότι αλλαγές σε άλλες υπερπαραμέτρους — όπως ο ρυθμός μάθησης, ο βελτιστοποιητής ή το μέγεθος παρτίδας — δεν παρουσίασαν σημαντική διαφοροποίηση στα αποτελέσματα. Τέλος, λαμβάνοντας υπόψη την περιορισμένη δυνατότητα πειραματισμού τόσο με την αρχιτεκτονική του μοντέλου όσο και με τις παραμέτρους εκπαίδευσης, τα αποτελέσματα κρίνονται ενθαρρυντικά και δικαιολογούν τη συνέχιση της παρούσας προσέγγισης για την επίλυση του </w:t>
        </w:r>
        <w:r w:rsidR="00023C17" w:rsidRPr="00023C17">
          <w:rPr>
            <w:rFonts w:ascii="Arial" w:hAnsi="Arial" w:cs="Arial"/>
            <w:sz w:val="20"/>
            <w:szCs w:val="20"/>
          </w:rPr>
          <w:t>TSP</w:t>
        </w:r>
        <w:r w:rsidR="00023C17" w:rsidRPr="00023C17">
          <w:rPr>
            <w:rFonts w:ascii="Arial" w:hAnsi="Arial" w:cs="Arial"/>
            <w:sz w:val="20"/>
            <w:szCs w:val="20"/>
            <w:lang w:val="el-GR"/>
          </w:rPr>
          <w:t>.</w:t>
        </w:r>
      </w:ins>
      <w:del w:id="398" w:author="Giannis mougios" w:date="2025-08-29T23:12:00Z">
        <w:r w:rsidRPr="00065F25" w:rsidDel="00023C17">
          <w:rPr>
            <w:rFonts w:ascii="Arial" w:hAnsi="Arial" w:cs="Arial"/>
            <w:sz w:val="20"/>
            <w:szCs w:val="20"/>
            <w:lang w:val="el-GR"/>
          </w:rPr>
          <w:delText>Αξίζει να σημειωθεί ότι αλλαγές σε άλλες υπερπαραμέτρους</w:delText>
        </w:r>
        <w:r w:rsidR="00D0299F" w:rsidDel="00023C17">
          <w:rPr>
            <w:rFonts w:ascii="Arial" w:hAnsi="Arial" w:cs="Arial"/>
            <w:sz w:val="20"/>
            <w:szCs w:val="20"/>
            <w:lang w:val="el-GR"/>
          </w:rPr>
          <w:delText>.</w:delText>
        </w:r>
      </w:del>
    </w:p>
    <w:p w14:paraId="483B1E90" w14:textId="77777777" w:rsidR="00D0299F" w:rsidRPr="00D0299F" w:rsidRDefault="00D0299F" w:rsidP="0097324E">
      <w:pPr>
        <w:spacing w:before="360" w:after="120"/>
        <w:jc w:val="both"/>
        <w:rPr>
          <w:rFonts w:ascii="Arial Black" w:hAnsi="Arial Black" w:cs="Arial"/>
          <w:sz w:val="22"/>
          <w:szCs w:val="22"/>
          <w:lang w:val="el-GR"/>
        </w:rPr>
      </w:pPr>
      <w:r w:rsidRPr="00D0299F">
        <w:rPr>
          <w:rFonts w:ascii="Arial Black" w:hAnsi="Arial Black" w:cs="Arial"/>
          <w:sz w:val="22"/>
          <w:szCs w:val="22"/>
          <w:lang w:val="el-GR"/>
        </w:rPr>
        <w:t>4.4 Αξιολόγηση απόδοσης στο σύνολο ελέγχου</w:t>
      </w:r>
    </w:p>
    <w:p w14:paraId="1F104970"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lastRenderedPageBreak/>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14:paraId="4EDE2055"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14:paraId="3A8B4421" w14:textId="77777777" w:rsidR="00BC3C6A" w:rsidRDefault="00BC3C6A" w:rsidP="00BC3C6A">
      <w:pPr>
        <w:keepNext/>
      </w:pPr>
      <w:r w:rsidRPr="0083456F">
        <w:rPr>
          <w:noProof/>
          <w:color w:val="000000"/>
        </w:rPr>
        <w:drawing>
          <wp:inline distT="0" distB="0" distL="0" distR="0" wp14:anchorId="1E5FD488" wp14:editId="5D692445">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5"/>
                    <a:stretch>
                      <a:fillRect/>
                    </a:stretch>
                  </pic:blipFill>
                  <pic:spPr>
                    <a:xfrm>
                      <a:off x="0" y="0"/>
                      <a:ext cx="5725160" cy="2295728"/>
                    </a:xfrm>
                    <a:prstGeom prst="rect">
                      <a:avLst/>
                    </a:prstGeom>
                  </pic:spPr>
                </pic:pic>
              </a:graphicData>
            </a:graphic>
          </wp:inline>
        </w:drawing>
      </w:r>
    </w:p>
    <w:p w14:paraId="0BC18B5F" w14:textId="77777777" w:rsidR="00D0299F" w:rsidRDefault="00BC3C6A" w:rsidP="0097324E">
      <w:pPr>
        <w:pStyle w:val="Caption"/>
        <w:jc w:val="both"/>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14:paraId="1B0C65C6"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14:paraId="45A9217D"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14:paraId="047699F9"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14:paraId="54FD859A"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14:paraId="1CFB3BDD" w14:textId="77777777" w:rsidR="006E4779" w:rsidRDefault="006E4779" w:rsidP="006E4779">
      <w:pPr>
        <w:keepNext/>
      </w:pPr>
      <w:r w:rsidRPr="0083456F">
        <w:rPr>
          <w:noProof/>
          <w:color w:val="000000"/>
          <w:lang w:val="el-GR"/>
        </w:rPr>
        <w:lastRenderedPageBreak/>
        <w:drawing>
          <wp:inline distT="0" distB="0" distL="0" distR="0" wp14:anchorId="25A1541E" wp14:editId="3924CFB3">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6"/>
                    <a:stretch>
                      <a:fillRect/>
                    </a:stretch>
                  </pic:blipFill>
                  <pic:spPr>
                    <a:xfrm>
                      <a:off x="0" y="0"/>
                      <a:ext cx="5727700" cy="3420110"/>
                    </a:xfrm>
                    <a:prstGeom prst="rect">
                      <a:avLst/>
                    </a:prstGeom>
                  </pic:spPr>
                </pic:pic>
              </a:graphicData>
            </a:graphic>
          </wp:inline>
        </w:drawing>
      </w:r>
    </w:p>
    <w:p w14:paraId="6D345BBC" w14:textId="77777777" w:rsidR="006E4779" w:rsidRDefault="006E4779" w:rsidP="0097324E">
      <w:pPr>
        <w:pStyle w:val="Caption"/>
        <w:jc w:val="both"/>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14:paraId="0CB01BF5"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14:paraId="5B2D45C4"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14:paraId="72DA602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14:paraId="3EA75384"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rPr>
      </w:pPr>
      <w:r w:rsidRPr="006E4779">
        <w:rPr>
          <w:rFonts w:ascii="Arial" w:hAnsi="Arial" w:cs="Arial"/>
          <w:sz w:val="20"/>
          <w:szCs w:val="20"/>
        </w:rPr>
        <w:t>Δοκιμή διαφορετικών αρχιτεκτονικών GNN</w:t>
      </w:r>
    </w:p>
    <w:p w14:paraId="343BD45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14:paraId="764D9180" w14:textId="77777777" w:rsidR="009A136B" w:rsidRPr="009A136B" w:rsidRDefault="009A136B" w:rsidP="0097324E">
      <w:pPr>
        <w:spacing w:before="360" w:after="120"/>
        <w:jc w:val="both"/>
        <w:rPr>
          <w:rFonts w:ascii="Arial Black" w:hAnsi="Arial Black"/>
          <w:lang w:val="el-GR"/>
        </w:rPr>
      </w:pPr>
      <w:r w:rsidRPr="009A136B">
        <w:rPr>
          <w:rFonts w:ascii="Arial Black" w:hAnsi="Arial Black"/>
          <w:lang w:val="el-GR"/>
        </w:rPr>
        <w:t>4.5 Συμπεράσματα</w:t>
      </w:r>
    </w:p>
    <w:p w14:paraId="18D3C66D"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14:paraId="0F6FFEDF"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w:t>
      </w:r>
      <w:r w:rsidRPr="009A136B">
        <w:rPr>
          <w:rFonts w:ascii="Arial" w:hAnsi="Arial" w:cs="Arial"/>
          <w:sz w:val="20"/>
          <w:szCs w:val="20"/>
          <w:lang w:val="el-GR"/>
        </w:rPr>
        <w:lastRenderedPageBreak/>
        <w:t xml:space="preserve">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14:paraId="56915820"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14:paraId="20EE966C"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14:paraId="7C0D7C0E" w14:textId="77777777" w:rsidR="009A136B" w:rsidRPr="009A136B" w:rsidRDefault="009A136B" w:rsidP="0097324E">
      <w:pPr>
        <w:numPr>
          <w:ilvl w:val="0"/>
          <w:numId w:val="48"/>
        </w:numPr>
        <w:spacing w:afterLines="60" w:after="144"/>
        <w:jc w:val="both"/>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14:paraId="2C5D2896" w14:textId="77777777" w:rsidR="009A136B" w:rsidRPr="009A136B" w:rsidRDefault="009A136B" w:rsidP="0097324E">
      <w:pPr>
        <w:numPr>
          <w:ilvl w:val="0"/>
          <w:numId w:val="48"/>
        </w:numPr>
        <w:spacing w:after="60"/>
        <w:jc w:val="both"/>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14:paraId="0CEAD3F1"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Μελλοντικές Κατευθύνσεις</w:t>
      </w:r>
    </w:p>
    <w:p w14:paraId="27D18909" w14:textId="77777777" w:rsidR="009A136B" w:rsidRPr="009A136B" w:rsidRDefault="009A136B" w:rsidP="0097324E">
      <w:pPr>
        <w:jc w:val="both"/>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14:paraId="2C82F8D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14:paraId="3791DA8D"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14:paraId="717A29C3"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14:paraId="76A1162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14:paraId="1CDC8B66"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14:paraId="53DC93CE" w14:textId="77777777" w:rsidR="006E4779" w:rsidRPr="00004E33"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lastRenderedPageBreak/>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14:paraId="501F382D" w14:textId="77777777" w:rsidR="00004E33" w:rsidRPr="00004E33" w:rsidRDefault="00004E33" w:rsidP="0097324E">
      <w:pPr>
        <w:spacing w:before="360" w:after="120"/>
        <w:jc w:val="both"/>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14:paraId="58BAF73B" w14:textId="77777777" w:rsidR="00004E33" w:rsidRPr="00004E33" w:rsidRDefault="00004E33" w:rsidP="0097324E">
      <w:pPr>
        <w:spacing w:after="60"/>
        <w:jc w:val="both"/>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14:paraId="17AB66F5"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14:paraId="25997449"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14:paraId="0B0EDF9A"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14:paraId="54A4CA92" w14:textId="77777777" w:rsidR="00004E33" w:rsidRPr="00004E33" w:rsidRDefault="00004E33" w:rsidP="0097324E">
      <w:pPr>
        <w:spacing w:after="60"/>
        <w:jc w:val="both"/>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7" w:tgtFrame="_new" w:history="1">
        <w:r w:rsidRPr="00004E33">
          <w:rPr>
            <w:rStyle w:val="Hyperlink"/>
            <w:rFonts w:ascii="Arial" w:hAnsi="Arial" w:cs="Arial"/>
            <w:sz w:val="20"/>
            <w:szCs w:val="20"/>
          </w:rPr>
          <w:t>https://web.archive.org/web/20150923214803/http://www.diku.dk/OLD/undervisning/2003e/datV-optimer/JensClausenNoter.pdf</w:t>
        </w:r>
      </w:hyperlink>
    </w:p>
    <w:p w14:paraId="50FC22A6" w14:textId="77777777" w:rsidR="00004E33" w:rsidRPr="00004E33" w:rsidRDefault="00004E33" w:rsidP="0097324E">
      <w:pPr>
        <w:spacing w:after="60"/>
        <w:jc w:val="both"/>
        <w:rPr>
          <w:rFonts w:ascii="Arial" w:hAnsi="Arial" w:cs="Arial"/>
          <w:sz w:val="20"/>
          <w:szCs w:val="20"/>
        </w:rPr>
      </w:pPr>
      <w:r w:rsidRPr="00004E33">
        <w:rPr>
          <w:rFonts w:ascii="Arial" w:hAnsi="Arial" w:cs="Arial"/>
          <w:bCs/>
          <w:sz w:val="20"/>
          <w:szCs w:val="20"/>
        </w:rPr>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14:paraId="73CA0B73"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14:paraId="2926301E"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14:paraId="3910B3C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14:paraId="50CCF08B"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14:paraId="6134E0E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14:paraId="44A41684" w14:textId="77777777" w:rsidR="00004E33" w:rsidRDefault="00004E33" w:rsidP="006E4779">
      <w:pPr>
        <w:rPr>
          <w:lang w:val="el-GR"/>
        </w:rPr>
      </w:pPr>
    </w:p>
    <w:p w14:paraId="6600ACAE" w14:textId="77777777" w:rsidR="009A136B" w:rsidRPr="005B3AD0" w:rsidRDefault="009A136B" w:rsidP="006E4779">
      <w:pPr>
        <w:rPr>
          <w:lang w:val="el-GR"/>
        </w:rPr>
      </w:pPr>
    </w:p>
    <w:sectPr w:rsidR="009A136B" w:rsidRPr="005B3AD0" w:rsidSect="00EE1D36">
      <w:headerReference w:type="default" r:id="rId28"/>
      <w:footerReference w:type="even" r:id="rId29"/>
      <w:footerReference w:type="default" r:id="rId30"/>
      <w:pgSz w:w="11900" w:h="16840"/>
      <w:pgMar w:top="1701" w:right="1701" w:bottom="1701" w:left="1701" w:header="1418" w:footer="141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Gregory Koronakos" w:date="2025-08-28T18:18:00Z" w:initials="GK">
    <w:p w14:paraId="1CBBFFF3" w14:textId="77777777" w:rsidR="00BF7CD0" w:rsidRPr="00EE1D36" w:rsidRDefault="00BF7CD0" w:rsidP="00BF7CD0">
      <w:pPr>
        <w:pStyle w:val="CommentText"/>
        <w:rPr>
          <w:lang w:val="el-GR"/>
        </w:rPr>
      </w:pPr>
      <w:r>
        <w:rPr>
          <w:rStyle w:val="CommentReference"/>
        </w:rPr>
        <w:annotationRef/>
      </w:r>
      <w:r w:rsidRPr="00EE1D36">
        <w:rPr>
          <w:lang w:val="el-GR"/>
        </w:rPr>
        <w:t xml:space="preserve">Αυτό δεν βγάζει νόημα. Ακέραιες τιμές στη βέλτιστη λύση εξασφαλίζονται είτε δηλώνοντας   στον </w:t>
      </w:r>
      <w:r>
        <w:t>solver</w:t>
      </w:r>
      <w:r w:rsidRPr="00EE1D36">
        <w:rPr>
          <w:lang w:val="el-GR"/>
        </w:rPr>
        <w:t xml:space="preserve"> τις μεταβλητές ως ακέραιες είτε επειδή το αριστερό και το δεξί μέρος των περιορισμών έχουν συγκεκριμένες ιδιότητες, που οδηγούν σε ακέραια λύση και χωρίς να δηλωθούν ακέραιες μεταβλητές (</w:t>
      </w:r>
      <w:proofErr w:type="spellStart"/>
      <w:r w:rsidRPr="00EE1D36">
        <w:rPr>
          <w:lang w:val="el-GR"/>
        </w:rPr>
        <w:t>δλδ</w:t>
      </w:r>
      <w:proofErr w:type="spellEnd"/>
      <w:r w:rsidRPr="00EE1D36">
        <w:rPr>
          <w:lang w:val="el-GR"/>
        </w:rPr>
        <w:t xml:space="preserve"> ακέραια </w:t>
      </w:r>
      <w:proofErr w:type="spellStart"/>
      <w:r w:rsidRPr="00EE1D36">
        <w:rPr>
          <w:lang w:val="el-GR"/>
        </w:rPr>
        <w:t>βέλτ</w:t>
      </w:r>
      <w:proofErr w:type="spellEnd"/>
      <w:r w:rsidRPr="00EE1D36">
        <w:rPr>
          <w:lang w:val="el-GR"/>
        </w:rPr>
        <w:t xml:space="preserve">. λύση μέσω </w:t>
      </w:r>
      <w:r>
        <w:t>Simplex</w:t>
      </w:r>
      <w:r w:rsidRPr="00EE1D36">
        <w:rPr>
          <w:lang w:val="el-GR"/>
        </w:rPr>
        <w:t xml:space="preserve">, το μεταχειρίζεσαι ως γραμμ. </w:t>
      </w:r>
      <w:proofErr w:type="spellStart"/>
      <w:r w:rsidRPr="00EE1D36">
        <w:rPr>
          <w:lang w:val="el-GR"/>
        </w:rPr>
        <w:t>προγ</w:t>
      </w:r>
      <w:proofErr w:type="spellEnd"/>
      <w:r w:rsidRPr="00EE1D36">
        <w:rPr>
          <w:lang w:val="el-GR"/>
        </w:rPr>
        <w:t>. )</w:t>
      </w:r>
    </w:p>
  </w:comment>
  <w:comment w:id="171" w:author="Gregory Koronakos" w:date="2025-08-28T20:52:00Z" w:initials="GK">
    <w:p w14:paraId="7AD8D19A" w14:textId="77777777" w:rsidR="004D1B67" w:rsidRPr="00EE1D36" w:rsidRDefault="004D1B67" w:rsidP="004D1B67">
      <w:pPr>
        <w:pStyle w:val="CommentText"/>
        <w:rPr>
          <w:lang w:val="el-GR"/>
        </w:rPr>
      </w:pPr>
      <w:r>
        <w:rPr>
          <w:rStyle w:val="CommentReference"/>
        </w:rPr>
        <w:annotationRef/>
      </w:r>
      <w:r w:rsidRPr="00EE1D36">
        <w:rPr>
          <w:lang w:val="el-GR"/>
        </w:rPr>
        <w:t xml:space="preserve">Γίνεται να πει εικόνα με το </w:t>
      </w:r>
      <w:proofErr w:type="spellStart"/>
      <w:r w:rsidRPr="00EE1D36">
        <w:rPr>
          <w:lang w:val="el-GR"/>
        </w:rPr>
        <w:t>Νευρ</w:t>
      </w:r>
      <w:proofErr w:type="spellEnd"/>
      <w:r w:rsidRPr="00EE1D36">
        <w:rPr>
          <w:lang w:val="el-GR"/>
        </w:rPr>
        <w:t xml:space="preserve">. Δίκτυο και ο κώδικας να μεταφερθεί στο </w:t>
      </w:r>
      <w:r>
        <w:t>Appendix</w:t>
      </w:r>
      <w:r w:rsidRPr="00EE1D36">
        <w:rPr>
          <w:lang w:val="el-GR"/>
        </w:rPr>
        <w:t>;</w:t>
      </w:r>
    </w:p>
  </w:comment>
  <w:comment w:id="172" w:author="Giannis mougios" w:date="2025-08-30T12:24:00Z" w:initials="Gm">
    <w:p w14:paraId="6A843DEF" w14:textId="7620D317" w:rsidR="006E0E57" w:rsidRPr="006E0E57" w:rsidRDefault="006E0E57">
      <w:pPr>
        <w:pStyle w:val="CommentText"/>
        <w:rPr>
          <w:lang w:val="el-GR"/>
        </w:rPr>
      </w:pPr>
      <w:r>
        <w:rPr>
          <w:rStyle w:val="CommentReference"/>
        </w:rPr>
        <w:annotationRef/>
      </w:r>
      <w:r>
        <w:rPr>
          <w:lang w:val="el-GR"/>
        </w:rPr>
        <w:t>Η εικόνα δεν είναι ο κώδικας για την δημιουργία του νευρωνικού δικτύου. Είναι το πως αναπαριστά η p</w:t>
      </w:r>
      <w:proofErr w:type="spellStart"/>
      <w:r>
        <w:t>ython</w:t>
      </w:r>
      <w:proofErr w:type="spellEnd"/>
      <w:r w:rsidRPr="006E0E57">
        <w:rPr>
          <w:lang w:val="el-GR"/>
        </w:rPr>
        <w:t xml:space="preserve"> </w:t>
      </w:r>
      <w:r>
        <w:rPr>
          <w:lang w:val="el-GR"/>
        </w:rPr>
        <w:t>το νευρωνικό δίκτυο. Δηλαδή είναι το αποτέλεσμα της εντολής r</w:t>
      </w:r>
      <w:proofErr w:type="spellStart"/>
      <w:r>
        <w:t>epr</w:t>
      </w:r>
      <w:proofErr w:type="spellEnd"/>
      <w:r w:rsidRPr="006E0E57">
        <w:rPr>
          <w:lang w:val="el-GR"/>
        </w:rPr>
        <w:t>(</w:t>
      </w:r>
      <w:r>
        <w:rPr>
          <w:lang w:val="el-GR"/>
        </w:rPr>
        <w:t>TS</w:t>
      </w:r>
      <w:r>
        <w:t>PGNN</w:t>
      </w:r>
      <w:r w:rsidRPr="006E0E57">
        <w:rPr>
          <w:lang w:val="el-GR"/>
        </w:rPr>
        <w:t xml:space="preserve">) </w:t>
      </w:r>
      <w:r>
        <w:rPr>
          <w:lang w:val="el-GR"/>
        </w:rPr>
        <w:t>και δείχνει ποιες κλάσεις από το P</w:t>
      </w:r>
      <w:proofErr w:type="spellStart"/>
      <w:r>
        <w:t>ytorch</w:t>
      </w:r>
      <w:proofErr w:type="spellEnd"/>
      <w:r w:rsidRPr="006E0E57">
        <w:rPr>
          <w:lang w:val="el-GR"/>
        </w:rPr>
        <w:t xml:space="preserve"> </w:t>
      </w:r>
      <w:r>
        <w:t>Geometric</w:t>
      </w:r>
      <w:r w:rsidRPr="006E0E57">
        <w:rPr>
          <w:lang w:val="el-GR"/>
        </w:rPr>
        <w:t xml:space="preserve"> </w:t>
      </w:r>
      <w:r>
        <w:rPr>
          <w:lang w:val="el-GR"/>
        </w:rPr>
        <w:t>χρησιμοποι</w:t>
      </w:r>
      <w:r w:rsidR="00716093">
        <w:rPr>
          <w:lang w:val="el-GR"/>
        </w:rPr>
        <w:t>ή</w:t>
      </w:r>
      <w:r>
        <w:rPr>
          <w:lang w:val="el-GR"/>
        </w:rPr>
        <w:t xml:space="preserve">θηκαν για την υλοποίηση του. Έψαξα λίγο στο </w:t>
      </w:r>
      <w:proofErr w:type="spellStart"/>
      <w:r>
        <w:rPr>
          <w:lang w:val="el-GR"/>
        </w:rPr>
        <w:t>ιντερνετ</w:t>
      </w:r>
      <w:proofErr w:type="spellEnd"/>
      <w:r>
        <w:rPr>
          <w:lang w:val="el-GR"/>
        </w:rPr>
        <w:t xml:space="preserve"> για κάποια φωτογραφ</w:t>
      </w:r>
      <w:r w:rsidR="00716093">
        <w:rPr>
          <w:lang w:val="el-GR"/>
        </w:rPr>
        <w:t>ί</w:t>
      </w:r>
      <w:r>
        <w:rPr>
          <w:lang w:val="el-GR"/>
        </w:rPr>
        <w:t xml:space="preserve">α </w:t>
      </w:r>
      <w:proofErr w:type="spellStart"/>
      <w:r>
        <w:rPr>
          <w:lang w:val="el-GR"/>
        </w:rPr>
        <w:t>αλλα</w:t>
      </w:r>
      <w:proofErr w:type="spellEnd"/>
      <w:r>
        <w:rPr>
          <w:lang w:val="el-GR"/>
        </w:rPr>
        <w:t xml:space="preserve"> είναι δ</w:t>
      </w:r>
      <w:r w:rsidR="00716093">
        <w:rPr>
          <w:lang w:val="el-GR"/>
        </w:rPr>
        <w:t>ύ</w:t>
      </w:r>
      <w:r>
        <w:rPr>
          <w:lang w:val="el-GR"/>
        </w:rPr>
        <w:t>σκολο να αποτυπωθεί έναν κωδικοπο</w:t>
      </w:r>
      <w:r w:rsidR="00716093">
        <w:rPr>
          <w:lang w:val="el-GR"/>
        </w:rPr>
        <w:t>ι</w:t>
      </w:r>
      <w:r>
        <w:rPr>
          <w:lang w:val="el-GR"/>
        </w:rPr>
        <w:t>ητ</w:t>
      </w:r>
      <w:r w:rsidR="00716093">
        <w:rPr>
          <w:lang w:val="el-GR"/>
        </w:rPr>
        <w:t>ή</w:t>
      </w:r>
      <w:r>
        <w:rPr>
          <w:lang w:val="el-GR"/>
        </w:rPr>
        <w:t xml:space="preserve">ς </w:t>
      </w:r>
      <w:proofErr w:type="spellStart"/>
      <w:r>
        <w:rPr>
          <w:lang w:val="el-GR"/>
        </w:rPr>
        <w:t>π.χ</w:t>
      </w:r>
      <w:proofErr w:type="spellEnd"/>
      <w:r>
        <w:rPr>
          <w:lang w:val="el-GR"/>
        </w:rPr>
        <w:t xml:space="preserve"> </w:t>
      </w:r>
      <w:r w:rsidRPr="006E0E57">
        <w:rPr>
          <w:lang w:val="el-GR"/>
        </w:rPr>
        <w:t>τ</w:t>
      </w:r>
      <w:r>
        <w:rPr>
          <w:lang w:val="el-GR"/>
        </w:rPr>
        <w:t>ων ακμών</w:t>
      </w:r>
      <w:r w:rsidR="00716093">
        <w:rPr>
          <w:lang w:val="el-GR"/>
        </w:rPr>
        <w:t xml:space="preserve"> όπως επίσης είναι δύσκολο να αποτυπωθεί και το </w:t>
      </w:r>
      <w:proofErr w:type="spellStart"/>
      <w:r w:rsidR="00716093">
        <w:rPr>
          <w:lang w:val="el-GR"/>
        </w:rPr>
        <w:t>συνελικτικό</w:t>
      </w:r>
      <w:proofErr w:type="spellEnd"/>
      <w:r w:rsidR="00716093">
        <w:rPr>
          <w:lang w:val="el-GR"/>
        </w:rPr>
        <w:t xml:space="preserve"> επίπεδο. Αν θέλετε το βλέπουμε ξανά μαζί.</w:t>
      </w:r>
    </w:p>
  </w:comment>
  <w:comment w:id="345" w:author="Gregory Koronakos" w:date="2025-08-28T21:05:00Z" w:initials="GK">
    <w:p w14:paraId="4058F619" w14:textId="77777777" w:rsidR="006C0EAF" w:rsidRPr="00EE1D36" w:rsidRDefault="006C0EAF" w:rsidP="006C0EAF">
      <w:pPr>
        <w:pStyle w:val="CommentText"/>
        <w:rPr>
          <w:lang w:val="el-GR"/>
        </w:rPr>
      </w:pPr>
      <w:r>
        <w:rPr>
          <w:rStyle w:val="CommentReference"/>
        </w:rPr>
        <w:annotationRef/>
      </w:r>
      <w:r w:rsidRPr="00EE1D36">
        <w:rPr>
          <w:lang w:val="el-GR"/>
        </w:rPr>
        <w:t>Μια μικρή περιγραφή για το πως διαφοροποιούνται</w:t>
      </w:r>
    </w:p>
  </w:comment>
  <w:comment w:id="346" w:author="Giannis mougios" w:date="2025-08-29T23:09:00Z" w:initials="Gm">
    <w:p w14:paraId="3B5731B5" w14:textId="1B1ABA4F" w:rsidR="004E2585" w:rsidRDefault="004E258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BBFFF3" w15:done="0"/>
  <w15:commentEx w15:paraId="7AD8D19A" w15:done="0"/>
  <w15:commentEx w15:paraId="6A843DEF" w15:paraIdParent="7AD8D19A" w15:done="0"/>
  <w15:commentEx w15:paraId="4058F619" w15:done="0"/>
  <w15:commentEx w15:paraId="3B5731B5" w15:paraIdParent="4058F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224C74" w16cex:dateUtc="2025-08-28T15:18:00Z"/>
  <w16cex:commentExtensible w16cex:durableId="0F3D1C9E" w16cex:dateUtc="2025-08-28T17:52:00Z"/>
  <w16cex:commentExtensible w16cex:durableId="438A4630" w16cex:dateUtc="2025-08-30T09:24:00Z"/>
  <w16cex:commentExtensible w16cex:durableId="66CCC5D5" w16cex:dateUtc="2025-08-28T18:05:00Z"/>
  <w16cex:commentExtensible w16cex:durableId="6257100F" w16cex:dateUtc="2025-08-29T2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BBFFF3" w16cid:durableId="77224C74"/>
  <w16cid:commentId w16cid:paraId="7AD8D19A" w16cid:durableId="0F3D1C9E"/>
  <w16cid:commentId w16cid:paraId="6A843DEF" w16cid:durableId="438A4630"/>
  <w16cid:commentId w16cid:paraId="4058F619" w16cid:durableId="66CCC5D5"/>
  <w16cid:commentId w16cid:paraId="3B5731B5" w16cid:durableId="62571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8E02" w14:textId="77777777" w:rsidR="00876736" w:rsidRDefault="00876736" w:rsidP="00CA1DDE">
      <w:r>
        <w:separator/>
      </w:r>
    </w:p>
  </w:endnote>
  <w:endnote w:type="continuationSeparator" w:id="0">
    <w:p w14:paraId="3A0D346E" w14:textId="77777777" w:rsidR="00876736" w:rsidRDefault="00876736"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14:paraId="72A2FB78" w14:textId="77777777"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3103" w14:textId="77777777" w:rsidR="00CA1DDE" w:rsidRDefault="00CA1DDE" w:rsidP="00CA1DDE">
    <w:pPr>
      <w:pStyle w:val="Footer"/>
      <w:ind w:right="360"/>
    </w:pPr>
  </w:p>
  <w:p w14:paraId="29E33B33" w14:textId="77777777" w:rsidR="0013353F" w:rsidRDefault="0013353F"/>
  <w:p w14:paraId="0D62D7CA" w14:textId="77777777" w:rsidR="0013353F" w:rsidRDefault="0013353F"/>
  <w:p w14:paraId="23FD2611" w14:textId="77777777" w:rsidR="0013353F" w:rsidRDefault="0013353F"/>
  <w:p w14:paraId="41AA312B" w14:textId="77777777" w:rsidR="0013353F" w:rsidRDefault="0013353F"/>
  <w:p w14:paraId="392D140A" w14:textId="77777777" w:rsidR="0013353F" w:rsidRDefault="0013353F"/>
  <w:p w14:paraId="1166A02C" w14:textId="77777777" w:rsidR="0013353F" w:rsidRDefault="0013353F"/>
  <w:p w14:paraId="291B77FA" w14:textId="77777777" w:rsidR="0013353F" w:rsidRDefault="0013353F"/>
  <w:p w14:paraId="1DD669F2" w14:textId="77777777" w:rsidR="0013353F" w:rsidRDefault="0013353F"/>
  <w:p w14:paraId="45AB1E43" w14:textId="77777777" w:rsidR="0013353F" w:rsidRDefault="0013353F"/>
  <w:p w14:paraId="50B4D6C4" w14:textId="77777777" w:rsidR="0013353F" w:rsidRDefault="0013353F"/>
  <w:p w14:paraId="44A002A8" w14:textId="77777777" w:rsidR="00C04757" w:rsidRDefault="00C04757"/>
  <w:p w14:paraId="4992BE9F" w14:textId="77777777" w:rsidR="00C04757" w:rsidRDefault="00C04757"/>
  <w:p w14:paraId="1DA7C091" w14:textId="77777777" w:rsidR="00C04757" w:rsidRDefault="00C04757"/>
  <w:p w14:paraId="4793363E" w14:textId="77777777" w:rsidR="00C04757" w:rsidRDefault="00C04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FA74" w14:textId="77777777" w:rsidR="00EE1D36" w:rsidRPr="00EE1D36" w:rsidRDefault="00EE1D36" w:rsidP="00B40E9F">
    <w:pPr>
      <w:pStyle w:val="Footer"/>
      <w:ind w:right="360"/>
      <w:jc w:val="both"/>
      <w:rPr>
        <w:ins w:id="399" w:author="Giannis mougios" w:date="2025-08-29T21:27:00Z"/>
        <w:rFonts w:ascii="Arial" w:hAnsi="Arial" w:cs="Arial"/>
        <w:sz w:val="16"/>
        <w:szCs w:val="16"/>
        <w:lang w:val="el-GR"/>
      </w:rPr>
    </w:pPr>
    <w:ins w:id="400" w:author="Giannis mougios" w:date="2025-08-29T21:27:00Z">
      <w:r w:rsidRPr="00EE1D36">
        <w:rPr>
          <w:rFonts w:ascii="Arial" w:hAnsi="Arial" w:cs="Arial"/>
          <w:sz w:val="16"/>
          <w:szCs w:val="16"/>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694440AF" w14:textId="77777777" w:rsidR="0013353F" w:rsidRPr="00EE1D36" w:rsidRDefault="0013353F" w:rsidP="00E3433F">
    <w:pPr>
      <w:pStyle w:val="Footer"/>
      <w:ind w:right="360"/>
      <w:rPr>
        <w:rFonts w:ascii="Arial" w:hAnsi="Arial" w:cs="Arial"/>
        <w:sz w:val="16"/>
        <w:szCs w:val="16"/>
        <w:lang w:val="el-GR"/>
        <w:rPrChange w:id="401" w:author="Giannis mougios" w:date="2025-08-29T21:27:00Z">
          <w:rPr>
            <w:rFonts w:ascii="Arial" w:hAnsi="Arial" w:cs="Arial"/>
            <w:sz w:val="16"/>
            <w:szCs w:val="16"/>
          </w:rPr>
        </w:rPrChange>
      </w:rPr>
    </w:pPr>
  </w:p>
  <w:p w14:paraId="7A727055" w14:textId="77777777" w:rsidR="00C04757" w:rsidRPr="00EE1D36" w:rsidRDefault="00C04757">
    <w:pPr>
      <w:rPr>
        <w:lang w:val="el-GR"/>
        <w:rPrChange w:id="402" w:author="Giannis mougios" w:date="2025-08-29T21:27:00Z">
          <w:rPr/>
        </w:rPrChange>
      </w:rPr>
    </w:pPr>
  </w:p>
  <w:p w14:paraId="134C6943" w14:textId="77777777" w:rsidR="00C04757" w:rsidRPr="00EE1D36" w:rsidRDefault="00C04757">
    <w:pPr>
      <w:rPr>
        <w:lang w:val="el-GR"/>
        <w:rPrChange w:id="403" w:author="Giannis mougios" w:date="2025-08-29T21:27:00Z">
          <w:rPr/>
        </w:rPrChange>
      </w:rPr>
    </w:pPr>
  </w:p>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14:paraId="756EF6E5" w14:textId="77777777"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14:paraId="3D029AF0" w14:textId="77777777" w:rsidR="00C04757" w:rsidRDefault="00C04757"/>
  <w:p w14:paraId="27FECAD2" w14:textId="77777777" w:rsidR="00C04757" w:rsidRDefault="00C04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FA597" w14:textId="77777777" w:rsidR="00876736" w:rsidRDefault="00876736" w:rsidP="00CA1DDE">
      <w:r>
        <w:separator/>
      </w:r>
    </w:p>
  </w:footnote>
  <w:footnote w:type="continuationSeparator" w:id="0">
    <w:p w14:paraId="529A16D0" w14:textId="77777777" w:rsidR="00876736" w:rsidRDefault="00876736"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2F1" w14:textId="77777777"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14:paraId="6F960CDA" w14:textId="77777777" w:rsidR="00C04757" w:rsidRDefault="00C04757" w:rsidP="003B6949">
    <w:pPr>
      <w:ind w:right="1440"/>
    </w:pPr>
  </w:p>
  <w:p w14:paraId="6A77F736" w14:textId="77777777" w:rsidR="00C04757" w:rsidRDefault="00C04757"/>
  <w:p w14:paraId="1753C1BD" w14:textId="77777777" w:rsidR="00C04757" w:rsidRDefault="00C04757"/>
  <w:p w14:paraId="033C3174" w14:textId="77777777" w:rsidR="00C04757" w:rsidRDefault="00C04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nnis mougios">
    <w15:presenceInfo w15:providerId="Windows Live" w15:userId="5bfdfff7726f51b9"/>
  </w15:person>
  <w15:person w15:author="Gregory Koronakos">
    <w15:presenceInfo w15:providerId="Windows Live" w15:userId="7c0cb3a3467ce3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23C17"/>
    <w:rsid w:val="000431D6"/>
    <w:rsid w:val="00046029"/>
    <w:rsid w:val="00050BAB"/>
    <w:rsid w:val="00057288"/>
    <w:rsid w:val="0006084D"/>
    <w:rsid w:val="000620FF"/>
    <w:rsid w:val="00062C71"/>
    <w:rsid w:val="0006510B"/>
    <w:rsid w:val="00065F25"/>
    <w:rsid w:val="00077AA8"/>
    <w:rsid w:val="00083171"/>
    <w:rsid w:val="00083A5A"/>
    <w:rsid w:val="0008568E"/>
    <w:rsid w:val="000A1799"/>
    <w:rsid w:val="000B42F1"/>
    <w:rsid w:val="000B7EAF"/>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14B1"/>
    <w:rsid w:val="0029344E"/>
    <w:rsid w:val="002A6B87"/>
    <w:rsid w:val="002A7235"/>
    <w:rsid w:val="002C4AE9"/>
    <w:rsid w:val="002D26DF"/>
    <w:rsid w:val="002D3BAA"/>
    <w:rsid w:val="003108C8"/>
    <w:rsid w:val="00314379"/>
    <w:rsid w:val="0034350A"/>
    <w:rsid w:val="00347B0B"/>
    <w:rsid w:val="00351343"/>
    <w:rsid w:val="0035489F"/>
    <w:rsid w:val="00360596"/>
    <w:rsid w:val="003613F9"/>
    <w:rsid w:val="00373521"/>
    <w:rsid w:val="00381E71"/>
    <w:rsid w:val="0039258D"/>
    <w:rsid w:val="003B23B6"/>
    <w:rsid w:val="003B4737"/>
    <w:rsid w:val="003B6949"/>
    <w:rsid w:val="003C5837"/>
    <w:rsid w:val="003D7FD2"/>
    <w:rsid w:val="004121BD"/>
    <w:rsid w:val="0043234B"/>
    <w:rsid w:val="0043292D"/>
    <w:rsid w:val="004632E0"/>
    <w:rsid w:val="00463850"/>
    <w:rsid w:val="00471CD2"/>
    <w:rsid w:val="00472CD5"/>
    <w:rsid w:val="00477B33"/>
    <w:rsid w:val="0048718C"/>
    <w:rsid w:val="004B5808"/>
    <w:rsid w:val="004B74A6"/>
    <w:rsid w:val="004D1B67"/>
    <w:rsid w:val="004D6CA5"/>
    <w:rsid w:val="004D758E"/>
    <w:rsid w:val="004E2585"/>
    <w:rsid w:val="004F2680"/>
    <w:rsid w:val="004F3B50"/>
    <w:rsid w:val="0052758C"/>
    <w:rsid w:val="00533CBA"/>
    <w:rsid w:val="00535AEB"/>
    <w:rsid w:val="005373BF"/>
    <w:rsid w:val="00571879"/>
    <w:rsid w:val="00581381"/>
    <w:rsid w:val="005B2343"/>
    <w:rsid w:val="005B3400"/>
    <w:rsid w:val="005B3AD0"/>
    <w:rsid w:val="005B57F7"/>
    <w:rsid w:val="005C07DF"/>
    <w:rsid w:val="005C1E92"/>
    <w:rsid w:val="005C5194"/>
    <w:rsid w:val="005D1CE5"/>
    <w:rsid w:val="005D693D"/>
    <w:rsid w:val="005E7D4F"/>
    <w:rsid w:val="005F1636"/>
    <w:rsid w:val="00600497"/>
    <w:rsid w:val="00614B62"/>
    <w:rsid w:val="006204AC"/>
    <w:rsid w:val="006226F5"/>
    <w:rsid w:val="00647F74"/>
    <w:rsid w:val="00662B40"/>
    <w:rsid w:val="00662B74"/>
    <w:rsid w:val="00670BF5"/>
    <w:rsid w:val="00692ACB"/>
    <w:rsid w:val="0069551C"/>
    <w:rsid w:val="006972F1"/>
    <w:rsid w:val="006B459F"/>
    <w:rsid w:val="006C0EAF"/>
    <w:rsid w:val="006C73C8"/>
    <w:rsid w:val="006D50F2"/>
    <w:rsid w:val="006E0E57"/>
    <w:rsid w:val="006E4779"/>
    <w:rsid w:val="006F024C"/>
    <w:rsid w:val="006F2797"/>
    <w:rsid w:val="006F28DB"/>
    <w:rsid w:val="00710C7C"/>
    <w:rsid w:val="00712726"/>
    <w:rsid w:val="00716093"/>
    <w:rsid w:val="00717712"/>
    <w:rsid w:val="00745F3C"/>
    <w:rsid w:val="00760299"/>
    <w:rsid w:val="00762FFD"/>
    <w:rsid w:val="00785F56"/>
    <w:rsid w:val="007A1C41"/>
    <w:rsid w:val="007C0A65"/>
    <w:rsid w:val="007E104C"/>
    <w:rsid w:val="00831C86"/>
    <w:rsid w:val="0084240E"/>
    <w:rsid w:val="0087449B"/>
    <w:rsid w:val="00876736"/>
    <w:rsid w:val="00891953"/>
    <w:rsid w:val="008B64C5"/>
    <w:rsid w:val="008B7C52"/>
    <w:rsid w:val="008D195A"/>
    <w:rsid w:val="008F0E28"/>
    <w:rsid w:val="00911EFA"/>
    <w:rsid w:val="00921A5A"/>
    <w:rsid w:val="00926917"/>
    <w:rsid w:val="00954594"/>
    <w:rsid w:val="00956CCF"/>
    <w:rsid w:val="0097324E"/>
    <w:rsid w:val="0098032D"/>
    <w:rsid w:val="00991AAE"/>
    <w:rsid w:val="009A136B"/>
    <w:rsid w:val="009B0AA9"/>
    <w:rsid w:val="00A02F49"/>
    <w:rsid w:val="00A038D2"/>
    <w:rsid w:val="00A04D8C"/>
    <w:rsid w:val="00A1178F"/>
    <w:rsid w:val="00A201BA"/>
    <w:rsid w:val="00A266A3"/>
    <w:rsid w:val="00A366CA"/>
    <w:rsid w:val="00A94035"/>
    <w:rsid w:val="00AB37E0"/>
    <w:rsid w:val="00B11F2E"/>
    <w:rsid w:val="00B22BBB"/>
    <w:rsid w:val="00B36CD1"/>
    <w:rsid w:val="00B40E9F"/>
    <w:rsid w:val="00B54202"/>
    <w:rsid w:val="00B62E6F"/>
    <w:rsid w:val="00B76E4A"/>
    <w:rsid w:val="00B9087A"/>
    <w:rsid w:val="00B90A49"/>
    <w:rsid w:val="00BB1643"/>
    <w:rsid w:val="00BC3C6A"/>
    <w:rsid w:val="00BC55B9"/>
    <w:rsid w:val="00BD2309"/>
    <w:rsid w:val="00BE7287"/>
    <w:rsid w:val="00BE72B9"/>
    <w:rsid w:val="00BF7999"/>
    <w:rsid w:val="00BF7CD0"/>
    <w:rsid w:val="00C01135"/>
    <w:rsid w:val="00C04757"/>
    <w:rsid w:val="00C401F5"/>
    <w:rsid w:val="00C60C6D"/>
    <w:rsid w:val="00C663ED"/>
    <w:rsid w:val="00C673B5"/>
    <w:rsid w:val="00C72089"/>
    <w:rsid w:val="00C7757F"/>
    <w:rsid w:val="00C83882"/>
    <w:rsid w:val="00C903DD"/>
    <w:rsid w:val="00C969F8"/>
    <w:rsid w:val="00CA1DDE"/>
    <w:rsid w:val="00CA207E"/>
    <w:rsid w:val="00CA296B"/>
    <w:rsid w:val="00CA5F21"/>
    <w:rsid w:val="00CB569C"/>
    <w:rsid w:val="00CC30A1"/>
    <w:rsid w:val="00CC4F58"/>
    <w:rsid w:val="00CC61AD"/>
    <w:rsid w:val="00D0299F"/>
    <w:rsid w:val="00D03426"/>
    <w:rsid w:val="00D03F9E"/>
    <w:rsid w:val="00D0699D"/>
    <w:rsid w:val="00D07FEA"/>
    <w:rsid w:val="00D116F3"/>
    <w:rsid w:val="00D41091"/>
    <w:rsid w:val="00D47E77"/>
    <w:rsid w:val="00D5316B"/>
    <w:rsid w:val="00D6500D"/>
    <w:rsid w:val="00D81B87"/>
    <w:rsid w:val="00D8673B"/>
    <w:rsid w:val="00D86DFA"/>
    <w:rsid w:val="00D9011C"/>
    <w:rsid w:val="00D9135B"/>
    <w:rsid w:val="00D91622"/>
    <w:rsid w:val="00DA02DF"/>
    <w:rsid w:val="00DB253D"/>
    <w:rsid w:val="00DB73BC"/>
    <w:rsid w:val="00DC4217"/>
    <w:rsid w:val="00DC6B6C"/>
    <w:rsid w:val="00DD067E"/>
    <w:rsid w:val="00DD5F94"/>
    <w:rsid w:val="00DD6248"/>
    <w:rsid w:val="00DE04F8"/>
    <w:rsid w:val="00E14E05"/>
    <w:rsid w:val="00E3433F"/>
    <w:rsid w:val="00E3626D"/>
    <w:rsid w:val="00E363E0"/>
    <w:rsid w:val="00E518CB"/>
    <w:rsid w:val="00E807A9"/>
    <w:rsid w:val="00E933A4"/>
    <w:rsid w:val="00EA7E4C"/>
    <w:rsid w:val="00EB67F7"/>
    <w:rsid w:val="00EC2BA0"/>
    <w:rsid w:val="00EE1D36"/>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F1C8"/>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454063519">
      <w:bodyDiv w:val="1"/>
      <w:marLeft w:val="0"/>
      <w:marRight w:val="0"/>
      <w:marTop w:val="0"/>
      <w:marBottom w:val="0"/>
      <w:divBdr>
        <w:top w:val="none" w:sz="0" w:space="0" w:color="auto"/>
        <w:left w:val="none" w:sz="0" w:space="0" w:color="auto"/>
        <w:bottom w:val="none" w:sz="0" w:space="0" w:color="auto"/>
        <w:right w:val="none" w:sz="0" w:space="0" w:color="auto"/>
      </w:divBdr>
    </w:div>
    <w:div w:id="760295640">
      <w:bodyDiv w:val="1"/>
      <w:marLeft w:val="0"/>
      <w:marRight w:val="0"/>
      <w:marTop w:val="0"/>
      <w:marBottom w:val="0"/>
      <w:divBdr>
        <w:top w:val="none" w:sz="0" w:space="0" w:color="auto"/>
        <w:left w:val="none" w:sz="0" w:space="0" w:color="auto"/>
        <w:bottom w:val="none" w:sz="0" w:space="0" w:color="auto"/>
        <w:right w:val="none" w:sz="0" w:space="0" w:color="auto"/>
      </w:divBdr>
    </w:div>
    <w:div w:id="842208506">
      <w:bodyDiv w:val="1"/>
      <w:marLeft w:val="0"/>
      <w:marRight w:val="0"/>
      <w:marTop w:val="0"/>
      <w:marBottom w:val="0"/>
      <w:divBdr>
        <w:top w:val="none" w:sz="0" w:space="0" w:color="auto"/>
        <w:left w:val="none" w:sz="0" w:space="0" w:color="auto"/>
        <w:bottom w:val="none" w:sz="0" w:space="0" w:color="auto"/>
        <w:right w:val="none" w:sz="0" w:space="0" w:color="auto"/>
      </w:divBdr>
    </w:div>
    <w:div w:id="1470980185">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web.archive.org/web/20150923214803/http:/www.diku.dk/OLD/undervisning/2003e/datV-optimer/JensClausenNoter.pdf"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44</Pages>
  <Words>13610</Words>
  <Characters>77578</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191</cp:revision>
  <dcterms:created xsi:type="dcterms:W3CDTF">2025-08-23T10:58:00Z</dcterms:created>
  <dcterms:modified xsi:type="dcterms:W3CDTF">2025-08-30T11:22:00Z</dcterms:modified>
</cp:coreProperties>
</file>