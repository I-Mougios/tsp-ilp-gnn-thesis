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A201BA">
            <w:pPr>
              <w:spacing w:before="120" w:after="120"/>
              <w:jc w:val="both"/>
              <w:rPr>
                <w:rFonts w:ascii="Arial" w:hAnsi="Arial" w:cs="Arial"/>
                <w:sz w:val="20"/>
                <w:szCs w:val="20"/>
              </w:rPr>
            </w:pPr>
            <w:r w:rsidRPr="000620FF">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14:paraId="69B0DC41" w14:textId="0843CDF1" w:rsidR="003D7FD2" w:rsidRPr="00EE1D36" w:rsidRDefault="00EE1D36" w:rsidP="00A201BA">
            <w:pPr>
              <w:spacing w:before="120" w:after="120"/>
              <w:rPr>
                <w:rFonts w:ascii="Arial Black" w:hAnsi="Arial Black" w:cs="Arial"/>
                <w:sz w:val="20"/>
                <w:szCs w:val="20"/>
                <w:lang w:val="el-GR"/>
              </w:rPr>
            </w:pPr>
            <w:ins w:id="0" w:author="Giannis mougios" w:date="2025-08-29T21:25:00Z">
              <w:r w:rsidRPr="00EE1D36">
                <w:rPr>
                  <w:rFonts w:ascii="Arial Black" w:hAnsi="Arial Black" w:cs="Arial"/>
                  <w:sz w:val="20"/>
                  <w:szCs w:val="20"/>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009B1895" w14:textId="6F942189" w:rsidR="003D7FD2" w:rsidRPr="00B3657F" w:rsidRDefault="00EE1D36" w:rsidP="00A201BA">
            <w:pPr>
              <w:spacing w:before="120" w:after="120"/>
              <w:rPr>
                <w:rFonts w:ascii="Arial Black" w:hAnsi="Arial Black" w:cs="Arial"/>
                <w:sz w:val="20"/>
                <w:szCs w:val="20"/>
              </w:rPr>
            </w:pPr>
            <w:ins w:id="1" w:author="Giannis mougios" w:date="2025-08-29T21:26:00Z">
              <w:r w:rsidRPr="00EE1D36">
                <w:rPr>
                  <w:rFonts w:ascii="Arial Black" w:hAnsi="Arial Black" w:cs="Arial"/>
                  <w:sz w:val="20"/>
                  <w:szCs w:val="20"/>
                </w:rPr>
                <w:t>Graph Neural Networks for Solving the Traveling Salesman Problem: Combining Mathematical Programming and Machine Learning</w:t>
              </w:r>
              <w:r w:rsidRPr="00EE1D36" w:rsidDel="00EE1D36">
                <w:rPr>
                  <w:rFonts w:ascii="Arial Black" w:hAnsi="Arial Black" w:cs="Arial"/>
                  <w:sz w:val="20"/>
                  <w:szCs w:val="20"/>
                </w:rPr>
                <w:t xml:space="preserve"> </w:t>
              </w:r>
            </w:ins>
          </w:p>
        </w:tc>
      </w:tr>
      <w:tr w:rsidR="003D7FD2" w:rsidRPr="00B3657F" w14:paraId="20677D6B" w14:textId="77777777" w:rsidTr="008C0F44">
        <w:trPr>
          <w:jc w:val="center"/>
        </w:trPr>
        <w:tc>
          <w:tcPr>
            <w:tcW w:w="2575" w:type="dxa"/>
          </w:tcPr>
          <w:p w14:paraId="0B7C9976"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0FF6480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 xml:space="preserve">Ιωάννης </w:t>
            </w:r>
            <w:ins w:id="2" w:author="Giannis mougios" w:date="2025-08-30T12:08:00Z">
              <w:r w:rsidR="00C903DD">
                <w:rPr>
                  <w:rFonts w:ascii="Arial Black" w:hAnsi="Arial Black" w:cs="Arial"/>
                  <w:sz w:val="20"/>
                  <w:szCs w:val="20"/>
                  <w:lang w:val="el-GR"/>
                </w:rPr>
                <w:t>Μού</w:t>
              </w:r>
            </w:ins>
            <w:del w:id="3" w:author="Giannis mougios" w:date="2025-08-30T12:08:00Z">
              <w:r w:rsidDel="00C903DD">
                <w:rPr>
                  <w:rFonts w:ascii="Arial Black" w:hAnsi="Arial Black" w:cs="Arial"/>
                  <w:sz w:val="20"/>
                  <w:szCs w:val="20"/>
                  <w:lang w:val="el-GR"/>
                </w:rPr>
                <w:delText>Μόυ</w:delText>
              </w:r>
            </w:del>
            <w:r>
              <w:rPr>
                <w:rFonts w:ascii="Arial Black" w:hAnsi="Arial Black" w:cs="Arial"/>
                <w:sz w:val="20"/>
                <w:szCs w:val="20"/>
                <w:lang w:val="el-GR"/>
              </w:rPr>
              <w:t>γιος</w:t>
            </w:r>
          </w:p>
        </w:tc>
      </w:tr>
      <w:tr w:rsidR="003D7FD2" w:rsidRPr="00B3657F" w14:paraId="2DA49954" w14:textId="77777777" w:rsidTr="008C0F44">
        <w:trPr>
          <w:jc w:val="center"/>
        </w:trPr>
        <w:tc>
          <w:tcPr>
            <w:tcW w:w="2575" w:type="dxa"/>
          </w:tcPr>
          <w:p w14:paraId="3D433DA0" w14:textId="77777777" w:rsidR="003D7FD2" w:rsidRPr="00B3657F" w:rsidRDefault="003D7FD2" w:rsidP="00A201BA">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A201BA">
            <w:pPr>
              <w:spacing w:before="120" w:after="120"/>
              <w:jc w:val="both"/>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A201BA">
            <w:pPr>
              <w:spacing w:before="120" w:after="120"/>
              <w:jc w:val="both"/>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DD6248">
        <w:trPr>
          <w:trHeight w:val="378"/>
        </w:trPr>
        <w:tc>
          <w:tcPr>
            <w:tcW w:w="2831" w:type="dxa"/>
          </w:tcPr>
          <w:p w14:paraId="2741185C" w14:textId="78D671D6" w:rsidR="006C0EAF" w:rsidRDefault="006C0EAF" w:rsidP="008C0F44">
            <w:pPr>
              <w:jc w:val="center"/>
              <w:rPr>
                <w:ins w:id="4" w:author="Gregory Koronakos" w:date="2025-08-28T21:06:00Z"/>
                <w:rFonts w:ascii="Arial" w:hAnsi="Arial" w:cs="Arial"/>
                <w:sz w:val="20"/>
                <w:szCs w:val="20"/>
                <w:lang w:val="el-GR"/>
              </w:rPr>
            </w:pPr>
            <w:proofErr w:type="spellStart"/>
            <w:ins w:id="5" w:author="Gregory Koronakos" w:date="2025-08-28T21:06:00Z">
              <w:r>
                <w:rPr>
                  <w:rFonts w:ascii="Arial" w:hAnsi="Arial" w:cs="Arial"/>
                  <w:sz w:val="20"/>
                  <w:szCs w:val="20"/>
                  <w:lang w:val="el-GR"/>
                </w:rPr>
                <w:lastRenderedPageBreak/>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6" w:author="Gregory Koronakos" w:date="2025-08-28T21:06:00Z"/>
                <w:rFonts w:ascii="Arial" w:hAnsi="Arial" w:cs="Arial"/>
                <w:sz w:val="20"/>
                <w:szCs w:val="20"/>
                <w:lang w:val="el-GR"/>
              </w:rPr>
            </w:pPr>
            <w:ins w:id="7" w:author="Gregory Koronakos" w:date="2025-08-28T21:06:00Z">
              <w:r>
                <w:rPr>
                  <w:rFonts w:ascii="Arial" w:hAnsi="Arial" w:cs="Arial"/>
                  <w:sz w:val="20"/>
                  <w:szCs w:val="20"/>
                  <w:lang w:val="el-GR"/>
                </w:rPr>
                <w:t>Επίκουρος Καθηγητής</w:t>
              </w:r>
            </w:ins>
          </w:p>
          <w:p w14:paraId="20B53416" w14:textId="1C5933EC" w:rsidR="003D7FD2" w:rsidRPr="00EE1D36" w:rsidRDefault="003D7FD2" w:rsidP="008C0F44">
            <w:pPr>
              <w:jc w:val="center"/>
              <w:rPr>
                <w:sz w:val="20"/>
                <w:szCs w:val="20"/>
                <w:lang w:val="el-GR"/>
              </w:rPr>
            </w:pPr>
          </w:p>
        </w:tc>
        <w:tc>
          <w:tcPr>
            <w:tcW w:w="2832" w:type="dxa"/>
          </w:tcPr>
          <w:p w14:paraId="60635539" w14:textId="5E660A1C" w:rsidR="006C0EAF" w:rsidRDefault="006C0EAF" w:rsidP="008C0F44">
            <w:pPr>
              <w:jc w:val="center"/>
              <w:rPr>
                <w:ins w:id="8" w:author="Gregory Koronakos" w:date="2025-08-28T21:06:00Z"/>
                <w:rFonts w:ascii="Arial" w:hAnsi="Arial" w:cs="Arial"/>
                <w:sz w:val="20"/>
                <w:szCs w:val="20"/>
                <w:lang w:val="el-GR"/>
              </w:rPr>
            </w:pPr>
            <w:ins w:id="9" w:author="Gregory Koronakos" w:date="2025-08-28T21:06:00Z">
              <w:r>
                <w:rPr>
                  <w:rFonts w:ascii="Arial" w:hAnsi="Arial" w:cs="Arial"/>
                  <w:sz w:val="20"/>
                  <w:szCs w:val="20"/>
                  <w:lang w:val="el-GR"/>
                </w:rPr>
                <w:t xml:space="preserve">Διονύσιος </w:t>
              </w:r>
            </w:ins>
            <w:ins w:id="10" w:author="Gregory Koronakos" w:date="2025-08-28T21:07:00Z">
              <w:r>
                <w:rPr>
                  <w:rFonts w:ascii="Arial" w:hAnsi="Arial" w:cs="Arial"/>
                  <w:sz w:val="20"/>
                  <w:szCs w:val="20"/>
                  <w:lang w:val="el-GR"/>
                </w:rPr>
                <w:t>Σωτηρόπουλος</w:t>
              </w:r>
            </w:ins>
          </w:p>
          <w:p w14:paraId="629BE976" w14:textId="206AB8D7" w:rsidR="003D7FD2" w:rsidRPr="00B3657F" w:rsidRDefault="006C0EAF" w:rsidP="008C0F44">
            <w:pPr>
              <w:jc w:val="center"/>
              <w:rPr>
                <w:sz w:val="20"/>
                <w:szCs w:val="20"/>
              </w:rPr>
            </w:pPr>
            <w:ins w:id="11" w:author="Gregory Koronakos" w:date="2025-08-28T21:06:00Z">
              <w:r>
                <w:rPr>
                  <w:rFonts w:ascii="Arial" w:hAnsi="Arial" w:cs="Arial"/>
                  <w:sz w:val="20"/>
                  <w:szCs w:val="20"/>
                  <w:lang w:val="el-GR"/>
                </w:rPr>
                <w:t>Αναπληρωτής Καθηγητής</w:t>
              </w:r>
            </w:ins>
          </w:p>
        </w:tc>
        <w:tc>
          <w:tcPr>
            <w:tcW w:w="2832" w:type="dxa"/>
          </w:tcPr>
          <w:p w14:paraId="7D69524A" w14:textId="03E150E0" w:rsidR="003D7FD2" w:rsidRDefault="006C0EAF" w:rsidP="008C0F44">
            <w:pPr>
              <w:jc w:val="center"/>
              <w:rPr>
                <w:ins w:id="12" w:author="Gregory Koronakos" w:date="2025-08-28T21:06:00Z"/>
                <w:rFonts w:ascii="Arial" w:hAnsi="Arial" w:cs="Arial"/>
                <w:sz w:val="20"/>
                <w:szCs w:val="20"/>
                <w:lang w:val="el-GR"/>
              </w:rPr>
            </w:pPr>
            <w:ins w:id="13" w:author="Gregory Koronakos" w:date="2025-08-28T21:06:00Z">
              <w:r>
                <w:rPr>
                  <w:rFonts w:ascii="Arial" w:hAnsi="Arial" w:cs="Arial"/>
                  <w:sz w:val="20"/>
                  <w:szCs w:val="20"/>
                  <w:lang w:val="el-GR"/>
                </w:rPr>
                <w:t>Δημήτρης Αποστόλου</w:t>
              </w:r>
            </w:ins>
          </w:p>
          <w:p w14:paraId="125839EC" w14:textId="5E626CAF" w:rsidR="006C0EAF" w:rsidRPr="00EE1D36" w:rsidRDefault="006C0EAF" w:rsidP="008C0F44">
            <w:pPr>
              <w:jc w:val="center"/>
              <w:rPr>
                <w:sz w:val="20"/>
                <w:szCs w:val="20"/>
                <w:lang w:val="el-GR"/>
              </w:rPr>
            </w:pPr>
            <w:ins w:id="14" w:author="Gregory Koronakos" w:date="2025-08-28T21:06:00Z">
              <w:r>
                <w:rPr>
                  <w:rFonts w:ascii="Arial" w:hAnsi="Arial" w:cs="Arial"/>
                  <w:sz w:val="20"/>
                  <w:szCs w:val="20"/>
                  <w:lang w:val="el-GR"/>
                </w:rPr>
                <w:t>Καθηγητής</w:t>
              </w:r>
            </w:ins>
          </w:p>
        </w:tc>
      </w:tr>
    </w:tbl>
    <w:p w14:paraId="5761992F" w14:textId="77777777" w:rsidR="003D7FD2" w:rsidRDefault="003D7FD2" w:rsidP="00DD6248"/>
    <w:p w14:paraId="563E939D" w14:textId="77777777" w:rsidR="000B42F1" w:rsidRPr="000B42F1" w:rsidRDefault="000B42F1" w:rsidP="00DD6248">
      <w:pPr>
        <w:pStyle w:val="Heading3"/>
        <w:spacing w:before="0"/>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t>Πίνακας Περιεχομένων</w:t>
      </w:r>
    </w:p>
    <w:p w14:paraId="39B1CB52" w14:textId="40C459D2" w:rsidR="000B42F1" w:rsidRPr="000B42F1" w:rsidRDefault="000B42F1" w:rsidP="00EE1D36">
      <w:pPr>
        <w:pStyle w:val="Heading3"/>
        <w:spacing w:before="360" w:after="120"/>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44557A84" w14:textId="14660CF5" w:rsidR="003C5837" w:rsidRPr="003C5837" w:rsidRDefault="000B42F1" w:rsidP="00A201BA">
      <w:pPr>
        <w:pStyle w:val="NormalWeb"/>
        <w:rPr>
          <w:rStyle w:val="Strong"/>
          <w:rFonts w:ascii="Arial" w:hAnsi="Arial" w:cs="Arial"/>
          <w:color w:val="4472C4" w:themeColor="accent1"/>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bookmarkStart w:id="15" w:name="_Hlk201101708"/>
    </w:p>
    <w:p w14:paraId="785E48D3" w14:textId="77777777" w:rsidR="00A201BA" w:rsidRDefault="003C5837" w:rsidP="00A201BA">
      <w:pPr>
        <w:pStyle w:val="Heading3"/>
        <w:spacing w:before="360" w:after="120"/>
        <w:jc w:val="both"/>
        <w:rPr>
          <w:rFonts w:ascii="Arial" w:hAnsi="Arial" w:cs="Arial"/>
          <w:b/>
          <w:bCs/>
          <w:color w:val="4472C4" w:themeColor="accent1"/>
          <w:sz w:val="20"/>
          <w:szCs w:val="20"/>
          <w:lang w:val="el-GR"/>
        </w:rPr>
      </w:pPr>
      <w:r w:rsidRPr="003C5837">
        <w:rPr>
          <w:rFonts w:ascii="Arial" w:hAnsi="Arial" w:cs="Arial"/>
          <w:b/>
          <w:bCs/>
          <w:color w:val="4472C4" w:themeColor="accent1"/>
          <w:sz w:val="20"/>
          <w:szCs w:val="20"/>
          <w:lang w:val="el-GR"/>
        </w:rPr>
        <w:t xml:space="preserve">2 Επίλυση του </w:t>
      </w:r>
      <w:r w:rsidRPr="003C5837">
        <w:rPr>
          <w:rFonts w:ascii="Arial" w:hAnsi="Arial" w:cs="Arial"/>
          <w:b/>
          <w:bCs/>
          <w:color w:val="4472C4" w:themeColor="accent1"/>
          <w:sz w:val="20"/>
          <w:szCs w:val="20"/>
        </w:rPr>
        <w:t>TSP</w:t>
      </w:r>
      <w:r w:rsidRPr="003C5837">
        <w:rPr>
          <w:rFonts w:ascii="Arial" w:hAnsi="Arial" w:cs="Arial"/>
          <w:b/>
          <w:bCs/>
          <w:color w:val="4472C4" w:themeColor="accent1"/>
          <w:sz w:val="20"/>
          <w:szCs w:val="20"/>
          <w:lang w:val="el-GR"/>
        </w:rPr>
        <w:t xml:space="preserve"> με Γραμμικό Προγραμματισμό</w:t>
      </w:r>
    </w:p>
    <w:p w14:paraId="0DC714F2" w14:textId="6EFDADEF" w:rsidR="00A201BA" w:rsidRDefault="00A201BA" w:rsidP="00A201BA">
      <w:pPr>
        <w:jc w:val="both"/>
        <w:rPr>
          <w:rFonts w:ascii="Arial" w:hAnsi="Arial" w:cs="Arial"/>
          <w:sz w:val="20"/>
          <w:szCs w:val="20"/>
          <w:lang w:val="el-GR"/>
        </w:rPr>
      </w:pPr>
      <w:r w:rsidRPr="00C903DD">
        <w:rPr>
          <w:rFonts w:ascii="Arial" w:hAnsi="Arial" w:cs="Arial"/>
          <w:sz w:val="20"/>
          <w:szCs w:val="20"/>
          <w:lang w:val="el-GR"/>
          <w:rPrChange w:id="16" w:author="Giannis mougios" w:date="2025-08-30T12:08:00Z">
            <w:rPr>
              <w:rFonts w:ascii="Arial" w:hAnsi="Arial" w:cs="Arial"/>
              <w:sz w:val="20"/>
              <w:szCs w:val="20"/>
            </w:rPr>
          </w:rPrChange>
        </w:rPr>
        <w:t>2.1 Π</w:t>
      </w:r>
      <w:r w:rsidRPr="00A201BA">
        <w:rPr>
          <w:rFonts w:ascii="Arial" w:hAnsi="Arial" w:cs="Arial"/>
          <w:sz w:val="20"/>
          <w:szCs w:val="20"/>
          <w:lang w:val="el-GR"/>
        </w:rPr>
        <w:t>ροσεγγίσεις Μαθηματικής Μοντελοποίησης</w:t>
      </w:r>
    </w:p>
    <w:p w14:paraId="22BF58F0" w14:textId="6441FC15" w:rsidR="00A201BA" w:rsidRPr="00C903DD" w:rsidRDefault="00A201BA" w:rsidP="00A201BA">
      <w:pPr>
        <w:jc w:val="both"/>
        <w:rPr>
          <w:rFonts w:ascii="Arial" w:hAnsi="Arial" w:cs="Arial"/>
          <w:sz w:val="20"/>
          <w:szCs w:val="20"/>
          <w:lang w:val="el-GR"/>
          <w:rPrChange w:id="17" w:author="Giannis mougios" w:date="2025-08-30T12:08:00Z">
            <w:rPr>
              <w:rFonts w:ascii="Arial" w:hAnsi="Arial" w:cs="Arial"/>
              <w:sz w:val="20"/>
              <w:szCs w:val="20"/>
            </w:rPr>
          </w:rPrChange>
        </w:rPr>
      </w:pPr>
      <w:r>
        <w:rPr>
          <w:rFonts w:ascii="Arial" w:hAnsi="Arial" w:cs="Arial"/>
          <w:sz w:val="20"/>
          <w:szCs w:val="20"/>
          <w:lang w:val="el-GR"/>
        </w:rPr>
        <w:t xml:space="preserve">2.1.1 Μαθηματική Διατύπωση του Μοντέλου </w:t>
      </w:r>
      <w:r>
        <w:rPr>
          <w:rFonts w:ascii="Arial" w:hAnsi="Arial" w:cs="Arial"/>
          <w:sz w:val="20"/>
          <w:szCs w:val="20"/>
        </w:rPr>
        <w:t>Miller</w:t>
      </w:r>
      <w:r w:rsidRPr="00A201BA">
        <w:rPr>
          <w:rFonts w:ascii="Arial" w:hAnsi="Arial" w:cs="Arial"/>
          <w:sz w:val="20"/>
          <w:szCs w:val="20"/>
          <w:lang w:val="el-GR"/>
        </w:rPr>
        <w:t xml:space="preserve">, </w:t>
      </w:r>
      <w:r>
        <w:rPr>
          <w:rFonts w:ascii="Arial" w:hAnsi="Arial" w:cs="Arial"/>
          <w:sz w:val="20"/>
          <w:szCs w:val="20"/>
        </w:rPr>
        <w:t>Tucker</w:t>
      </w:r>
      <w:r>
        <w:rPr>
          <w:rFonts w:ascii="Arial" w:hAnsi="Arial" w:cs="Arial"/>
          <w:sz w:val="20"/>
          <w:szCs w:val="20"/>
          <w:lang w:val="el-GR"/>
        </w:rPr>
        <w:t xml:space="preserve"> και </w:t>
      </w:r>
      <w:r>
        <w:rPr>
          <w:rFonts w:ascii="Arial" w:hAnsi="Arial" w:cs="Arial"/>
          <w:sz w:val="20"/>
          <w:szCs w:val="20"/>
        </w:rPr>
        <w:t>Zemlin</w:t>
      </w:r>
    </w:p>
    <w:p w14:paraId="634FD85C" w14:textId="4920300A" w:rsidR="00A201BA" w:rsidRPr="00C903DD" w:rsidRDefault="00A201BA" w:rsidP="00A201BA">
      <w:pPr>
        <w:jc w:val="both"/>
        <w:rPr>
          <w:rFonts w:ascii="Arial" w:hAnsi="Arial" w:cs="Arial"/>
          <w:sz w:val="20"/>
          <w:szCs w:val="20"/>
          <w:lang w:val="el-GR"/>
          <w:rPrChange w:id="18" w:author="Giannis mougios" w:date="2025-08-30T12:08:00Z">
            <w:rPr>
              <w:rFonts w:ascii="Arial" w:hAnsi="Arial" w:cs="Arial"/>
              <w:sz w:val="20"/>
              <w:szCs w:val="20"/>
            </w:rPr>
          </w:rPrChange>
        </w:rPr>
      </w:pPr>
      <w:r w:rsidRPr="00A201BA">
        <w:rPr>
          <w:rFonts w:ascii="Arial" w:hAnsi="Arial" w:cs="Arial"/>
          <w:sz w:val="20"/>
          <w:szCs w:val="20"/>
          <w:lang w:val="el-GR"/>
        </w:rPr>
        <w:t xml:space="preserve">2.1.2 Μαθηματική Διατύπωση του Μοντέλου </w:t>
      </w:r>
      <w:r w:rsidRPr="00A201BA">
        <w:rPr>
          <w:rFonts w:ascii="Arial" w:hAnsi="Arial" w:cs="Arial"/>
          <w:sz w:val="20"/>
          <w:szCs w:val="20"/>
        </w:rPr>
        <w:t>Dantzig</w:t>
      </w:r>
      <w:r w:rsidRPr="00A201BA">
        <w:rPr>
          <w:rFonts w:ascii="Arial" w:hAnsi="Arial" w:cs="Arial"/>
          <w:sz w:val="20"/>
          <w:szCs w:val="20"/>
          <w:lang w:val="el-GR"/>
        </w:rPr>
        <w:t>–</w:t>
      </w:r>
      <w:r w:rsidRPr="00A201BA">
        <w:rPr>
          <w:rFonts w:ascii="Arial" w:hAnsi="Arial" w:cs="Arial"/>
          <w:sz w:val="20"/>
          <w:szCs w:val="20"/>
        </w:rPr>
        <w:t>Fulkerson</w:t>
      </w:r>
      <w:r w:rsidRPr="00A201BA">
        <w:rPr>
          <w:rFonts w:ascii="Arial" w:hAnsi="Arial" w:cs="Arial"/>
          <w:sz w:val="20"/>
          <w:szCs w:val="20"/>
          <w:lang w:val="el-GR"/>
        </w:rPr>
        <w:t>–</w:t>
      </w:r>
      <w:r w:rsidRPr="00A201BA">
        <w:rPr>
          <w:rFonts w:ascii="Arial" w:hAnsi="Arial" w:cs="Arial"/>
          <w:sz w:val="20"/>
          <w:szCs w:val="20"/>
        </w:rPr>
        <w:t>Johnson</w:t>
      </w:r>
    </w:p>
    <w:p w14:paraId="6B0F4FC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2.2 Ακέραιος Γραμμικός Προγραμματισμός (</w:t>
      </w:r>
      <w:r w:rsidRPr="00A201BA">
        <w:rPr>
          <w:rFonts w:ascii="Arial" w:hAnsi="Arial" w:cs="Arial"/>
          <w:sz w:val="20"/>
          <w:szCs w:val="20"/>
        </w:rPr>
        <w:t>ILP</w:t>
      </w:r>
      <w:r w:rsidRPr="00A201BA">
        <w:rPr>
          <w:rFonts w:ascii="Arial" w:hAnsi="Arial" w:cs="Arial"/>
          <w:sz w:val="20"/>
          <w:szCs w:val="20"/>
          <w:lang w:val="el-GR"/>
        </w:rPr>
        <w:t>)</w:t>
      </w:r>
    </w:p>
    <w:p w14:paraId="4573B44C" w14:textId="77777777" w:rsidR="00A201BA" w:rsidRPr="00A201BA" w:rsidRDefault="00A201BA" w:rsidP="00A201BA">
      <w:pPr>
        <w:jc w:val="both"/>
        <w:rPr>
          <w:rFonts w:ascii="Arial" w:hAnsi="Arial" w:cs="Arial"/>
          <w:sz w:val="20"/>
          <w:szCs w:val="20"/>
          <w:lang w:val="el-GR"/>
        </w:rPr>
      </w:pPr>
      <w:bookmarkStart w:id="19" w:name="_Hlk201144020"/>
      <w:r w:rsidRPr="00A201BA">
        <w:rPr>
          <w:rFonts w:ascii="Arial" w:hAnsi="Arial" w:cs="Arial"/>
          <w:sz w:val="20"/>
          <w:szCs w:val="20"/>
          <w:lang w:val="el-GR"/>
        </w:rPr>
        <w:t>2.3 Ανασκόπηση Μεθόδων Αποκατάστασης Ακεραιότητας</w:t>
      </w:r>
    </w:p>
    <w:p w14:paraId="02D893F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2.3.1 Μέθοδος της Εξάντλησης και υπολογιστικής πολυπλοκότητας</w:t>
      </w:r>
    </w:p>
    <w:p w14:paraId="49B121BA" w14:textId="77777777" w:rsidR="00A201BA" w:rsidRDefault="00A201BA" w:rsidP="00A201BA">
      <w:pPr>
        <w:jc w:val="both"/>
        <w:rPr>
          <w:rFonts w:ascii="Arial" w:hAnsi="Arial" w:cs="Arial"/>
          <w:sz w:val="20"/>
          <w:szCs w:val="20"/>
        </w:rPr>
      </w:pPr>
      <w:r w:rsidRPr="00A201BA">
        <w:rPr>
          <w:rFonts w:ascii="Arial" w:hAnsi="Arial" w:cs="Arial"/>
          <w:sz w:val="20"/>
          <w:szCs w:val="20"/>
        </w:rPr>
        <w:t>2.3.2 Διακλάδωση και Φραγμός (Branch and Bound)</w:t>
      </w:r>
    </w:p>
    <w:p w14:paraId="72209B34" w14:textId="6B27EA85" w:rsidR="00A201BA" w:rsidRDefault="00A201BA" w:rsidP="00A201BA">
      <w:pPr>
        <w:jc w:val="both"/>
        <w:rPr>
          <w:rFonts w:ascii="Arial" w:hAnsi="Arial" w:cs="Arial"/>
          <w:sz w:val="20"/>
          <w:szCs w:val="20"/>
          <w:lang w:val="el-GR"/>
        </w:rPr>
      </w:pPr>
      <w:r w:rsidRPr="00A201BA">
        <w:rPr>
          <w:rFonts w:ascii="Arial" w:hAnsi="Arial" w:cs="Arial"/>
          <w:sz w:val="20"/>
          <w:szCs w:val="20"/>
          <w:lang w:val="el-GR"/>
        </w:rPr>
        <w:t>2.3.3 Τέμνοντα Επίπεδα (</w:t>
      </w:r>
      <w:r w:rsidRPr="00A201BA">
        <w:rPr>
          <w:rFonts w:ascii="Arial" w:hAnsi="Arial" w:cs="Arial"/>
          <w:sz w:val="20"/>
          <w:szCs w:val="20"/>
        </w:rPr>
        <w:t>Cutting</w:t>
      </w:r>
      <w:r w:rsidRPr="00A201BA">
        <w:rPr>
          <w:rFonts w:ascii="Arial" w:hAnsi="Arial" w:cs="Arial"/>
          <w:sz w:val="20"/>
          <w:szCs w:val="20"/>
          <w:lang w:val="el-GR"/>
        </w:rPr>
        <w:t xml:space="preserve"> </w:t>
      </w:r>
      <w:r w:rsidRPr="00A201BA">
        <w:rPr>
          <w:rFonts w:ascii="Arial" w:hAnsi="Arial" w:cs="Arial"/>
          <w:sz w:val="20"/>
          <w:szCs w:val="20"/>
        </w:rPr>
        <w:t>Planes</w:t>
      </w:r>
      <w:r w:rsidRPr="00A201BA">
        <w:rPr>
          <w:rFonts w:ascii="Arial" w:hAnsi="Arial" w:cs="Arial"/>
          <w:sz w:val="20"/>
          <w:szCs w:val="20"/>
          <w:lang w:val="el-GR"/>
        </w:rPr>
        <w:t>)</w:t>
      </w:r>
    </w:p>
    <w:p w14:paraId="7284D3EB" w14:textId="77777777" w:rsidR="00A201BA" w:rsidRPr="00A201BA" w:rsidRDefault="00A201BA" w:rsidP="00A201BA">
      <w:pPr>
        <w:spacing w:before="360" w:after="120"/>
        <w:jc w:val="both"/>
        <w:rPr>
          <w:rFonts w:ascii="Arial" w:hAnsi="Arial" w:cs="Arial"/>
          <w:b/>
          <w:bCs/>
          <w:color w:val="4472C4" w:themeColor="accent1"/>
          <w:sz w:val="20"/>
          <w:szCs w:val="20"/>
          <w:lang w:val="el-GR"/>
        </w:rPr>
      </w:pPr>
      <w:r w:rsidRPr="00A201BA">
        <w:rPr>
          <w:rFonts w:ascii="Arial" w:hAnsi="Arial" w:cs="Arial"/>
          <w:b/>
          <w:bCs/>
          <w:color w:val="4472C4" w:themeColor="accent1"/>
          <w:sz w:val="20"/>
          <w:szCs w:val="20"/>
          <w:lang w:val="el-GR"/>
        </w:rPr>
        <w:t>3 Εισαγωγή στα Νευρωνικά Δίκτυα Γράφων</w:t>
      </w:r>
    </w:p>
    <w:p w14:paraId="79C36AE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3.1 Βασικές Αρχές Νευρωνικών Δικτύων</w:t>
      </w:r>
    </w:p>
    <w:p w14:paraId="58E9C72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 Θεμελιώδης Περιορισμοί και Γενίκευση της Συνέλιξης</w:t>
      </w:r>
    </w:p>
    <w:p w14:paraId="1B8956AB"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3.2.1 Κίνητρο για Γενίκευση της Συνέλιξης</w:t>
      </w:r>
    </w:p>
    <w:p w14:paraId="7ECEA680"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3.2.2 Συνέλιξη σε μη Ευκλείδειες δομές</w:t>
      </w:r>
    </w:p>
    <w:p w14:paraId="58D6682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3.2.3 Δίκτυα Μηχανισμών Προσοχής </w:t>
      </w:r>
    </w:p>
    <w:p w14:paraId="34673A9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 Κατηγορίες Εκπαίδευσης Νευρωνικών Δικτύων Γράφων</w:t>
      </w:r>
    </w:p>
    <w:p w14:paraId="773EE40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3.3.1 Επιτηρούμενη και Ημι-επιτηρούμενη Μάθηση σε Γράφους</w:t>
      </w:r>
    </w:p>
    <w:p w14:paraId="42BEDD73" w14:textId="77777777" w:rsidR="00A201BA" w:rsidRPr="00A201BA" w:rsidRDefault="00A201BA" w:rsidP="00A201BA">
      <w:pPr>
        <w:jc w:val="both"/>
        <w:rPr>
          <w:rFonts w:ascii="Arial" w:hAnsi="Arial" w:cs="Arial"/>
          <w:sz w:val="20"/>
          <w:szCs w:val="20"/>
          <w:lang w:val="el-GR"/>
        </w:rPr>
      </w:pPr>
      <w:bookmarkStart w:id="20" w:name="_Hlk201144174"/>
      <w:r w:rsidRPr="00A201BA">
        <w:rPr>
          <w:rFonts w:ascii="Arial" w:hAnsi="Arial" w:cs="Arial"/>
          <w:sz w:val="20"/>
          <w:szCs w:val="20"/>
          <w:lang w:val="el-GR"/>
        </w:rPr>
        <w:t>3.3.2 Επαγωγική και Μεταγωγική Μάθηση σε Γράφους</w:t>
      </w:r>
    </w:p>
    <w:p w14:paraId="2F4256D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 Μοντελοποίηση του Προβλήματος του Πλανόδιου Πωλητή με </w:t>
      </w:r>
      <w:r w:rsidRPr="00A201BA">
        <w:rPr>
          <w:rFonts w:ascii="Arial" w:hAnsi="Arial" w:cs="Arial"/>
          <w:sz w:val="20"/>
          <w:szCs w:val="20"/>
        </w:rPr>
        <w:t>GNN</w:t>
      </w:r>
      <w:bookmarkEnd w:id="20"/>
    </w:p>
    <w:p w14:paraId="1F09B286"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3.4.1 Αναπαράσταση του Συμμετρικού </w:t>
      </w:r>
      <w:r w:rsidRPr="00A201BA">
        <w:rPr>
          <w:rFonts w:ascii="Arial" w:hAnsi="Arial" w:cs="Arial"/>
          <w:sz w:val="20"/>
          <w:szCs w:val="20"/>
        </w:rPr>
        <w:t>TSP</w:t>
      </w:r>
      <w:r w:rsidRPr="00A201BA">
        <w:rPr>
          <w:rFonts w:ascii="Arial" w:hAnsi="Arial" w:cs="Arial"/>
          <w:sz w:val="20"/>
          <w:szCs w:val="20"/>
          <w:lang w:val="el-GR"/>
        </w:rPr>
        <w:t xml:space="preserve"> ως Μη Κατευθυνόμενος Γράφος</w:t>
      </w:r>
    </w:p>
    <w:p w14:paraId="5212784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3.4.2 Νευρωνικό Δίκτυο για την Εκτίμηση της Λύσης του </w:t>
      </w:r>
      <w:r w:rsidRPr="00A201BA">
        <w:rPr>
          <w:rFonts w:ascii="Arial" w:hAnsi="Arial" w:cs="Arial"/>
          <w:sz w:val="20"/>
          <w:szCs w:val="20"/>
        </w:rPr>
        <w:t>TSP</w:t>
      </w:r>
    </w:p>
    <w:p w14:paraId="3A9554F1" w14:textId="77777777" w:rsidR="00A201BA" w:rsidRPr="00A201BA" w:rsidRDefault="00A201BA" w:rsidP="00A201BA">
      <w:pPr>
        <w:jc w:val="both"/>
        <w:rPr>
          <w:rFonts w:ascii="Arial" w:hAnsi="Arial" w:cs="Arial"/>
          <w:sz w:val="20"/>
          <w:szCs w:val="20"/>
          <w:lang w:val="el-GR"/>
        </w:rPr>
      </w:pPr>
    </w:p>
    <w:bookmarkEnd w:id="15"/>
    <w:bookmarkEnd w:id="19"/>
    <w:p w14:paraId="3C7D10CF" w14:textId="77777777" w:rsidR="000B42F1" w:rsidRPr="000B42F1" w:rsidRDefault="000B42F1" w:rsidP="00EE1D36">
      <w:pPr>
        <w:pStyle w:val="Heading3"/>
        <w:spacing w:before="360" w:after="120"/>
        <w:jc w:val="both"/>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3C6DD5B9" w:rsidR="000B42F1" w:rsidRPr="000B42F1" w:rsidRDefault="000B42F1" w:rsidP="00EE1D36">
      <w:pPr>
        <w:jc w:val="both"/>
        <w:rPr>
          <w:rFonts w:ascii="Arial" w:hAnsi="Arial" w:cs="Arial"/>
          <w:sz w:val="20"/>
          <w:szCs w:val="20"/>
          <w:lang w:val="el-GR"/>
        </w:rPr>
      </w:pPr>
      <w:r w:rsidRPr="000B42F1">
        <w:rPr>
          <w:rFonts w:ascii="Arial" w:hAnsi="Arial" w:cs="Arial"/>
          <w:sz w:val="20"/>
          <w:szCs w:val="20"/>
          <w:lang w:val="el-GR"/>
        </w:rPr>
        <w:t>4.1 Δημιουργία Βέλτιστων Λύσεων με Ακέραιο Γραμμικό Προγραμματισμό</w:t>
      </w:r>
    </w:p>
    <w:p w14:paraId="3E707772" w14:textId="77777777" w:rsidR="000B42F1" w:rsidRDefault="000B42F1" w:rsidP="00EE1D36">
      <w:pPr>
        <w:jc w:val="both"/>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EE1D36">
      <w:pPr>
        <w:jc w:val="both"/>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6DF3098D" w:rsidR="00EF6DBD" w:rsidRP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παρούσα διατριβή εξετάζει τη χρήση </w:t>
      </w:r>
      <w:ins w:id="21" w:author="Giannis mougios" w:date="2025-08-30T12:09:00Z">
        <w:r w:rsidR="00C903DD">
          <w:rPr>
            <w:rFonts w:ascii="Arial" w:hAnsi="Arial" w:cs="Arial"/>
            <w:color w:val="000000"/>
            <w:sz w:val="20"/>
            <w:szCs w:val="20"/>
            <w:lang w:val="el-GR"/>
          </w:rPr>
          <w:t>Νευρωνικών Δ</w:t>
        </w:r>
      </w:ins>
      <w:ins w:id="22" w:author="Giannis mougios" w:date="2025-08-30T12:10:00Z">
        <w:r w:rsidR="00C903DD">
          <w:rPr>
            <w:rFonts w:ascii="Arial" w:hAnsi="Arial" w:cs="Arial"/>
            <w:color w:val="000000"/>
            <w:sz w:val="20"/>
            <w:szCs w:val="20"/>
            <w:lang w:val="el-GR"/>
          </w:rPr>
          <w:t>ικτύων Γραφώ</w:t>
        </w:r>
      </w:ins>
      <w:del w:id="23" w:author="Giannis mougios" w:date="2025-08-30T12:09:00Z">
        <w:r w:rsidRPr="00EF6DBD" w:rsidDel="00C903DD">
          <w:rPr>
            <w:rFonts w:ascii="Arial" w:hAnsi="Arial" w:cs="Arial"/>
            <w:color w:val="000000"/>
            <w:sz w:val="20"/>
            <w:szCs w:val="20"/>
            <w:lang w:val="el-GR"/>
          </w:rPr>
          <w:delText xml:space="preserve">Γραφικών Νευρωνικών Δικτύων </w:delText>
        </w:r>
      </w:del>
      <w:r w:rsidRPr="00EF6DBD">
        <w:rPr>
          <w:rFonts w:ascii="Arial" w:hAnsi="Arial" w:cs="Arial"/>
          <w:color w:val="000000"/>
          <w:sz w:val="20"/>
          <w:szCs w:val="20"/>
          <w:lang w:val="el-GR"/>
        </w:rPr>
        <w:t>(</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ins w:id="24" w:author="Giannis mougios" w:date="2025-08-30T12:14:00Z">
        <w:r w:rsidR="00C903DD">
          <w:rPr>
            <w:rFonts w:ascii="Arial" w:hAnsi="Arial" w:cs="Arial"/>
            <w:color w:val="000000"/>
            <w:sz w:val="20"/>
            <w:szCs w:val="20"/>
            <w:lang w:val="el-GR"/>
          </w:rPr>
          <w:t xml:space="preserve"> -</w:t>
        </w:r>
      </w:ins>
      <w:del w:id="25" w:author="Giannis mougios" w:date="2025-08-30T12:14:00Z">
        <w:r w:rsidRPr="00EF6DBD" w:rsidDel="00C903DD">
          <w:rPr>
            <w:rFonts w:ascii="Arial" w:hAnsi="Arial" w:cs="Arial"/>
            <w:color w:val="000000"/>
            <w:sz w:val="20"/>
            <w:szCs w:val="20"/>
            <w:lang w:val="el-GR"/>
          </w:rPr>
          <w:delText>,</w:delText>
        </w:r>
      </w:del>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A201BA">
      <w:pPr>
        <w:pStyle w:val="Heading2"/>
        <w:spacing w:before="360" w:beforeAutospacing="0" w:after="120" w:afterAutospacing="0"/>
        <w:jc w:val="both"/>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A201BA">
      <w:pPr>
        <w:pStyle w:val="NormalWeb"/>
        <w:spacing w:after="120" w:afterAutospacing="0"/>
        <w:jc w:val="both"/>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A201BA">
      <w:pPr>
        <w:spacing w:after="60"/>
        <w:jc w:val="both"/>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C903DD" w:rsidRDefault="00F23581" w:rsidP="00A201BA">
      <w:pPr>
        <w:spacing w:after="60"/>
        <w:jc w:val="both"/>
        <w:rPr>
          <w:rFonts w:ascii="Arial" w:hAnsi="Arial" w:cs="Arial"/>
          <w:sz w:val="20"/>
          <w:szCs w:val="20"/>
          <w:lang w:val="el-GR"/>
          <w:rPrChange w:id="26" w:author="Giannis mougios" w:date="2025-08-30T12:11:00Z">
            <w:rPr>
              <w:rFonts w:ascii="Arial" w:hAnsi="Arial" w:cs="Arial"/>
              <w:sz w:val="20"/>
              <w:szCs w:val="20"/>
            </w:rPr>
          </w:rPrChange>
        </w:rPr>
      </w:pPr>
      <w:r w:rsidRPr="00F23581">
        <w:rPr>
          <w:rFonts w:ascii="Arial" w:hAnsi="Arial" w:cs="Arial"/>
          <w:sz w:val="20"/>
          <w:szCs w:val="20"/>
          <w:lang w:val="el-GR"/>
        </w:rPr>
        <w:lastRenderedPageBreak/>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C903DD">
        <w:rPr>
          <w:rFonts w:ascii="Arial" w:hAnsi="Arial" w:cs="Arial"/>
          <w:sz w:val="20"/>
          <w:szCs w:val="20"/>
          <w:lang w:val="el-GR"/>
          <w:rPrChange w:id="27" w:author="Giannis mougios" w:date="2025-08-30T12:11:00Z">
            <w:rPr>
              <w:rFonts w:ascii="Arial" w:hAnsi="Arial" w:cs="Arial"/>
              <w:sz w:val="20"/>
              <w:szCs w:val="20"/>
            </w:rPr>
          </w:rPrChange>
        </w:rPr>
        <w:t>Η πρ</w:t>
      </w:r>
      <w:r w:rsidRPr="00F23581">
        <w:rPr>
          <w:rFonts w:ascii="Arial" w:hAnsi="Arial" w:cs="Arial"/>
          <w:sz w:val="20"/>
          <w:szCs w:val="20"/>
          <w:lang w:val="el-GR"/>
        </w:rPr>
        <w:t>οσέγγιση</w:t>
      </w:r>
      <w:r w:rsidRPr="00C903DD">
        <w:rPr>
          <w:rFonts w:ascii="Arial" w:hAnsi="Arial" w:cs="Arial"/>
          <w:sz w:val="20"/>
          <w:szCs w:val="20"/>
          <w:lang w:val="el-GR"/>
          <w:rPrChange w:id="28" w:author="Giannis mougios" w:date="2025-08-30T12:11:00Z">
            <w:rPr>
              <w:rFonts w:ascii="Arial" w:hAnsi="Arial" w:cs="Arial"/>
              <w:sz w:val="20"/>
              <w:szCs w:val="20"/>
            </w:rPr>
          </w:rPrChange>
        </w:rPr>
        <w:t xml:space="preserve"> μας βασ</w:t>
      </w:r>
      <w:r w:rsidRPr="00F23581">
        <w:rPr>
          <w:rFonts w:ascii="Arial" w:hAnsi="Arial" w:cs="Arial"/>
          <w:sz w:val="20"/>
          <w:szCs w:val="20"/>
          <w:lang w:val="el-GR"/>
        </w:rPr>
        <w:t>ίζεται</w:t>
      </w:r>
      <w:r w:rsidRPr="00C903DD">
        <w:rPr>
          <w:rFonts w:ascii="Arial" w:hAnsi="Arial" w:cs="Arial"/>
          <w:sz w:val="20"/>
          <w:szCs w:val="20"/>
          <w:lang w:val="el-GR"/>
          <w:rPrChange w:id="29" w:author="Giannis mougios" w:date="2025-08-30T12:11:00Z">
            <w:rPr>
              <w:rFonts w:ascii="Arial" w:hAnsi="Arial" w:cs="Arial"/>
              <w:sz w:val="20"/>
              <w:szCs w:val="20"/>
            </w:rPr>
          </w:rPrChange>
        </w:rPr>
        <w:t xml:space="preserve"> σε τρε</w:t>
      </w:r>
      <w:r w:rsidRPr="00F23581">
        <w:rPr>
          <w:rFonts w:ascii="Arial" w:hAnsi="Arial" w:cs="Arial"/>
          <w:sz w:val="20"/>
          <w:szCs w:val="20"/>
          <w:lang w:val="el-GR"/>
        </w:rPr>
        <w:t>ί</w:t>
      </w:r>
      <w:r w:rsidRPr="00C903DD">
        <w:rPr>
          <w:rFonts w:ascii="Arial" w:hAnsi="Arial" w:cs="Arial"/>
          <w:sz w:val="20"/>
          <w:szCs w:val="20"/>
          <w:lang w:val="el-GR"/>
          <w:rPrChange w:id="30" w:author="Giannis mougios" w:date="2025-08-30T12:11:00Z">
            <w:rPr>
              <w:rFonts w:ascii="Arial" w:hAnsi="Arial" w:cs="Arial"/>
              <w:sz w:val="20"/>
              <w:szCs w:val="20"/>
            </w:rPr>
          </w:rPrChange>
        </w:rPr>
        <w:t>ς βασικές παρατηρήσεις:</w:t>
      </w:r>
    </w:p>
    <w:p w14:paraId="530053D8"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Η εργασία αυτή προσφέρει τρεις βασικές συνεισφορές:</w:t>
      </w:r>
    </w:p>
    <w:p w14:paraId="41B894D1"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A201BA">
      <w:pPr>
        <w:spacing w:before="360" w:after="120"/>
        <w:jc w:val="both"/>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A201BA">
      <w:pPr>
        <w:spacing w:before="360" w:after="60"/>
        <w:jc w:val="both"/>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A201BA">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A201BA">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A201BA">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A201BA">
      <w:pPr>
        <w:spacing w:after="60"/>
        <w:jc w:val="both"/>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A201BA">
      <w:p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A201BA">
      <w:pPr>
        <w:spacing w:after="60"/>
        <w:jc w:val="both"/>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A201BA">
      <w:pPr>
        <w:numPr>
          <w:ilvl w:val="0"/>
          <w:numId w:val="51"/>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lastRenderedPageBreak/>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BB1643">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BB1643">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BB1643">
      <w:pPr>
        <w:spacing w:after="60"/>
        <w:jc w:val="both"/>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BB1643">
      <w:pPr>
        <w:spacing w:after="60"/>
        <w:jc w:val="both"/>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BB1643">
      <w:pPr>
        <w:spacing w:after="60"/>
        <w:jc w:val="both"/>
        <w:rPr>
          <w:rFonts w:ascii="Arial" w:hAnsi="Arial" w:cs="Arial"/>
          <w:sz w:val="20"/>
          <w:szCs w:val="20"/>
          <w:lang w:val="el-GR"/>
        </w:rPr>
      </w:pPr>
    </w:p>
    <w:p w14:paraId="688D38A6"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xml:space="preserve">) αποτελεί μια υποκατηγορία του γραμμικού προγραμματισμού, στην οποία επιλύεται ένα πρόβλημα </w:t>
      </w:r>
      <w:r w:rsidRPr="00692ACB">
        <w:rPr>
          <w:rFonts w:ascii="Arial" w:hAnsi="Arial" w:cs="Arial"/>
          <w:sz w:val="20"/>
          <w:szCs w:val="20"/>
          <w:lang w:val="el-GR"/>
        </w:rPr>
        <w:lastRenderedPageBreak/>
        <w:t>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ενώ αν κάποιες μεταβλητές επιτρέπεται να 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31" w:name="_Hlk200118927"/>
    <w:p w14:paraId="32A7D2FE"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31"/>
    </w:p>
    <w:p w14:paraId="6B5638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BB1643">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w:lastRenderedPageBreak/>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μία καλή προσέγγιση της γεωμετρίας του συνόλου των ακέραιων λύσεων.</w:t>
      </w:r>
    </w:p>
    <w:p w14:paraId="6DA376C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B40E9F">
      <w:pPr>
        <w:spacing w:after="60"/>
        <w:jc w:val="both"/>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40E9F">
      <w:pPr>
        <w:spacing w:before="360" w:after="60"/>
        <w:jc w:val="both"/>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δημιουργούνται τέτοια υποπροβλήματα, με στόχο τη σταδιακή επιβολή της ακεραιότητας σε όλες τις μεταβλητές 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B40E9F">
      <w:pPr>
        <w:numPr>
          <w:ilvl w:val="0"/>
          <w:numId w:val="12"/>
        </w:numPr>
        <w:spacing w:after="60"/>
        <w:jc w:val="both"/>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0D84E465"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lastRenderedPageBreak/>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B40E9F">
      <w:pPr>
        <w:spacing w:after="60"/>
        <w:jc w:val="both"/>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B40E9F">
      <w:pPr>
        <w:spacing w:after="60"/>
        <w:jc w:val="both"/>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B40E9F">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B40E9F">
      <w:pPr>
        <w:spacing w:after="60"/>
        <w:jc w:val="both"/>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B40E9F">
      <w:pPr>
        <w:spacing w:after="60"/>
        <w:jc w:val="both"/>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lastRenderedPageBreak/>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40E9F">
      <w:pPr>
        <w:pStyle w:val="Caption"/>
        <w:spacing w:after="60"/>
        <w:jc w:val="both"/>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40E9F">
      <w:pPr>
        <w:spacing w:before="360" w:after="60"/>
        <w:jc w:val="both"/>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B40E9F">
      <w:pPr>
        <w:spacing w:after="60"/>
        <w:jc w:val="both"/>
        <w:rPr>
          <w:sz w:val="20"/>
          <w:szCs w:val="20"/>
          <w:lang w:val="el-GR"/>
        </w:rPr>
      </w:pPr>
      <w:r w:rsidRPr="00EC2BA0">
        <w:rPr>
          <w:sz w:val="20"/>
          <w:szCs w:val="20"/>
          <w:lang w:val="el-GR"/>
        </w:rPr>
        <w:t xml:space="preserve">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w:t>
      </w:r>
      <w:r w:rsidRPr="00EC2BA0">
        <w:rPr>
          <w:sz w:val="20"/>
          <w:szCs w:val="20"/>
          <w:lang w:val="el-GR"/>
        </w:rPr>
        <w:lastRenderedPageBreak/>
        <w:t>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40E9F">
      <w:pPr>
        <w:pStyle w:val="NormalWeb"/>
        <w:spacing w:after="60" w:afterAutospacing="0"/>
        <w:jc w:val="both"/>
        <w:rPr>
          <w:lang w:val="el-GR"/>
        </w:rPr>
      </w:pPr>
      <w:r w:rsidRPr="002C4AE9">
        <w:rPr>
          <w:noProof/>
          <w:lang w:val="el-GR"/>
        </w:rPr>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40E9F">
      <w:pPr>
        <w:spacing w:after="60"/>
        <w:jc w:val="both"/>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40E9F">
      <w:pPr>
        <w:spacing w:after="60"/>
        <w:jc w:val="both"/>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40E9F">
      <w:pPr>
        <w:spacing w:before="360" w:after="60"/>
        <w:jc w:val="both"/>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lang w:val="el-GR"/>
        </w:rPr>
        <w:lastRenderedPageBreak/>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07492202"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ισχυρός μηχανισμός</w:t>
      </w:r>
      <w:r w:rsidR="00B40E9F" w:rsidRPr="00B40E9F">
        <w:rPr>
          <w:rFonts w:ascii="Arial" w:hAnsi="Arial" w:cs="Arial"/>
          <w:sz w:val="20"/>
          <w:szCs w:val="20"/>
          <w:lang w:val="el-GR"/>
        </w:rPr>
        <w:t xml:space="preserve"> </w:t>
      </w:r>
      <w:ins w:id="32" w:author="Gregory Koronakos" w:date="2025-08-28T18:10:00Z">
        <w:r w:rsidR="00BF7CD0">
          <w:rPr>
            <w:rFonts w:ascii="Arial" w:hAnsi="Arial" w:cs="Arial"/>
            <w:sz w:val="20"/>
            <w:szCs w:val="20"/>
            <w:lang w:val="el-GR"/>
          </w:rPr>
          <w:t>επ</w:t>
        </w:r>
      </w:ins>
      <w:ins w:id="33" w:author="Gregory Koronakos" w:date="2025-08-28T18:11:00Z">
        <w:r w:rsidR="00BF7CD0">
          <w:rPr>
            <w:rFonts w:ascii="Arial" w:hAnsi="Arial" w:cs="Arial"/>
            <w:sz w:val="20"/>
            <w:szCs w:val="20"/>
            <w:lang w:val="el-GR"/>
          </w:rPr>
          <w:t>ί</w:t>
        </w:r>
      </w:ins>
      <w:ins w:id="34" w:author="Gregory Koronakos" w:date="2025-08-28T18:10:00Z">
        <w:r w:rsidR="00BF7CD0">
          <w:rPr>
            <w:rFonts w:ascii="Arial" w:hAnsi="Arial" w:cs="Arial"/>
            <w:sz w:val="20"/>
            <w:szCs w:val="20"/>
            <w:lang w:val="el-GR"/>
          </w:rPr>
          <w:t>λυσης</w:t>
        </w:r>
      </w:ins>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5705ED9" w:rsidR="00DB73BC" w:rsidRPr="00DB73BC" w:rsidRDefault="007A1C41" w:rsidP="007A1C41">
      <w:pPr>
        <w:spacing w:after="60"/>
        <w:jc w:val="both"/>
        <w:rPr>
          <w:rFonts w:ascii="Arial" w:hAnsi="Arial" w:cs="Arial"/>
          <w:sz w:val="20"/>
          <w:szCs w:val="20"/>
          <w:lang w:val="el-GR"/>
        </w:rPr>
      </w:pPr>
      <w:ins w:id="35" w:author="Giannis mougios" w:date="2025-08-30T13:10:00Z">
        <w:r w:rsidRPr="00477B33">
          <w:rPr>
            <w:rFonts w:ascii="Arial" w:hAnsi="Arial" w:cs="Arial"/>
            <w:sz w:val="20"/>
            <w:szCs w:val="20"/>
            <w:lang w:val="el-GR"/>
            <w:rPrChange w:id="36" w:author="Giannis mougios" w:date="2025-08-30T13:25:00Z">
              <w:rPr>
                <w:rFonts w:ascii="Arial" w:hAnsi="Arial" w:cs="Arial"/>
                <w:sz w:val="20"/>
                <w:szCs w:val="20"/>
                <w:highlight w:val="yellow"/>
              </w:rPr>
            </w:rPrChange>
          </w:rPr>
          <w:t>Στο Πρόβλημα του Πλανόδιου Πωλητή (</w:t>
        </w:r>
        <w:r w:rsidRPr="00477B33">
          <w:rPr>
            <w:rFonts w:ascii="Arial" w:hAnsi="Arial" w:cs="Arial"/>
            <w:sz w:val="20"/>
            <w:szCs w:val="20"/>
            <w:rPrChange w:id="37" w:author="Giannis mougios" w:date="2025-08-30T13:25:00Z">
              <w:rPr>
                <w:rFonts w:ascii="Arial" w:hAnsi="Arial" w:cs="Arial"/>
                <w:sz w:val="20"/>
                <w:szCs w:val="20"/>
                <w:highlight w:val="yellow"/>
              </w:rPr>
            </w:rPrChange>
          </w:rPr>
          <w:t>TSP</w:t>
        </w:r>
        <w:r w:rsidRPr="00477B33">
          <w:rPr>
            <w:rFonts w:ascii="Arial" w:hAnsi="Arial" w:cs="Arial"/>
            <w:sz w:val="20"/>
            <w:szCs w:val="20"/>
            <w:lang w:val="el-GR"/>
            <w:rPrChange w:id="38" w:author="Giannis mougios" w:date="2025-08-30T13:25:00Z">
              <w:rPr>
                <w:rFonts w:ascii="Arial" w:hAnsi="Arial" w:cs="Arial"/>
                <w:sz w:val="20"/>
                <w:szCs w:val="20"/>
                <w:highlight w:val="yellow"/>
              </w:rPr>
            </w:rPrChange>
          </w:rPr>
          <w:t>) εμφανίζονται δύο βασικές τεχνικές δυσκολίες. Η πρώτη αφορά την επιβολή ακεραιότητας στις δυαδικές μεταβλητές</w:t>
        </w:r>
        <w:r w:rsidRPr="00477B33">
          <w:rPr>
            <w:rFonts w:ascii="Arial" w:hAnsi="Arial" w:cs="Arial"/>
            <w:sz w:val="20"/>
            <w:szCs w:val="20"/>
            <w:rPrChange w:id="39" w:author="Giannis mougios" w:date="2025-08-30T13:25:00Z">
              <w:rPr>
                <w:rFonts w:ascii="Arial" w:hAnsi="Arial" w:cs="Arial"/>
                <w:sz w:val="20"/>
                <w:szCs w:val="20"/>
                <w:highlight w:val="yellow"/>
              </w:rPr>
            </w:rPrChange>
          </w:rPr>
          <w:t> </w:t>
        </w:r>
      </w:ins>
      <w:ins w:id="40" w:author="Giannis mougios" w:date="2025-08-30T13:11:00Z">
        <w:r w:rsidRPr="00477B33">
          <w:rPr>
            <w:rFonts w:ascii="Arial" w:hAnsi="Arial" w:cs="Arial"/>
            <w:sz w:val="20"/>
            <w:szCs w:val="20"/>
            <w:rPrChange w:id="41" w:author="Giannis mougios" w:date="2025-08-30T13:25:00Z">
              <w:rPr>
                <w:rFonts w:ascii="Arial" w:hAnsi="Arial" w:cs="Arial"/>
                <w:sz w:val="20"/>
                <w:szCs w:val="20"/>
                <w:highlight w:val="yellow"/>
              </w:rPr>
            </w:rPrChange>
          </w:rPr>
          <w:t>x</w:t>
        </w:r>
        <w:r w:rsidRPr="00477B33">
          <w:rPr>
            <w:rFonts w:ascii="Arial" w:hAnsi="Arial" w:cs="Arial"/>
            <w:sz w:val="20"/>
            <w:szCs w:val="20"/>
            <w:vertAlign w:val="subscript"/>
            <w:rPrChange w:id="42" w:author="Giannis mougios" w:date="2025-08-30T13:25:00Z">
              <w:rPr>
                <w:rFonts w:ascii="Arial" w:hAnsi="Arial" w:cs="Arial"/>
                <w:sz w:val="20"/>
                <w:szCs w:val="20"/>
                <w:highlight w:val="yellow"/>
              </w:rPr>
            </w:rPrChange>
          </w:rPr>
          <w:t>i</w:t>
        </w:r>
      </w:ins>
      <w:ins w:id="43" w:author="Giannis mougios" w:date="2025-08-30T13:12:00Z">
        <w:r w:rsidRPr="00477B33">
          <w:rPr>
            <w:rFonts w:ascii="Arial" w:hAnsi="Arial" w:cs="Arial"/>
            <w:sz w:val="20"/>
            <w:szCs w:val="20"/>
            <w:vertAlign w:val="subscript"/>
            <w:rPrChange w:id="44" w:author="Giannis mougios" w:date="2025-08-30T13:25:00Z">
              <w:rPr>
                <w:rFonts w:ascii="Arial" w:hAnsi="Arial" w:cs="Arial"/>
                <w:sz w:val="20"/>
                <w:szCs w:val="20"/>
                <w:highlight w:val="yellow"/>
                <w:vertAlign w:val="subscript"/>
              </w:rPr>
            </w:rPrChange>
          </w:rPr>
          <w:t>j</w:t>
        </w:r>
      </w:ins>
      <w:ins w:id="45" w:author="Giannis mougios" w:date="2025-08-30T13:10:00Z">
        <w:r w:rsidRPr="00477B33">
          <w:rPr>
            <w:rFonts w:ascii="Arial" w:hAnsi="Arial" w:cs="Arial"/>
            <w:sz w:val="20"/>
            <w:szCs w:val="20"/>
            <w:lang w:val="el-GR"/>
            <w:rPrChange w:id="46" w:author="Giannis mougios" w:date="2025-08-30T13:25:00Z">
              <w:rPr>
                <w:rFonts w:ascii="Arial" w:hAnsi="Arial" w:cs="Arial"/>
                <w:sz w:val="20"/>
                <w:szCs w:val="20"/>
                <w:highlight w:val="yellow"/>
              </w:rPr>
            </w:rPrChange>
          </w:rPr>
          <w:t xml:space="preserve">, οι οποίες δηλώνονται στον </w:t>
        </w:r>
      </w:ins>
      <w:ins w:id="47" w:author="Giannis mougios" w:date="2025-08-30T13:23:00Z">
        <w:r w:rsidR="00477B33" w:rsidRPr="00477B33">
          <w:rPr>
            <w:rFonts w:ascii="Arial" w:hAnsi="Arial" w:cs="Arial"/>
            <w:sz w:val="20"/>
            <w:szCs w:val="20"/>
            <w:lang w:val="el-GR"/>
            <w:rPrChange w:id="48" w:author="Giannis mougios" w:date="2025-08-30T13:25:00Z">
              <w:rPr>
                <w:rFonts w:ascii="Arial" w:hAnsi="Arial" w:cs="Arial"/>
                <w:sz w:val="20"/>
                <w:szCs w:val="20"/>
                <w:highlight w:val="yellow"/>
                <w:lang w:val="el-GR"/>
              </w:rPr>
            </w:rPrChange>
          </w:rPr>
          <w:t>επιλυτή</w:t>
        </w:r>
      </w:ins>
      <w:ins w:id="49" w:author="Giannis mougios" w:date="2025-08-30T13:10:00Z">
        <w:r w:rsidRPr="00477B33">
          <w:rPr>
            <w:rFonts w:ascii="Arial" w:hAnsi="Arial" w:cs="Arial"/>
            <w:sz w:val="20"/>
            <w:szCs w:val="20"/>
            <w:lang w:val="el-GR"/>
            <w:rPrChange w:id="50" w:author="Giannis mougios" w:date="2025-08-30T13:25:00Z">
              <w:rPr>
                <w:rFonts w:ascii="Arial" w:hAnsi="Arial" w:cs="Arial"/>
                <w:sz w:val="20"/>
                <w:szCs w:val="20"/>
                <w:highlight w:val="yellow"/>
              </w:rPr>
            </w:rPrChange>
          </w:rPr>
          <w:t xml:space="preserve"> με όρια</w:t>
        </w:r>
        <w:r w:rsidRPr="00477B33">
          <w:rPr>
            <w:rFonts w:ascii="Arial" w:hAnsi="Arial" w:cs="Arial"/>
            <w:sz w:val="20"/>
            <w:szCs w:val="20"/>
            <w:rPrChange w:id="51" w:author="Giannis mougios" w:date="2025-08-30T13:25:00Z">
              <w:rPr>
                <w:rFonts w:ascii="Arial" w:hAnsi="Arial" w:cs="Arial"/>
                <w:sz w:val="20"/>
                <w:szCs w:val="20"/>
                <w:highlight w:val="yellow"/>
              </w:rPr>
            </w:rPrChange>
          </w:rPr>
          <w:t> </w:t>
        </w:r>
        <w:r w:rsidRPr="00477B33">
          <w:rPr>
            <w:rFonts w:ascii="Arial" w:hAnsi="Arial" w:cs="Arial"/>
            <w:sz w:val="20"/>
            <w:szCs w:val="20"/>
            <w:lang w:val="el-GR"/>
            <w:rPrChange w:id="52" w:author="Giannis mougios" w:date="2025-08-30T13:25:00Z">
              <w:rPr>
                <w:rFonts w:ascii="Arial" w:hAnsi="Arial" w:cs="Arial"/>
                <w:sz w:val="20"/>
                <w:szCs w:val="20"/>
                <w:highlight w:val="yellow"/>
              </w:rPr>
            </w:rPrChange>
          </w:rPr>
          <w:t>[0,1]</w:t>
        </w:r>
      </w:ins>
      <w:ins w:id="53" w:author="Giannis mougios" w:date="2025-08-30T13:11:00Z">
        <w:r w:rsidRPr="00477B33">
          <w:rPr>
            <w:rFonts w:ascii="Arial" w:hAnsi="Arial" w:cs="Arial"/>
            <w:sz w:val="20"/>
            <w:szCs w:val="20"/>
            <w:lang w:val="el-GR"/>
            <w:rPrChange w:id="54" w:author="Giannis mougios" w:date="2025-08-30T13:25:00Z">
              <w:rPr>
                <w:rFonts w:ascii="Arial" w:hAnsi="Arial" w:cs="Arial"/>
                <w:sz w:val="20"/>
                <w:szCs w:val="20"/>
                <w:highlight w:val="yellow"/>
              </w:rPr>
            </w:rPrChange>
          </w:rPr>
          <w:t xml:space="preserve"> </w:t>
        </w:r>
      </w:ins>
      <w:ins w:id="55" w:author="Giannis mougios" w:date="2025-08-30T13:10:00Z">
        <w:r w:rsidRPr="00477B33">
          <w:rPr>
            <w:rFonts w:ascii="Arial" w:hAnsi="Arial" w:cs="Arial"/>
            <w:sz w:val="20"/>
            <w:szCs w:val="20"/>
            <w:lang w:val="el-GR"/>
            <w:rPrChange w:id="56" w:author="Giannis mougios" w:date="2025-08-30T13:25:00Z">
              <w:rPr>
                <w:rFonts w:ascii="Arial" w:hAnsi="Arial" w:cs="Arial"/>
                <w:sz w:val="20"/>
                <w:szCs w:val="20"/>
                <w:highlight w:val="yellow"/>
              </w:rPr>
            </w:rPrChange>
          </w:rPr>
          <w:t>και ρητή απαίτηση ακεραιότητας (</w:t>
        </w:r>
        <w:r w:rsidRPr="00477B33">
          <w:rPr>
            <w:rFonts w:ascii="Arial" w:hAnsi="Arial" w:cs="Arial"/>
            <w:i/>
            <w:iCs/>
            <w:sz w:val="20"/>
            <w:szCs w:val="20"/>
            <w:rPrChange w:id="57" w:author="Giannis mougios" w:date="2025-08-30T13:25:00Z">
              <w:rPr>
                <w:rFonts w:ascii="Arial" w:hAnsi="Arial" w:cs="Arial"/>
                <w:i/>
                <w:iCs/>
                <w:sz w:val="20"/>
                <w:szCs w:val="20"/>
                <w:highlight w:val="yellow"/>
              </w:rPr>
            </w:rPrChange>
          </w:rPr>
          <w:t>integrality</w:t>
        </w:r>
        <w:r w:rsidRPr="00477B33">
          <w:rPr>
            <w:rFonts w:ascii="Arial" w:hAnsi="Arial" w:cs="Arial"/>
            <w:i/>
            <w:iCs/>
            <w:sz w:val="20"/>
            <w:szCs w:val="20"/>
            <w:lang w:val="el-GR"/>
            <w:rPrChange w:id="58" w:author="Giannis mougios" w:date="2025-08-30T13:25:00Z">
              <w:rPr>
                <w:rFonts w:ascii="Arial" w:hAnsi="Arial" w:cs="Arial"/>
                <w:i/>
                <w:iCs/>
                <w:sz w:val="20"/>
                <w:szCs w:val="20"/>
                <w:highlight w:val="yellow"/>
              </w:rPr>
            </w:rPrChange>
          </w:rPr>
          <w:t xml:space="preserve"> = 1</w:t>
        </w:r>
        <w:r w:rsidRPr="00477B33">
          <w:rPr>
            <w:rFonts w:ascii="Arial" w:hAnsi="Arial" w:cs="Arial"/>
            <w:sz w:val="20"/>
            <w:szCs w:val="20"/>
            <w:lang w:val="el-GR"/>
            <w:rPrChange w:id="59" w:author="Giannis mougios" w:date="2025-08-30T13:25:00Z">
              <w:rPr>
                <w:rFonts w:ascii="Arial" w:hAnsi="Arial" w:cs="Arial"/>
                <w:sz w:val="20"/>
                <w:szCs w:val="20"/>
                <w:highlight w:val="yellow"/>
              </w:rPr>
            </w:rPrChange>
          </w:rPr>
          <w:t xml:space="preserve">). Στην πράξη, η διασφάλιση της ακεραιότητας επιτυγχάνεται μέσω της μεθόδου </w:t>
        </w:r>
      </w:ins>
      <w:ins w:id="60" w:author="Giannis mougios" w:date="2025-08-30T13:20:00Z">
        <w:r w:rsidR="00477B33" w:rsidRPr="00477B33">
          <w:rPr>
            <w:rFonts w:ascii="Arial" w:hAnsi="Arial" w:cs="Arial"/>
            <w:sz w:val="20"/>
            <w:szCs w:val="20"/>
            <w:lang w:val="el-GR"/>
            <w:rPrChange w:id="61" w:author="Giannis mougios" w:date="2025-08-30T13:25:00Z">
              <w:rPr>
                <w:rFonts w:ascii="Arial" w:hAnsi="Arial" w:cs="Arial"/>
                <w:sz w:val="20"/>
                <w:szCs w:val="20"/>
                <w:highlight w:val="yellow"/>
                <w:lang w:val="el-GR"/>
              </w:rPr>
            </w:rPrChange>
          </w:rPr>
          <w:t>διακλάδωσης</w:t>
        </w:r>
      </w:ins>
      <w:ins w:id="62" w:author="Giannis mougios" w:date="2025-08-30T13:21:00Z">
        <w:r w:rsidR="00477B33" w:rsidRPr="00477B33">
          <w:rPr>
            <w:rFonts w:ascii="Arial" w:hAnsi="Arial" w:cs="Arial"/>
            <w:sz w:val="20"/>
            <w:szCs w:val="20"/>
            <w:lang w:val="el-GR"/>
            <w:rPrChange w:id="63" w:author="Giannis mougios" w:date="2025-08-30T13:25:00Z">
              <w:rPr>
                <w:rFonts w:ascii="Arial" w:hAnsi="Arial" w:cs="Arial"/>
                <w:sz w:val="20"/>
                <w:szCs w:val="20"/>
                <w:highlight w:val="yellow"/>
                <w:lang w:val="el-GR"/>
              </w:rPr>
            </w:rPrChange>
          </w:rPr>
          <w:t xml:space="preserve"> και φραγμού</w:t>
        </w:r>
      </w:ins>
      <w:ins w:id="64" w:author="Giannis mougios" w:date="2025-08-30T13:10:00Z">
        <w:r w:rsidRPr="00477B33">
          <w:rPr>
            <w:rFonts w:ascii="Arial" w:hAnsi="Arial" w:cs="Arial"/>
            <w:sz w:val="20"/>
            <w:szCs w:val="20"/>
            <w:lang w:val="el-GR"/>
            <w:rPrChange w:id="65" w:author="Giannis mougios" w:date="2025-08-30T13:25:00Z">
              <w:rPr>
                <w:rFonts w:ascii="Arial" w:hAnsi="Arial" w:cs="Arial"/>
                <w:sz w:val="20"/>
                <w:szCs w:val="20"/>
                <w:highlight w:val="yellow"/>
              </w:rPr>
            </w:rPrChange>
          </w:rPr>
          <w:t>, η οποία εφαρμόζε</w:t>
        </w:r>
      </w:ins>
      <w:ins w:id="66" w:author="Giannis mougios" w:date="2025-08-30T13:24:00Z">
        <w:r w:rsidR="00477B33" w:rsidRPr="00477B33">
          <w:rPr>
            <w:rFonts w:ascii="Arial" w:hAnsi="Arial" w:cs="Arial"/>
            <w:sz w:val="20"/>
            <w:szCs w:val="20"/>
            <w:lang w:val="el-GR"/>
            <w:rPrChange w:id="67" w:author="Giannis mougios" w:date="2025-08-30T13:25:00Z">
              <w:rPr>
                <w:rFonts w:ascii="Arial" w:hAnsi="Arial" w:cs="Arial"/>
                <w:sz w:val="20"/>
                <w:szCs w:val="20"/>
                <w:highlight w:val="yellow"/>
                <w:lang w:val="el-GR"/>
              </w:rPr>
            </w:rPrChange>
          </w:rPr>
          <w:t>ται</w:t>
        </w:r>
      </w:ins>
      <w:ins w:id="68" w:author="Giannis mougios" w:date="2025-08-30T13:10:00Z">
        <w:r w:rsidRPr="00477B33">
          <w:rPr>
            <w:rFonts w:ascii="Arial" w:hAnsi="Arial" w:cs="Arial"/>
            <w:sz w:val="20"/>
            <w:szCs w:val="20"/>
            <w:lang w:val="el-GR"/>
            <w:rPrChange w:id="69" w:author="Giannis mougios" w:date="2025-08-30T13:25:00Z">
              <w:rPr>
                <w:rFonts w:ascii="Arial" w:hAnsi="Arial" w:cs="Arial"/>
                <w:sz w:val="20"/>
                <w:szCs w:val="20"/>
                <w:highlight w:val="yellow"/>
              </w:rPr>
            </w:rPrChange>
          </w:rPr>
          <w:t xml:space="preserve"> εσωτερικά </w:t>
        </w:r>
      </w:ins>
      <w:ins w:id="70" w:author="Giannis mougios" w:date="2025-08-30T13:24:00Z">
        <w:r w:rsidR="00477B33" w:rsidRPr="00477B33">
          <w:rPr>
            <w:rFonts w:ascii="Arial" w:hAnsi="Arial" w:cs="Arial"/>
            <w:sz w:val="20"/>
            <w:szCs w:val="20"/>
            <w:lang w:val="el-GR"/>
            <w:rPrChange w:id="71" w:author="Giannis mougios" w:date="2025-08-30T13:25:00Z">
              <w:rPr>
                <w:rFonts w:ascii="Arial" w:hAnsi="Arial" w:cs="Arial"/>
                <w:sz w:val="20"/>
                <w:szCs w:val="20"/>
                <w:highlight w:val="yellow"/>
                <w:lang w:val="el-GR"/>
              </w:rPr>
            </w:rPrChange>
          </w:rPr>
          <w:t>απ</w:t>
        </w:r>
      </w:ins>
      <w:ins w:id="72" w:author="Giannis mougios" w:date="2025-08-30T13:25:00Z">
        <w:r w:rsidR="00477B33" w:rsidRPr="00477B33">
          <w:rPr>
            <w:rFonts w:ascii="Arial" w:hAnsi="Arial" w:cs="Arial"/>
            <w:sz w:val="20"/>
            <w:szCs w:val="20"/>
            <w:lang w:val="el-GR"/>
            <w:rPrChange w:id="73" w:author="Giannis mougios" w:date="2025-08-30T13:25:00Z">
              <w:rPr>
                <w:rFonts w:ascii="Arial" w:hAnsi="Arial" w:cs="Arial"/>
                <w:sz w:val="20"/>
                <w:szCs w:val="20"/>
                <w:highlight w:val="yellow"/>
                <w:lang w:val="el-GR"/>
              </w:rPr>
            </w:rPrChange>
          </w:rPr>
          <w:t>ό τον επιλυτή</w:t>
        </w:r>
      </w:ins>
      <w:ins w:id="74" w:author="Giannis mougios" w:date="2025-08-30T13:26:00Z">
        <w:r w:rsidR="00477B33" w:rsidRPr="00477B33">
          <w:rPr>
            <w:rFonts w:ascii="Arial" w:hAnsi="Arial" w:cs="Arial"/>
            <w:sz w:val="20"/>
            <w:szCs w:val="20"/>
            <w:lang w:val="el-GR"/>
            <w:rPrChange w:id="75" w:author="Giannis mougios" w:date="2025-08-30T13:26:00Z">
              <w:rPr>
                <w:rFonts w:ascii="Arial" w:hAnsi="Arial" w:cs="Arial"/>
                <w:sz w:val="20"/>
                <w:szCs w:val="20"/>
              </w:rPr>
            </w:rPrChange>
          </w:rPr>
          <w:t xml:space="preserve"> </w:t>
        </w:r>
        <w:r w:rsidR="00477B33">
          <w:rPr>
            <w:rFonts w:ascii="Arial" w:hAnsi="Arial" w:cs="Arial"/>
            <w:sz w:val="20"/>
            <w:szCs w:val="20"/>
            <w:lang w:val="el-GR"/>
          </w:rPr>
          <w:t>(s</w:t>
        </w:r>
        <w:proofErr w:type="spellStart"/>
        <w:r w:rsidR="00477B33">
          <w:rPr>
            <w:rFonts w:ascii="Arial" w:hAnsi="Arial" w:cs="Arial"/>
            <w:sz w:val="20"/>
            <w:szCs w:val="20"/>
          </w:rPr>
          <w:t>cipy</w:t>
        </w:r>
        <w:proofErr w:type="spellEnd"/>
        <w:r w:rsidR="00477B33" w:rsidRPr="00477B33">
          <w:rPr>
            <w:rFonts w:ascii="Arial" w:hAnsi="Arial" w:cs="Arial"/>
            <w:sz w:val="20"/>
            <w:szCs w:val="20"/>
            <w:lang w:val="el-GR"/>
            <w:rPrChange w:id="76" w:author="Giannis mougios" w:date="2025-08-30T13:26:00Z">
              <w:rPr>
                <w:rFonts w:ascii="Arial" w:hAnsi="Arial" w:cs="Arial"/>
                <w:sz w:val="20"/>
                <w:szCs w:val="20"/>
              </w:rPr>
            </w:rPrChange>
          </w:rPr>
          <w:t>.</w:t>
        </w:r>
        <w:r w:rsidR="00477B33">
          <w:rPr>
            <w:rFonts w:ascii="Arial" w:hAnsi="Arial" w:cs="Arial"/>
            <w:sz w:val="20"/>
            <w:szCs w:val="20"/>
          </w:rPr>
          <w:t>optimize</w:t>
        </w:r>
        <w:r w:rsidR="00477B33" w:rsidRPr="00477B33">
          <w:rPr>
            <w:rFonts w:ascii="Arial" w:hAnsi="Arial" w:cs="Arial"/>
            <w:sz w:val="20"/>
            <w:szCs w:val="20"/>
            <w:lang w:val="el-GR"/>
            <w:rPrChange w:id="77" w:author="Giannis mougios" w:date="2025-08-30T13:26:00Z">
              <w:rPr>
                <w:rFonts w:ascii="Arial" w:hAnsi="Arial" w:cs="Arial"/>
                <w:sz w:val="20"/>
                <w:szCs w:val="20"/>
              </w:rPr>
            </w:rPrChange>
          </w:rPr>
          <w:t>.</w:t>
        </w:r>
        <w:r w:rsidR="00477B33">
          <w:rPr>
            <w:rFonts w:ascii="Arial" w:hAnsi="Arial" w:cs="Arial"/>
            <w:sz w:val="20"/>
            <w:szCs w:val="20"/>
          </w:rPr>
          <w:t>linprog</w:t>
        </w:r>
        <w:r w:rsidR="00477B33" w:rsidRPr="00477B33">
          <w:rPr>
            <w:rFonts w:ascii="Arial" w:hAnsi="Arial" w:cs="Arial"/>
            <w:sz w:val="20"/>
            <w:szCs w:val="20"/>
            <w:lang w:val="el-GR"/>
            <w:rPrChange w:id="78" w:author="Giannis mougios" w:date="2025-08-30T13:26:00Z">
              <w:rPr>
                <w:rFonts w:ascii="Arial" w:hAnsi="Arial" w:cs="Arial"/>
                <w:sz w:val="20"/>
                <w:szCs w:val="20"/>
              </w:rPr>
            </w:rPrChange>
          </w:rPr>
          <w:t>)</w:t>
        </w:r>
      </w:ins>
      <w:ins w:id="79" w:author="Giannis mougios" w:date="2025-08-30T13:10:00Z">
        <w:r w:rsidRPr="00477B33">
          <w:rPr>
            <w:rFonts w:ascii="Arial" w:hAnsi="Arial" w:cs="Arial"/>
            <w:sz w:val="20"/>
            <w:szCs w:val="20"/>
            <w:lang w:val="el-GR"/>
            <w:rPrChange w:id="80" w:author="Giannis mougios" w:date="2025-08-30T13:25:00Z">
              <w:rPr>
                <w:rFonts w:ascii="Arial" w:hAnsi="Arial" w:cs="Arial"/>
                <w:sz w:val="20"/>
                <w:szCs w:val="20"/>
                <w:highlight w:val="yellow"/>
              </w:rPr>
            </w:rPrChange>
          </w:rPr>
          <w:t xml:space="preserve"> για την αποκοπή μη ακέραιων λύσεων.</w:t>
        </w:r>
      </w:ins>
      <w:ins w:id="81" w:author="Giannis mougios" w:date="2025-08-30T13:12:00Z">
        <w:r w:rsidRPr="00477B33">
          <w:rPr>
            <w:rFonts w:ascii="Arial" w:hAnsi="Arial" w:cs="Arial"/>
            <w:sz w:val="20"/>
            <w:szCs w:val="20"/>
            <w:lang w:val="el-GR"/>
            <w:rPrChange w:id="82" w:author="Giannis mougios" w:date="2025-08-30T13:25:00Z">
              <w:rPr>
                <w:rFonts w:ascii="Arial" w:hAnsi="Arial" w:cs="Arial"/>
                <w:sz w:val="20"/>
                <w:szCs w:val="20"/>
                <w:highlight w:val="yellow"/>
              </w:rPr>
            </w:rPrChange>
          </w:rPr>
          <w:t xml:space="preserve"> </w:t>
        </w:r>
      </w:ins>
      <w:commentRangeStart w:id="83"/>
      <w:del w:id="84" w:author="Giannis mougios" w:date="2025-08-30T13:10:00Z">
        <w:r w:rsidR="00DB73BC" w:rsidRPr="00477B33" w:rsidDel="007A1C41">
          <w:rPr>
            <w:rFonts w:ascii="Arial" w:hAnsi="Arial" w:cs="Arial"/>
            <w:sz w:val="20"/>
            <w:szCs w:val="20"/>
            <w:lang w:val="el-GR"/>
          </w:rPr>
          <w:delText>Στο Πρόβλημα του Πλανόδιου Πωλητή (</w:delText>
        </w:r>
        <w:r w:rsidR="00DB73BC" w:rsidRPr="00477B33" w:rsidDel="007A1C41">
          <w:rPr>
            <w:rFonts w:ascii="Arial" w:hAnsi="Arial" w:cs="Arial"/>
            <w:sz w:val="20"/>
            <w:szCs w:val="20"/>
          </w:rPr>
          <w:delText>TSP</w:delText>
        </w:r>
        <w:r w:rsidR="00DB73BC" w:rsidRPr="00477B33" w:rsidDel="007A1C41">
          <w:rPr>
            <w:rFonts w:ascii="Arial" w:hAnsi="Arial" w:cs="Arial"/>
            <w:sz w:val="20"/>
            <w:szCs w:val="20"/>
            <w:lang w:val="el-GR"/>
          </w:rPr>
          <w:delText xml:space="preserve">), η μέθοδος των τεμνόντων επιπέδων αποκτά έναν ειδικό, εναλλακτικό ρόλο. Στη συγκεκριμένη περίπτωση, οι μεταβλητές </w:delText>
        </w:r>
      </w:del>
      <m:oMath>
        <m:sSub>
          <m:sSubPr>
            <m:ctrlPr>
              <w:del w:id="85" w:author="Giannis mougios" w:date="2025-08-30T13:10:00Z">
                <w:rPr>
                  <w:rFonts w:ascii="Cambria Math" w:hAnsi="Cambria Math" w:cs="Arial"/>
                  <w:i/>
                  <w:sz w:val="20"/>
                  <w:szCs w:val="20"/>
                  <w:lang w:val="el-GR"/>
                </w:rPr>
              </w:del>
            </m:ctrlPr>
          </m:sSubPr>
          <m:e>
            <m:r>
              <w:del w:id="86" w:author="Giannis mougios" w:date="2025-08-30T13:10:00Z">
                <w:rPr>
                  <w:rFonts w:ascii="Cambria Math" w:hAnsi="Cambria Math" w:cs="Arial"/>
                  <w:sz w:val="20"/>
                  <w:szCs w:val="20"/>
                  <w:lang w:val="el-GR"/>
                </w:rPr>
                <m:t>x</m:t>
              </w:del>
            </m:r>
          </m:e>
          <m:sub>
            <m:r>
              <w:del w:id="87" w:author="Giannis mougios" w:date="2025-08-30T13:10:00Z">
                <w:rPr>
                  <w:rFonts w:ascii="Cambria Math" w:hAnsi="Cambria Math" w:cs="Arial"/>
                  <w:sz w:val="20"/>
                  <w:szCs w:val="20"/>
                  <w:lang w:val="el-GR"/>
                </w:rPr>
                <m:t>ij</m:t>
              </w:del>
            </m:r>
          </m:sub>
        </m:sSub>
      </m:oMath>
      <w:del w:id="88" w:author="Giannis mougios" w:date="2025-08-30T13:10:00Z">
        <w:r w:rsidR="00DB73BC" w:rsidRPr="00477B33" w:rsidDel="007A1C41">
          <w:rPr>
            <w:rFonts w:ascii="Arial" w:hAnsi="Arial" w:cs="Arial"/>
            <w:sz w:val="20"/>
            <w:szCs w:val="20"/>
            <w:lang w:val="el-GR"/>
          </w:rPr>
          <w:delText xml:space="preserve">​ είναι δυαδικές, και η ακεραιότητα μπορεί να εξασφαλιστεί αποτελεσματικά μέσω της τεχνικής </w:delText>
        </w:r>
        <w:r w:rsidR="00DB73BC" w:rsidRPr="00477B33" w:rsidDel="007A1C41">
          <w:rPr>
            <w:rFonts w:ascii="Arial" w:hAnsi="Arial" w:cs="Arial"/>
            <w:sz w:val="20"/>
            <w:szCs w:val="20"/>
          </w:rPr>
          <w:delText>Branch</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and</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Bound</w:delText>
        </w:r>
        <w:r w:rsidR="00DB73BC" w:rsidRPr="00477B33" w:rsidDel="007A1C41">
          <w:rPr>
            <w:rFonts w:ascii="Arial" w:hAnsi="Arial" w:cs="Arial"/>
            <w:sz w:val="20"/>
            <w:szCs w:val="20"/>
            <w:lang w:val="el-GR"/>
          </w:rPr>
          <w:delText xml:space="preserve">. </w:delText>
        </w:r>
        <w:commentRangeEnd w:id="83"/>
        <w:r w:rsidR="00BF7CD0" w:rsidRPr="00477B33" w:rsidDel="007A1C41">
          <w:rPr>
            <w:rStyle w:val="CommentReference"/>
          </w:rPr>
          <w:commentReference w:id="83"/>
        </w:r>
      </w:del>
      <w:ins w:id="89" w:author="Giannis mougios" w:date="2025-08-30T13:13:00Z">
        <w:r w:rsidRPr="00477B33">
          <w:rPr>
            <w:rFonts w:ascii="-webkit-standard" w:hAnsi="-webkit-standard"/>
            <w:color w:val="000000"/>
            <w:sz w:val="27"/>
            <w:szCs w:val="27"/>
            <w:lang w:val="el-GR"/>
            <w:rPrChange w:id="90" w:author="Giannis mougios" w:date="2025-08-30T13:25:00Z">
              <w:rPr>
                <w:rFonts w:ascii="-webkit-standard" w:hAnsi="-webkit-standard"/>
                <w:color w:val="000000"/>
                <w:sz w:val="27"/>
                <w:szCs w:val="27"/>
              </w:rPr>
            </w:rPrChange>
          </w:rPr>
          <w:t xml:space="preserve"> </w:t>
        </w:r>
        <w:r w:rsidRPr="00477B33">
          <w:rPr>
            <w:rFonts w:ascii="Arial" w:hAnsi="Arial" w:cs="Arial"/>
            <w:sz w:val="20"/>
            <w:szCs w:val="20"/>
            <w:lang w:val="el-GR"/>
            <w:rPrChange w:id="91" w:author="Giannis mougios" w:date="2025-08-30T13:25:00Z">
              <w:rPr>
                <w:rFonts w:ascii="Arial" w:hAnsi="Arial" w:cs="Arial"/>
                <w:sz w:val="20"/>
                <w:szCs w:val="20"/>
                <w:highlight w:val="yellow"/>
              </w:rPr>
            </w:rPrChange>
          </w:rPr>
          <w:t>Η δεύτερη δυσκολία σχετίζεται με την αποτροπή της εμφάνισης υποκύκλων (</w:t>
        </w:r>
        <w:r w:rsidRPr="00477B33">
          <w:rPr>
            <w:rFonts w:ascii="Arial" w:hAnsi="Arial" w:cs="Arial"/>
            <w:sz w:val="20"/>
            <w:szCs w:val="20"/>
            <w:rPrChange w:id="92" w:author="Giannis mougios" w:date="2025-08-30T13:25:00Z">
              <w:rPr>
                <w:rFonts w:ascii="Arial" w:hAnsi="Arial" w:cs="Arial"/>
                <w:sz w:val="20"/>
                <w:szCs w:val="20"/>
                <w:highlight w:val="yellow"/>
              </w:rPr>
            </w:rPrChange>
          </w:rPr>
          <w:t>subtours</w:t>
        </w:r>
        <w:r w:rsidRPr="00477B33">
          <w:rPr>
            <w:rFonts w:ascii="Arial" w:hAnsi="Arial" w:cs="Arial"/>
            <w:sz w:val="20"/>
            <w:szCs w:val="20"/>
            <w:lang w:val="el-GR"/>
            <w:rPrChange w:id="93" w:author="Giannis mougios" w:date="2025-08-30T13:25:00Z">
              <w:rPr>
                <w:rFonts w:ascii="Arial" w:hAnsi="Arial" w:cs="Arial"/>
                <w:sz w:val="20"/>
                <w:szCs w:val="20"/>
                <w:highlight w:val="yellow"/>
              </w:rPr>
            </w:rPrChange>
          </w:rPr>
          <w:t>), δηλαδή λύσεων που σχηματίζουν κύκλους χωρίς να καλύπτουν όλες τις πόλεις. Το ζήτημα αυτό αντιμετωπίζεται μέσω της δυναμικής εισαγωγής περιορισμών εξάλειψης υποκύκλων (</w:t>
        </w:r>
        <w:r w:rsidRPr="00477B33">
          <w:rPr>
            <w:rFonts w:ascii="Arial" w:hAnsi="Arial" w:cs="Arial"/>
            <w:sz w:val="20"/>
            <w:szCs w:val="20"/>
            <w:rPrChange w:id="94" w:author="Giannis mougios" w:date="2025-08-30T13:25:00Z">
              <w:rPr>
                <w:rFonts w:ascii="Arial" w:hAnsi="Arial" w:cs="Arial"/>
                <w:sz w:val="20"/>
                <w:szCs w:val="20"/>
                <w:highlight w:val="yellow"/>
              </w:rPr>
            </w:rPrChange>
          </w:rPr>
          <w:t>Subtour</w:t>
        </w:r>
        <w:r w:rsidRPr="00477B33">
          <w:rPr>
            <w:rFonts w:ascii="Arial" w:hAnsi="Arial" w:cs="Arial"/>
            <w:sz w:val="20"/>
            <w:szCs w:val="20"/>
            <w:lang w:val="el-GR"/>
            <w:rPrChange w:id="95"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96" w:author="Giannis mougios" w:date="2025-08-30T13:25:00Z">
              <w:rPr>
                <w:rFonts w:ascii="Arial" w:hAnsi="Arial" w:cs="Arial"/>
                <w:sz w:val="20"/>
                <w:szCs w:val="20"/>
                <w:highlight w:val="yellow"/>
              </w:rPr>
            </w:rPrChange>
          </w:rPr>
          <w:t>Elimination</w:t>
        </w:r>
        <w:r w:rsidRPr="00477B33">
          <w:rPr>
            <w:rFonts w:ascii="Arial" w:hAnsi="Arial" w:cs="Arial"/>
            <w:sz w:val="20"/>
            <w:szCs w:val="20"/>
            <w:lang w:val="el-GR"/>
            <w:rPrChange w:id="97"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98" w:author="Giannis mougios" w:date="2025-08-30T13:25:00Z">
              <w:rPr>
                <w:rFonts w:ascii="Arial" w:hAnsi="Arial" w:cs="Arial"/>
                <w:sz w:val="20"/>
                <w:szCs w:val="20"/>
                <w:highlight w:val="yellow"/>
              </w:rPr>
            </w:rPrChange>
          </w:rPr>
          <w:t>Constraints</w:t>
        </w:r>
        <w:r w:rsidRPr="00477B33">
          <w:rPr>
            <w:rFonts w:ascii="Arial" w:hAnsi="Arial" w:cs="Arial"/>
            <w:sz w:val="20"/>
            <w:szCs w:val="20"/>
            <w:lang w:val="el-GR"/>
            <w:rPrChange w:id="99"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100" w:author="Giannis mougios" w:date="2025-08-30T13:25:00Z">
              <w:rPr>
                <w:rFonts w:ascii="Arial" w:hAnsi="Arial" w:cs="Arial"/>
                <w:sz w:val="20"/>
                <w:szCs w:val="20"/>
                <w:highlight w:val="yellow"/>
              </w:rPr>
            </w:rPrChange>
          </w:rPr>
          <w:t>SECs</w:t>
        </w:r>
        <w:r w:rsidRPr="00477B33">
          <w:rPr>
            <w:rFonts w:ascii="Arial" w:hAnsi="Arial" w:cs="Arial"/>
            <w:sz w:val="20"/>
            <w:szCs w:val="20"/>
            <w:lang w:val="el-GR"/>
            <w:rPrChange w:id="101" w:author="Giannis mougios" w:date="2025-08-30T13:25:00Z">
              <w:rPr>
                <w:rFonts w:ascii="Arial" w:hAnsi="Arial" w:cs="Arial"/>
                <w:sz w:val="20"/>
                <w:szCs w:val="20"/>
                <w:highlight w:val="yellow"/>
              </w:rPr>
            </w:rPrChange>
          </w:rPr>
          <w:t xml:space="preserve">). Οι τομές αυτές δεν επιβάλλουν ακεραιότητα, αλλά </w:t>
        </w:r>
      </w:ins>
      <w:ins w:id="102" w:author="Giannis mougios" w:date="2025-08-30T13:14:00Z">
        <w:r w:rsidRPr="00477B33">
          <w:rPr>
            <w:rFonts w:ascii="Arial" w:hAnsi="Arial" w:cs="Arial"/>
            <w:sz w:val="20"/>
            <w:szCs w:val="20"/>
            <w:lang w:val="el-GR"/>
            <w:rPrChange w:id="103" w:author="Giannis mougios" w:date="2025-08-30T13:25:00Z">
              <w:rPr>
                <w:rFonts w:ascii="Arial" w:hAnsi="Arial" w:cs="Arial"/>
                <w:sz w:val="20"/>
                <w:szCs w:val="20"/>
                <w:highlight w:val="yellow"/>
                <w:lang w:val="el-GR"/>
              </w:rPr>
            </w:rPrChange>
          </w:rPr>
          <w:t xml:space="preserve">περιορίζουν περαιτέρω τον εφικτό χώρο λύσεων ώστε να </w:t>
        </w:r>
      </w:ins>
      <w:ins w:id="104" w:author="Giannis mougios" w:date="2025-08-30T13:15:00Z">
        <w:r w:rsidRPr="00477B33">
          <w:rPr>
            <w:rFonts w:ascii="Arial" w:hAnsi="Arial" w:cs="Arial"/>
            <w:sz w:val="20"/>
            <w:szCs w:val="20"/>
            <w:lang w:val="el-GR"/>
            <w:rPrChange w:id="105" w:author="Giannis mougios" w:date="2025-08-30T13:25:00Z">
              <w:rPr>
                <w:rFonts w:ascii="Arial" w:hAnsi="Arial" w:cs="Arial"/>
                <w:sz w:val="20"/>
                <w:szCs w:val="20"/>
                <w:highlight w:val="yellow"/>
                <w:lang w:val="el-GR"/>
              </w:rPr>
            </w:rPrChange>
          </w:rPr>
          <w:t>περιλαμβάνει κυκλικά μονοπάτια που διέρχονται από όλα τα σημεία του εκάστοτε προβλήματος</w:t>
        </w:r>
      </w:ins>
      <w:ins w:id="106" w:author="Giannis mougios" w:date="2025-08-30T13:13:00Z">
        <w:r w:rsidRPr="00477B33">
          <w:rPr>
            <w:rFonts w:ascii="Arial" w:hAnsi="Arial" w:cs="Arial"/>
            <w:sz w:val="20"/>
            <w:szCs w:val="20"/>
            <w:lang w:val="el-GR"/>
            <w:rPrChange w:id="107" w:author="Giannis mougios" w:date="2025-08-30T13:25:00Z">
              <w:rPr>
                <w:rFonts w:ascii="Arial" w:hAnsi="Arial" w:cs="Arial"/>
                <w:sz w:val="20"/>
                <w:szCs w:val="20"/>
                <w:highlight w:val="yellow"/>
              </w:rPr>
            </w:rPrChange>
          </w:rPr>
          <w:t>.</w:t>
        </w:r>
      </w:ins>
      <w:del w:id="108" w:author="Giannis mougios" w:date="2025-08-30T13:13:00Z">
        <w:r w:rsidR="00DB73BC" w:rsidRPr="00477B33" w:rsidDel="007A1C41">
          <w:rPr>
            <w:rFonts w:ascii="Arial" w:hAnsi="Arial" w:cs="Arial"/>
            <w:sz w:val="20"/>
            <w:szCs w:val="20"/>
            <w:lang w:val="el-GR"/>
          </w:rPr>
          <w:delText>Το ουσιαστικό πρόβλημα εδώ εντοπίζεται στην εμφάνιση επιμέρους κύκλων (</w:delText>
        </w:r>
        <w:r w:rsidR="00DB73BC" w:rsidRPr="00477B33" w:rsidDel="007A1C41">
          <w:rPr>
            <w:rFonts w:ascii="Arial" w:hAnsi="Arial" w:cs="Arial"/>
            <w:sz w:val="20"/>
            <w:szCs w:val="20"/>
          </w:rPr>
          <w:delText>subtours</w:delText>
        </w:r>
        <w:r w:rsidR="00DB73BC" w:rsidRPr="00477B33" w:rsidDel="007A1C41">
          <w:rPr>
            <w:rFonts w:ascii="Arial" w:hAnsi="Arial" w:cs="Arial"/>
            <w:sz w:val="20"/>
            <w:szCs w:val="20"/>
            <w:lang w:val="el-GR"/>
          </w:rPr>
          <w:delTex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delText>
        </w:r>
      </w:del>
      <w:ins w:id="109" w:author="Gregory Koronakos" w:date="2025-08-28T18:10:00Z">
        <w:del w:id="110" w:author="Giannis mougios" w:date="2025-08-30T13:13:00Z">
          <w:r w:rsidR="00BF7CD0" w:rsidRPr="00477B33" w:rsidDel="007A1C41">
            <w:rPr>
              <w:rFonts w:ascii="Arial" w:hAnsi="Arial" w:cs="Arial"/>
              <w:sz w:val="20"/>
              <w:szCs w:val="20"/>
              <w:lang w:val="el-GR"/>
            </w:rPr>
            <w:delText xml:space="preserve"> για τον αποκλεισμό τους</w:delText>
          </w:r>
        </w:del>
      </w:ins>
      <w:del w:id="111" w:author="Giannis mougios" w:date="2025-08-30T13:13:00Z">
        <w:r w:rsidR="00DB73BC" w:rsidRPr="00477B33" w:rsidDel="007A1C41">
          <w:rPr>
            <w:rFonts w:ascii="Arial" w:hAnsi="Arial" w:cs="Arial"/>
            <w:sz w:val="20"/>
            <w:szCs w:val="20"/>
            <w:lang w:val="el-GR"/>
          </w:rPr>
          <w:delText>.</w:delText>
        </w:r>
      </w:del>
    </w:p>
    <w:p w14:paraId="0965792A" w14:textId="6BD1E5DB" w:rsidR="00DB73BC" w:rsidRPr="00477B33" w:rsidDel="00477B33" w:rsidRDefault="007A1C41" w:rsidP="00B40E9F">
      <w:pPr>
        <w:spacing w:after="60"/>
        <w:jc w:val="both"/>
        <w:rPr>
          <w:del w:id="112" w:author="Giannis mougios" w:date="2025-08-30T13:18:00Z"/>
          <w:rFonts w:ascii="Arial" w:hAnsi="Arial" w:cs="Arial"/>
          <w:sz w:val="20"/>
          <w:szCs w:val="20"/>
          <w:lang w:val="el-GR"/>
        </w:rPr>
      </w:pPr>
      <w:ins w:id="113" w:author="Giannis mougios" w:date="2025-08-30T13:16:00Z">
        <w:r w:rsidRPr="007A1C41">
          <w:rPr>
            <w:rFonts w:ascii="Arial" w:hAnsi="Arial" w:cs="Arial"/>
            <w:sz w:val="20"/>
            <w:szCs w:val="20"/>
            <w:lang w:val="el-GR"/>
            <w:rPrChange w:id="114" w:author="Giannis mougios" w:date="2025-08-30T13:16:00Z">
              <w:rPr>
                <w:rFonts w:ascii="Arial" w:hAnsi="Arial" w:cs="Arial"/>
                <w:sz w:val="20"/>
                <w:szCs w:val="20"/>
              </w:rPr>
            </w:rPrChange>
          </w:rPr>
          <w:t xml:space="preserve">Κατά συνέπεια, στο </w:t>
        </w:r>
        <w:r w:rsidRPr="007A1C41">
          <w:rPr>
            <w:rFonts w:ascii="Arial" w:hAnsi="Arial" w:cs="Arial"/>
            <w:sz w:val="20"/>
            <w:szCs w:val="20"/>
          </w:rPr>
          <w:t>TSP</w:t>
        </w:r>
        <w:r w:rsidRPr="007A1C41">
          <w:rPr>
            <w:rFonts w:ascii="Arial" w:hAnsi="Arial" w:cs="Arial"/>
            <w:sz w:val="20"/>
            <w:szCs w:val="20"/>
            <w:lang w:val="el-GR"/>
            <w:rPrChange w:id="115" w:author="Giannis mougios" w:date="2025-08-30T13:16:00Z">
              <w:rPr>
                <w:rFonts w:ascii="Arial" w:hAnsi="Arial" w:cs="Arial"/>
                <w:sz w:val="20"/>
                <w:szCs w:val="20"/>
              </w:rPr>
            </w:rPrChange>
          </w:rPr>
          <w:t xml:space="preserve"> η μέθοδος των τεμνόντων επιπέδων (</w:t>
        </w:r>
        <w:r w:rsidRPr="007A1C41">
          <w:rPr>
            <w:rFonts w:ascii="Arial" w:hAnsi="Arial" w:cs="Arial"/>
            <w:sz w:val="20"/>
            <w:szCs w:val="20"/>
          </w:rPr>
          <w:t>cutting</w:t>
        </w:r>
        <w:r w:rsidRPr="007A1C41">
          <w:rPr>
            <w:rFonts w:ascii="Arial" w:hAnsi="Arial" w:cs="Arial"/>
            <w:sz w:val="20"/>
            <w:szCs w:val="20"/>
            <w:lang w:val="el-GR"/>
            <w:rPrChange w:id="116" w:author="Giannis mougios" w:date="2025-08-30T13:16:00Z">
              <w:rPr>
                <w:rFonts w:ascii="Arial" w:hAnsi="Arial" w:cs="Arial"/>
                <w:sz w:val="20"/>
                <w:szCs w:val="20"/>
              </w:rPr>
            </w:rPrChange>
          </w:rPr>
          <w:t xml:space="preserve"> </w:t>
        </w:r>
        <w:r w:rsidRPr="007A1C41">
          <w:rPr>
            <w:rFonts w:ascii="Arial" w:hAnsi="Arial" w:cs="Arial"/>
            <w:sz w:val="20"/>
            <w:szCs w:val="20"/>
          </w:rPr>
          <w:t>planes</w:t>
        </w:r>
        <w:r w:rsidRPr="007A1C41">
          <w:rPr>
            <w:rFonts w:ascii="Arial" w:hAnsi="Arial" w:cs="Arial"/>
            <w:sz w:val="20"/>
            <w:szCs w:val="20"/>
            <w:lang w:val="el-GR"/>
            <w:rPrChange w:id="117" w:author="Giannis mougios" w:date="2025-08-30T13:16:00Z">
              <w:rPr>
                <w:rFonts w:ascii="Arial" w:hAnsi="Arial" w:cs="Arial"/>
                <w:sz w:val="20"/>
                <w:szCs w:val="20"/>
              </w:rPr>
            </w:rPrChange>
          </w:rPr>
          <w:t xml:space="preserve">) αποκτά έναν εναλλακτικό ρόλο: δεν χρησιμοποιείται για να επιβάλει ακεραιότητα στις μεταβλητές, αλλά ως μηχανισμός ενίσχυσης της δομής της λύσης. Μέσω της δυναμικής ενσωμάτωσης </w:t>
        </w:r>
      </w:ins>
      <w:ins w:id="118" w:author="Giannis mougios" w:date="2025-08-30T13:22:00Z">
        <w:r w:rsidR="00477B33" w:rsidRPr="00477B33">
          <w:rPr>
            <w:rFonts w:ascii="Arial" w:hAnsi="Arial" w:cs="Arial"/>
            <w:sz w:val="20"/>
            <w:szCs w:val="20"/>
            <w:lang w:val="el-GR"/>
          </w:rPr>
          <w:t>περιορισμών εξάλειψης υποκύκλων</w:t>
        </w:r>
      </w:ins>
      <w:ins w:id="119" w:author="Giannis mougios" w:date="2025-08-30T13:16:00Z">
        <w:r w:rsidRPr="007A1C41">
          <w:rPr>
            <w:rFonts w:ascii="Arial" w:hAnsi="Arial" w:cs="Arial"/>
            <w:sz w:val="20"/>
            <w:szCs w:val="20"/>
            <w:lang w:val="el-GR"/>
            <w:rPrChange w:id="120" w:author="Giannis mougios" w:date="2025-08-30T13:16:00Z">
              <w:rPr>
                <w:rFonts w:ascii="Arial" w:hAnsi="Arial" w:cs="Arial"/>
                <w:sz w:val="20"/>
                <w:szCs w:val="20"/>
              </w:rPr>
            </w:rPrChange>
          </w:rPr>
          <w:t xml:space="preserve"> στο πλαίσιο </w:t>
        </w:r>
      </w:ins>
      <w:ins w:id="121" w:author="Giannis mougios" w:date="2025-08-30T13:20:00Z">
        <w:r w:rsidR="00477B33">
          <w:rPr>
            <w:rFonts w:ascii="Arial" w:hAnsi="Arial" w:cs="Arial"/>
            <w:sz w:val="20"/>
            <w:szCs w:val="20"/>
            <w:lang w:val="el-GR"/>
          </w:rPr>
          <w:t>των τεμνόντων επιπέδων</w:t>
        </w:r>
      </w:ins>
      <w:ins w:id="122" w:author="Giannis mougios" w:date="2025-08-30T13:16:00Z">
        <w:r w:rsidRPr="007A1C41">
          <w:rPr>
            <w:rFonts w:ascii="Arial" w:hAnsi="Arial" w:cs="Arial"/>
            <w:sz w:val="20"/>
            <w:szCs w:val="20"/>
            <w:lang w:val="el-GR"/>
            <w:rPrChange w:id="123" w:author="Giannis mougios" w:date="2025-08-30T13:16:00Z">
              <w:rPr>
                <w:rFonts w:ascii="Arial" w:hAnsi="Arial" w:cs="Arial"/>
                <w:sz w:val="20"/>
                <w:szCs w:val="20"/>
              </w:rPr>
            </w:rPrChange>
          </w:rPr>
          <w:t xml:space="preserve">, ο αλγόριθμος επιτυγχάνει αποτελεσματικό αποκλεισμό των υποκύκλων και καθιστά εφικτή την επίλυση προβλημάτων </w:t>
        </w:r>
        <w:r w:rsidRPr="007A1C41">
          <w:rPr>
            <w:rFonts w:ascii="Arial" w:hAnsi="Arial" w:cs="Arial"/>
            <w:sz w:val="20"/>
            <w:szCs w:val="20"/>
          </w:rPr>
          <w:t>TSP</w:t>
        </w:r>
        <w:r w:rsidRPr="007A1C41">
          <w:rPr>
            <w:rFonts w:ascii="Arial" w:hAnsi="Arial" w:cs="Arial"/>
            <w:sz w:val="20"/>
            <w:szCs w:val="20"/>
            <w:lang w:val="el-GR"/>
            <w:rPrChange w:id="124" w:author="Giannis mougios" w:date="2025-08-30T13:16:00Z">
              <w:rPr>
                <w:rFonts w:ascii="Arial" w:hAnsi="Arial" w:cs="Arial"/>
                <w:sz w:val="20"/>
                <w:szCs w:val="20"/>
              </w:rPr>
            </w:rPrChange>
          </w:rPr>
          <w:t xml:space="preserve"> σε μεγαλύτερη κλίμακα</w:t>
        </w:r>
      </w:ins>
      <w:ins w:id="125" w:author="Giannis mougios" w:date="2025-08-30T13:18:00Z">
        <w:r w:rsidR="00477B33">
          <w:rPr>
            <w:rFonts w:ascii="Arial" w:hAnsi="Arial" w:cs="Arial"/>
            <w:sz w:val="20"/>
            <w:szCs w:val="20"/>
            <w:lang w:val="el-GR"/>
          </w:rPr>
          <w:t xml:space="preserve"> καθώς</w:t>
        </w:r>
      </w:ins>
      <w:del w:id="126" w:author="Giannis mougios" w:date="2025-08-30T13:16:00Z">
        <w:r w:rsidR="00DB73BC" w:rsidRPr="00DB73BC" w:rsidDel="007A1C41">
          <w:rPr>
            <w:rFonts w:ascii="Arial" w:hAnsi="Arial" w:cs="Arial"/>
            <w:sz w:val="20"/>
            <w:szCs w:val="20"/>
            <w:lang w:val="el-GR"/>
          </w:rPr>
          <w:delText>Για την αντιμετώπιση αυτού του προβλήματος εφαρμόζεται η τεχνική δυναμικής παραγωγής</w:delText>
        </w:r>
        <w:r w:rsidR="00DB73BC" w:rsidRPr="00DB73BC" w:rsidDel="007A1C41">
          <w:rPr>
            <w:rFonts w:ascii="Arial" w:hAnsi="Arial" w:cs="Arial"/>
            <w:b/>
            <w:bCs/>
            <w:sz w:val="20"/>
            <w:szCs w:val="20"/>
            <w:lang w:val="el-GR"/>
          </w:rPr>
          <w:delText xml:space="preserve"> </w:delText>
        </w:r>
        <w:r w:rsidR="00DB73BC" w:rsidRPr="00DB73BC" w:rsidDel="007A1C41">
          <w:rPr>
            <w:rFonts w:ascii="Arial" w:hAnsi="Arial" w:cs="Arial"/>
            <w:sz w:val="20"/>
            <w:szCs w:val="20"/>
            <w:lang w:val="el-GR"/>
          </w:rPr>
          <w:delText>περιορισμών (</w:delText>
        </w:r>
        <w:r w:rsidR="00DB73BC" w:rsidRPr="00DB73BC" w:rsidDel="007A1C41">
          <w:rPr>
            <w:rFonts w:ascii="Arial" w:hAnsi="Arial" w:cs="Arial"/>
            <w:i/>
            <w:iCs/>
            <w:sz w:val="20"/>
            <w:szCs w:val="20"/>
          </w:rPr>
          <w:delText>lazy</w:delText>
        </w:r>
        <w:r w:rsidR="00DB73BC" w:rsidRPr="00DB73BC" w:rsidDel="007A1C41">
          <w:rPr>
            <w:rFonts w:ascii="Arial" w:hAnsi="Arial" w:cs="Arial"/>
            <w:i/>
            <w:iCs/>
            <w:sz w:val="20"/>
            <w:szCs w:val="20"/>
            <w:lang w:val="el-GR"/>
          </w:rPr>
          <w:delText xml:space="preserve"> </w:delText>
        </w:r>
        <w:r w:rsidR="00DB73BC" w:rsidRPr="00DB73BC" w:rsidDel="007A1C41">
          <w:rPr>
            <w:rFonts w:ascii="Arial" w:hAnsi="Arial" w:cs="Arial"/>
            <w:i/>
            <w:iCs/>
            <w:sz w:val="20"/>
            <w:szCs w:val="20"/>
          </w:rPr>
          <w:delText>constraints</w:delText>
        </w:r>
        <w:r w:rsidR="00DB73BC" w:rsidRPr="00DB73BC" w:rsidDel="007A1C41">
          <w:rPr>
            <w:rFonts w:ascii="Arial" w:hAnsi="Arial" w:cs="Arial"/>
            <w:sz w:val="20"/>
            <w:szCs w:val="20"/>
            <w:lang w:val="el-GR"/>
          </w:rPr>
          <w:delText xml:space="preserve">), μέσω των λεγόμενων </w:delText>
        </w:r>
        <w:r w:rsidR="00DB73BC" w:rsidRPr="00DB73BC" w:rsidDel="007A1C41">
          <w:rPr>
            <w:rFonts w:ascii="Arial" w:hAnsi="Arial" w:cs="Arial"/>
            <w:sz w:val="20"/>
            <w:szCs w:val="20"/>
          </w:rPr>
          <w:delText>Subtour</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Elimination</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Constraints</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Αρχικά, το πρόβλημα επιλύεται με έναν βασικό μόνο κορμό περιορισμών. Εάν η λύση περιέχει </w:delText>
        </w:r>
        <w:r w:rsidR="00DB73BC" w:rsidRPr="00DB73BC" w:rsidDel="007A1C41">
          <w:rPr>
            <w:rFonts w:ascii="Arial" w:hAnsi="Arial" w:cs="Arial"/>
            <w:bCs/>
            <w:sz w:val="20"/>
            <w:szCs w:val="20"/>
            <w:lang w:val="el-GR"/>
          </w:rPr>
          <w:delText>επιμέρους κύκλους</w:delText>
        </w:r>
        <w:r w:rsidR="00DB73BC" w:rsidRPr="00DB73BC" w:rsidDel="007A1C41">
          <w:rPr>
            <w:rFonts w:ascii="Arial" w:hAnsi="Arial" w:cs="Arial"/>
            <w:sz w:val="20"/>
            <w:szCs w:val="20"/>
            <w:lang w:val="el-GR"/>
          </w:rPr>
          <w:delText xml:space="preserve">, εντοπίζονται και εισάγονται οι αντίστοιχοι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και η διαδικασία επαναλαμβάνεται. </w:delText>
        </w:r>
      </w:del>
      <w:del w:id="127" w:author="Giannis mougios" w:date="2025-08-30T13:17:00Z">
        <w:r w:rsidR="00DB73BC" w:rsidRPr="00DB73BC" w:rsidDel="00477B33">
          <w:rPr>
            <w:rFonts w:ascii="Arial" w:hAnsi="Arial" w:cs="Arial"/>
            <w:sz w:val="20"/>
            <w:szCs w:val="20"/>
            <w:lang w:val="el-GR"/>
          </w:rPr>
          <w:delText xml:space="preserve">Έτσι, η μέθοδος </w:delText>
        </w:r>
        <w:r w:rsidR="00DB73BC" w:rsidRPr="00DB73BC" w:rsidDel="00477B33">
          <w:rPr>
            <w:rFonts w:ascii="Arial" w:hAnsi="Arial" w:cs="Arial"/>
            <w:sz w:val="20"/>
            <w:szCs w:val="20"/>
          </w:rPr>
          <w:delText>Branch</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and</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Cut</w:delText>
        </w:r>
        <w:r w:rsidR="00DB73BC" w:rsidRPr="00DB73BC" w:rsidDel="00477B33">
          <w:rPr>
            <w:rFonts w:ascii="Arial" w:hAnsi="Arial" w:cs="Arial"/>
            <w:sz w:val="20"/>
            <w:szCs w:val="20"/>
            <w:lang w:val="el-GR"/>
          </w:rPr>
          <w:delText xml:space="preserve"> εισάγει μόνο τους απολύτως απαραίτητους περιορισμούς, εξοικονομώντας σημαντικά υπολογιστικούς πόρους.</w:delText>
        </w:r>
      </w:del>
      <w:ins w:id="128" w:author="Giannis mougios" w:date="2025-08-30T13:18:00Z">
        <w:r w:rsidR="00477B33">
          <w:rPr>
            <w:rFonts w:ascii="Arial" w:hAnsi="Arial" w:cs="Arial"/>
            <w:sz w:val="20"/>
            <w:szCs w:val="20"/>
            <w:lang w:val="el-GR"/>
          </w:rPr>
          <w:t>:</w:t>
        </w:r>
      </w:ins>
    </w:p>
    <w:p w14:paraId="14E5F742" w14:textId="77777777" w:rsidR="00DB73BC" w:rsidRPr="00477B33" w:rsidRDefault="00DB73BC" w:rsidP="00B40E9F">
      <w:pPr>
        <w:spacing w:after="60"/>
        <w:jc w:val="both"/>
        <w:rPr>
          <w:rFonts w:ascii="Arial" w:hAnsi="Arial" w:cs="Arial"/>
          <w:sz w:val="20"/>
          <w:szCs w:val="20"/>
          <w:lang w:val="el-GR"/>
          <w:rPrChange w:id="129" w:author="Giannis mougios" w:date="2025-08-30T13:18:00Z">
            <w:rPr>
              <w:rFonts w:ascii="Arial" w:hAnsi="Arial" w:cs="Arial"/>
              <w:sz w:val="20"/>
              <w:szCs w:val="20"/>
            </w:rPr>
          </w:rPrChange>
        </w:rPr>
      </w:pPr>
      <w:del w:id="130" w:author="Giannis mougios" w:date="2025-08-30T13:18:00Z">
        <w:r w:rsidRPr="00477B33" w:rsidDel="00477B33">
          <w:rPr>
            <w:rFonts w:ascii="Arial" w:hAnsi="Arial" w:cs="Arial"/>
            <w:sz w:val="20"/>
            <w:szCs w:val="20"/>
            <w:lang w:val="el-GR"/>
            <w:rPrChange w:id="131" w:author="Giannis mougios" w:date="2025-08-30T13:18:00Z">
              <w:rPr>
                <w:rFonts w:ascii="Arial" w:hAnsi="Arial" w:cs="Arial"/>
                <w:sz w:val="20"/>
                <w:szCs w:val="20"/>
              </w:rPr>
            </w:rPrChange>
          </w:rPr>
          <w:delText>Συγκεκριμένα:</w:delText>
        </w:r>
      </w:del>
    </w:p>
    <w:p w14:paraId="554B5EE4"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4EEDAFA5" w:rsidR="00DB73BC" w:rsidRPr="00DB73BC" w:rsidDel="00477B33" w:rsidRDefault="00DB73BC" w:rsidP="00B40E9F">
      <w:pPr>
        <w:spacing w:after="60"/>
        <w:jc w:val="both"/>
        <w:rPr>
          <w:del w:id="132" w:author="Giannis mougios" w:date="2025-08-30T13:23:00Z"/>
          <w:rFonts w:ascii="Arial" w:hAnsi="Arial" w:cs="Arial"/>
          <w:sz w:val="20"/>
          <w:szCs w:val="20"/>
          <w:lang w:val="el-GR"/>
        </w:rPr>
      </w:pPr>
      <w:del w:id="133" w:author="Giannis mougios" w:date="2025-08-30T13:23:00Z">
        <w:r w:rsidRPr="00DB73BC" w:rsidDel="00477B33">
          <w:rPr>
            <w:rFonts w:ascii="Arial" w:hAnsi="Arial" w:cs="Arial"/>
            <w:sz w:val="20"/>
            <w:szCs w:val="20"/>
            <w:lang w:val="el-GR"/>
          </w:rPr>
          <w:delText xml:space="preserve">Στην περίπτωση του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delText>
        </w:r>
        <w:r w:rsidRPr="00DB73BC" w:rsidDel="00477B33">
          <w:rPr>
            <w:rFonts w:ascii="Arial" w:hAnsi="Arial" w:cs="Arial"/>
            <w:sz w:val="20"/>
            <w:szCs w:val="20"/>
          </w:rPr>
          <w:delText>SECs</w:delText>
        </w:r>
        <w:r w:rsidRPr="00DB73BC" w:rsidDel="00477B33">
          <w:rPr>
            <w:rFonts w:ascii="Arial" w:hAnsi="Arial" w:cs="Arial"/>
            <w:sz w:val="20"/>
            <w:szCs w:val="20"/>
            <w:lang w:val="el-GR"/>
          </w:rPr>
          <w:delText xml:space="preserve">, βελτιώνεται ριζικά η απόδοση του αλγορίθμου και καθίσταται δυνατή η επίλυση προβλημάτων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σχετικά μεγάλης κλίμακας.</w:delText>
        </w:r>
      </w:del>
    </w:p>
    <w:p w14:paraId="62287986" w14:textId="77777777" w:rsidR="00DB73BC" w:rsidRPr="00DB73BC" w:rsidRDefault="00DB73BC" w:rsidP="00B40E9F">
      <w:pPr>
        <w:spacing w:before="360" w:after="120"/>
        <w:jc w:val="both"/>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B40E9F">
      <w:pPr>
        <w:spacing w:before="360" w:after="120"/>
        <w:jc w:val="both"/>
        <w:rPr>
          <w:rFonts w:ascii="Arial" w:hAnsi="Arial" w:cs="Arial"/>
          <w:sz w:val="20"/>
          <w:szCs w:val="20"/>
          <w:lang w:val="el-GR"/>
        </w:rPr>
      </w:pPr>
      <w:r w:rsidRPr="00DB73BC">
        <w:rPr>
          <w:rFonts w:ascii="Arial" w:hAnsi="Arial" w:cs="Arial"/>
          <w:sz w:val="20"/>
          <w:szCs w:val="20"/>
          <w:lang w:val="el-GR"/>
        </w:rPr>
        <w:lastRenderedPageBreak/>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B40E9F">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B40E9F">
      <w:pPr>
        <w:spacing w:after="60"/>
        <w:jc w:val="both"/>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B40E9F">
      <w:pPr>
        <w:spacing w:after="60"/>
        <w:jc w:val="both"/>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B40E9F">
      <w:pPr>
        <w:pStyle w:val="ListParagraph"/>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40E9F">
      <w:pPr>
        <w:spacing w:before="360" w:after="60"/>
        <w:jc w:val="both"/>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B40E9F">
      <w:pPr>
        <w:spacing w:after="60"/>
        <w:jc w:val="both"/>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w:t>
      </w:r>
      <w:r w:rsidRPr="00DB73BC">
        <w:rPr>
          <w:rFonts w:ascii="Arial" w:hAnsi="Arial" w:cs="Arial"/>
          <w:sz w:val="20"/>
          <w:szCs w:val="20"/>
          <w:lang w:val="el-GR"/>
        </w:rPr>
        <w:lastRenderedPageBreak/>
        <w:t>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B40E9F">
      <w:pPr>
        <w:spacing w:before="360" w:after="120"/>
        <w:jc w:val="both"/>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B40E9F">
      <w:pPr>
        <w:spacing w:before="360" w:after="120"/>
        <w:jc w:val="both"/>
        <w:rPr>
          <w:rFonts w:ascii="Arial" w:hAnsi="Arial" w:cs="Arial"/>
          <w:sz w:val="20"/>
          <w:szCs w:val="20"/>
          <w:lang w:val="el-GR"/>
        </w:rPr>
      </w:pPr>
      <w:r w:rsidRPr="00D86DFA">
        <w:rPr>
          <w:rFonts w:ascii="Arial" w:hAnsi="Arial" w:cs="Arial"/>
          <w:sz w:val="20"/>
          <w:szCs w:val="20"/>
          <w:lang w:val="el-GR"/>
        </w:rPr>
        <w:t>Ένας μαθηματικός γράφος</w:t>
      </w:r>
      <w:del w:id="134" w:author="Giannis mougios" w:date="2025-08-30T12:14:00Z">
        <w:r w:rsidRPr="00D86DFA" w:rsidDel="00C903DD">
          <w:rPr>
            <w:rFonts w:ascii="Arial" w:hAnsi="Arial" w:cs="Arial"/>
            <w:sz w:val="20"/>
            <w:szCs w:val="20"/>
            <w:lang w:val="el-GR"/>
          </w:rPr>
          <w:delText xml:space="preserve"> (</w:delText>
        </w:r>
        <w:r w:rsidRPr="00D86DFA" w:rsidDel="00C903DD">
          <w:rPr>
            <w:rFonts w:ascii="Arial" w:hAnsi="Arial" w:cs="Arial"/>
            <w:sz w:val="20"/>
            <w:szCs w:val="20"/>
          </w:rPr>
          <w:delText>graph</w:delText>
        </w:r>
        <w:r w:rsidRPr="00D86DFA" w:rsidDel="00C903DD">
          <w:rPr>
            <w:rFonts w:ascii="Arial" w:hAnsi="Arial" w:cs="Arial"/>
            <w:sz w:val="20"/>
            <w:szCs w:val="20"/>
            <w:lang w:val="el-GR"/>
          </w:rPr>
          <w:delText>)</w:delText>
        </w:r>
      </w:del>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B40E9F">
      <w:pPr>
        <w:spacing w:before="360" w:after="120"/>
        <w:jc w:val="both"/>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B40E9F">
      <w:pPr>
        <w:spacing w:before="360" w:after="60"/>
        <w:jc w:val="both"/>
        <w:rPr>
          <w:rFonts w:ascii="Arial" w:hAnsi="Arial" w:cs="Arial"/>
          <w:sz w:val="20"/>
          <w:szCs w:val="20"/>
          <w:lang w:val="el-GR"/>
        </w:rPr>
      </w:pPr>
      <w:r w:rsidRPr="007C0A65">
        <w:rPr>
          <w:rFonts w:ascii="Arial" w:hAnsi="Arial" w:cs="Arial"/>
          <w:sz w:val="20"/>
          <w:szCs w:val="20"/>
          <w:lang w:val="el-GR"/>
        </w:rPr>
        <w:lastRenderedPageBreak/>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5E2A5E89" w:rsidR="007C0A65" w:rsidRPr="007C0A65" w:rsidRDefault="00B40E9F" w:rsidP="00CC4F58">
      <w:pPr>
        <w:spacing w:after="60"/>
        <w:jc w:val="both"/>
        <w:rPr>
          <w:rFonts w:ascii="Arial" w:hAnsi="Arial" w:cs="Arial"/>
          <w:sz w:val="20"/>
          <w:szCs w:val="20"/>
          <w:lang w:val="el-GR"/>
        </w:rPr>
      </w:pPr>
      <w:r w:rsidRPr="00B40E9F">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B40E9F">
        <w:rPr>
          <w:rFonts w:ascii="Arial" w:hAnsi="Arial" w:cs="Arial"/>
          <w:bCs/>
          <w:sz w:val="20"/>
          <w:szCs w:val="20"/>
        </w:rPr>
        <w:t>N</w:t>
      </w:r>
      <w:r w:rsidRPr="00B40E9F">
        <w:rPr>
          <w:rFonts w:ascii="Arial" w:hAnsi="Arial" w:cs="Arial"/>
          <w:bCs/>
          <w:sz w:val="20"/>
          <w:szCs w:val="20"/>
          <w:lang w:val="el-GR"/>
        </w:rPr>
        <w:t>×</w:t>
      </w:r>
      <w:r w:rsidRPr="00B40E9F">
        <w:rPr>
          <w:rFonts w:ascii="Arial" w:hAnsi="Arial" w:cs="Arial"/>
          <w:bCs/>
          <w:sz w:val="20"/>
          <w:szCs w:val="20"/>
        </w:rPr>
        <w:t>F</w:t>
      </w:r>
      <w:r w:rsidRPr="00B40E9F">
        <w:rPr>
          <w:rFonts w:ascii="Arial" w:hAnsi="Arial" w:cs="Arial"/>
          <w:sz w:val="20"/>
          <w:szCs w:val="20"/>
          <w:lang w:val="el-GR"/>
        </w:rPr>
        <w:t>, όπου κάθε γραμμή αντιστοιχεί σε μία παρατήρηση (</w:t>
      </w:r>
      <w:r w:rsidRPr="00B40E9F">
        <w:rPr>
          <w:rFonts w:ascii="Arial" w:hAnsi="Arial" w:cs="Arial"/>
          <w:sz w:val="20"/>
          <w:szCs w:val="20"/>
        </w:rPr>
        <w:t>sample</w:t>
      </w:r>
      <w:r w:rsidRPr="00B40E9F">
        <w:rPr>
          <w:rFonts w:ascii="Arial" w:hAnsi="Arial" w:cs="Arial"/>
          <w:sz w:val="20"/>
          <w:szCs w:val="20"/>
          <w:lang w:val="el-GR"/>
        </w:rPr>
        <w:t>), και κάθε στήλη σε μία μεταβλητή</w:t>
      </w:r>
      <w:r>
        <w:rPr>
          <w:rFonts w:ascii="Arial" w:hAnsi="Arial" w:cs="Arial"/>
          <w:sz w:val="20"/>
          <w:szCs w:val="20"/>
        </w:rPr>
        <w:t> </w:t>
      </w:r>
      <w:r w:rsidRPr="00B40E9F">
        <w:rPr>
          <w:rFonts w:ascii="Arial" w:hAnsi="Arial" w:cs="Arial"/>
          <w:sz w:val="20"/>
          <w:szCs w:val="20"/>
          <w:lang w:val="el-GR"/>
        </w:rPr>
        <w:t>χαρακτηριστικό</w:t>
      </w:r>
      <w:r>
        <w:rPr>
          <w:rFonts w:ascii="Arial" w:hAnsi="Arial" w:cs="Arial"/>
          <w:sz w:val="20"/>
          <w:szCs w:val="20"/>
        </w:rPr>
        <w:t> </w:t>
      </w:r>
      <w:r w:rsidRPr="00B40E9F">
        <w:rPr>
          <w:rFonts w:ascii="Arial" w:hAnsi="Arial" w:cs="Arial"/>
          <w:sz w:val="20"/>
          <w:szCs w:val="20"/>
          <w:lang w:val="el-GR"/>
        </w:rPr>
        <w:t>(</w:t>
      </w:r>
      <w:r w:rsidRPr="00B40E9F">
        <w:rPr>
          <w:rFonts w:ascii="Arial" w:hAnsi="Arial" w:cs="Arial"/>
          <w:sz w:val="20"/>
          <w:szCs w:val="20"/>
        </w:rPr>
        <w:t>feature</w:t>
      </w:r>
      <w:r w:rsidRPr="00B40E9F">
        <w:rPr>
          <w:rFonts w:ascii="Arial" w:hAnsi="Arial" w:cs="Arial"/>
          <w:sz w:val="20"/>
          <w:szCs w:val="20"/>
          <w:lang w:val="el-GR"/>
        </w:rPr>
        <w:t>)</w:t>
      </w:r>
      <w:r>
        <w:rPr>
          <w:rFonts w:ascii="Arial" w:hAnsi="Arial" w:cs="Arial"/>
          <w:sz w:val="20"/>
          <w:szCs w:val="20"/>
        </w:rPr>
        <w:t> </w:t>
      </w:r>
      <w:r w:rsidRPr="00B40E9F">
        <w:rPr>
          <w:rFonts w:ascii="Arial" w:hAnsi="Arial" w:cs="Arial"/>
          <w:sz w:val="20"/>
          <w:szCs w:val="20"/>
          <w:lang w:val="el-GR"/>
        </w:rPr>
        <w:t>του</w:t>
      </w:r>
      <w:r>
        <w:rPr>
          <w:rFonts w:ascii="Arial" w:hAnsi="Arial" w:cs="Arial"/>
          <w:sz w:val="20"/>
          <w:szCs w:val="20"/>
        </w:rPr>
        <w:t> </w:t>
      </w:r>
      <w:r w:rsidRPr="00B40E9F">
        <w:rPr>
          <w:rFonts w:ascii="Arial" w:hAnsi="Arial" w:cs="Arial"/>
          <w:sz w:val="20"/>
          <w:szCs w:val="20"/>
          <w:lang w:val="el-GR"/>
        </w:rPr>
        <w:t>χώρου</w:t>
      </w:r>
      <w:r>
        <w:rPr>
          <w:rFonts w:ascii="Arial" w:hAnsi="Arial" w:cs="Arial"/>
          <w:sz w:val="20"/>
          <w:szCs w:val="20"/>
        </w:rPr>
        <w:t> </w:t>
      </w:r>
      <w:r w:rsidRPr="00B40E9F">
        <w:rPr>
          <w:rFonts w:ascii="Arial" w:hAnsi="Arial" w:cs="Arial"/>
          <w:sz w:val="20"/>
          <w:szCs w:val="20"/>
          <w:lang w:val="el-GR"/>
        </w:rPr>
        <w:t>εισόδου.</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Σε αυτά τα πλαίσια, η διάταξη (σειρά) των γραμμών και των στηλών δεν φέρει σημασιολογική πληροφορία· δηλαδή, μπορούμε να αναδιατάξουμε</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τις</w:t>
      </w:r>
      <w:r w:rsidR="00CC4F58">
        <w:rPr>
          <w:rFonts w:ascii="Arial" w:hAnsi="Arial" w:cs="Arial"/>
          <w:sz w:val="20"/>
          <w:szCs w:val="20"/>
        </w:rPr>
        <w:t> </w:t>
      </w:r>
      <w:r w:rsidR="007C0A65" w:rsidRPr="007C0A65">
        <w:rPr>
          <w:rFonts w:ascii="Arial" w:hAnsi="Arial" w:cs="Arial"/>
          <w:sz w:val="20"/>
          <w:szCs w:val="20"/>
          <w:lang w:val="el-GR"/>
        </w:rPr>
        <w:t>παρατηρήσεις</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τα</w:t>
      </w:r>
      <w:r w:rsidR="00CC4F58">
        <w:rPr>
          <w:rFonts w:ascii="Arial" w:hAnsi="Arial" w:cs="Arial"/>
          <w:sz w:val="20"/>
          <w:szCs w:val="20"/>
        </w:rPr>
        <w:t> </w:t>
      </w:r>
      <w:r w:rsidR="00CC4F58" w:rsidRPr="007C0A65">
        <w:rPr>
          <w:rFonts w:ascii="Arial" w:hAnsi="Arial" w:cs="Arial"/>
          <w:sz w:val="20"/>
          <w:szCs w:val="20"/>
          <w:lang w:val="el-GR"/>
        </w:rPr>
        <w:t>χαρακτηριστικά,</w:t>
      </w:r>
      <w:r w:rsidR="00CC4F58">
        <w:rPr>
          <w:rFonts w:ascii="Arial" w:hAnsi="Arial" w:cs="Arial"/>
          <w:sz w:val="20"/>
          <w:szCs w:val="20"/>
        </w:rPr>
        <w:t> </w:t>
      </w:r>
      <w:r w:rsidR="00CC4F58" w:rsidRPr="007C0A65">
        <w:rPr>
          <w:rFonts w:ascii="Arial" w:hAnsi="Arial" w:cs="Arial"/>
          <w:sz w:val="20"/>
          <w:szCs w:val="20"/>
          <w:lang w:val="el-GR"/>
        </w:rPr>
        <w:t>αρκεί</w:t>
      </w:r>
      <w:r w:rsidR="00CC4F58">
        <w:rPr>
          <w:rFonts w:ascii="Arial" w:hAnsi="Arial" w:cs="Arial"/>
          <w:sz w:val="20"/>
          <w:szCs w:val="20"/>
        </w:rPr>
        <w:t> </w:t>
      </w:r>
      <w:r w:rsidR="007C0A65" w:rsidRPr="007C0A65">
        <w:rPr>
          <w:rFonts w:ascii="Arial" w:hAnsi="Arial" w:cs="Arial"/>
          <w:sz w:val="20"/>
          <w:szCs w:val="20"/>
          <w:lang w:val="el-GR"/>
        </w:rPr>
        <w:t>να</w:t>
      </w:r>
      <w:r w:rsidR="00CC4F58">
        <w:rPr>
          <w:rFonts w:ascii="Arial" w:hAnsi="Arial" w:cs="Arial"/>
          <w:sz w:val="20"/>
          <w:szCs w:val="20"/>
        </w:rPr>
        <w:t> </w:t>
      </w:r>
      <w:r w:rsidR="007C0A65" w:rsidRPr="007C0A65">
        <w:rPr>
          <w:rFonts w:ascii="Arial" w:hAnsi="Arial" w:cs="Arial"/>
          <w:sz w:val="20"/>
          <w:szCs w:val="20"/>
          <w:lang w:val="el-GR"/>
        </w:rPr>
        <w:t>διατηρείται</w:t>
      </w:r>
      <w:r w:rsidR="00CC4F58">
        <w:rPr>
          <w:rFonts w:ascii="Arial" w:hAnsi="Arial" w:cs="Arial"/>
          <w:sz w:val="20"/>
          <w:szCs w:val="20"/>
        </w:rPr>
        <w:t> </w:t>
      </w:r>
      <w:r w:rsidR="007C0A65" w:rsidRPr="007C0A65">
        <w:rPr>
          <w:rFonts w:ascii="Arial" w:hAnsi="Arial" w:cs="Arial"/>
          <w:sz w:val="20"/>
          <w:szCs w:val="20"/>
          <w:lang w:val="el-GR"/>
        </w:rPr>
        <w:t>η</w:t>
      </w:r>
      <w:r w:rsidR="00CC4F58">
        <w:rPr>
          <w:rFonts w:ascii="Arial" w:hAnsi="Arial" w:cs="Arial"/>
          <w:sz w:val="20"/>
          <w:szCs w:val="20"/>
        </w:rPr>
        <w:t> </w:t>
      </w:r>
      <w:r w:rsidR="007C0A65" w:rsidRPr="007C0A65">
        <w:rPr>
          <w:rFonts w:ascii="Arial" w:hAnsi="Arial" w:cs="Arial"/>
          <w:sz w:val="20"/>
          <w:szCs w:val="20"/>
          <w:lang w:val="el-GR"/>
        </w:rPr>
        <w:t>αντιστοιχία</w:t>
      </w:r>
      <w:r w:rsidR="00CC4F58">
        <w:rPr>
          <w:rFonts w:ascii="Arial" w:hAnsi="Arial" w:cs="Arial"/>
          <w:sz w:val="20"/>
          <w:szCs w:val="20"/>
        </w:rPr>
        <w:t> </w:t>
      </w:r>
      <w:r w:rsidR="007C0A65" w:rsidRPr="007C0A65">
        <w:rPr>
          <w:rFonts w:ascii="Arial" w:hAnsi="Arial" w:cs="Arial"/>
          <w:sz w:val="20"/>
          <w:szCs w:val="20"/>
          <w:lang w:val="el-GR"/>
        </w:rPr>
        <w:t>μεταξύ</w:t>
      </w:r>
      <w:r w:rsidR="00CC4F58">
        <w:rPr>
          <w:rFonts w:ascii="Arial" w:hAnsi="Arial" w:cs="Arial"/>
          <w:sz w:val="20"/>
          <w:szCs w:val="20"/>
        </w:rPr>
        <w:t> </w:t>
      </w:r>
      <w:r w:rsidR="007C0A65" w:rsidRPr="007C0A65">
        <w:rPr>
          <w:rFonts w:ascii="Arial" w:hAnsi="Arial" w:cs="Arial"/>
          <w:sz w:val="20"/>
          <w:szCs w:val="20"/>
          <w:lang w:val="el-GR"/>
        </w:rPr>
        <w:t>των</w:t>
      </w:r>
      <w:r w:rsidR="00CC4F58">
        <w:rPr>
          <w:rFonts w:ascii="Arial" w:hAnsi="Arial" w:cs="Arial"/>
          <w:sz w:val="20"/>
          <w:szCs w:val="20"/>
        </w:rPr>
        <w:t> </w:t>
      </w:r>
      <w:r w:rsidR="007C0A65" w:rsidRPr="007C0A65">
        <w:rPr>
          <w:rFonts w:ascii="Arial" w:hAnsi="Arial" w:cs="Arial"/>
          <w:sz w:val="20"/>
          <w:szCs w:val="20"/>
          <w:lang w:val="el-GR"/>
        </w:rPr>
        <w:t>στοιχείων.</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 xml:space="preserve">Είναι ωστόσο κρίσιμο να επισημανθεί ότι, για ένα συγκεκριμένο νευρωνικό δίκτυο, ο αριθμός των χαρακτηριστικών (στηλών </w:t>
      </w:r>
      <w:r w:rsidR="007C0A65" w:rsidRPr="007C0A65">
        <w:rPr>
          <w:rFonts w:ascii="Arial" w:hAnsi="Arial" w:cs="Arial"/>
          <w:b/>
          <w:sz w:val="20"/>
          <w:szCs w:val="20"/>
        </w:rPr>
        <w:t>F</w:t>
      </w:r>
      <w:r w:rsidR="007C0A65" w:rsidRPr="007C0A65">
        <w:rPr>
          <w:rFonts w:ascii="Arial" w:hAnsi="Arial" w:cs="Arial"/>
          <w:sz w:val="20"/>
          <w:szCs w:val="20"/>
          <w:lang w:val="el-GR"/>
        </w:rPr>
        <w:t xml:space="preserve">) παραμένει σταθερός, ενώ ο αριθμός των παρατηρήσεων (γραμμών </w:t>
      </w:r>
      <w:r w:rsidR="007C0A65" w:rsidRPr="007C0A65">
        <w:rPr>
          <w:rFonts w:ascii="Arial" w:hAnsi="Arial" w:cs="Arial"/>
          <w:bCs/>
          <w:sz w:val="20"/>
          <w:szCs w:val="20"/>
          <w:lang w:val="el-GR"/>
        </w:rPr>
        <w:t>Ν</w:t>
      </w:r>
      <w:r w:rsidR="007C0A65"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007C0A65" w:rsidRPr="007C0A65">
        <w:rPr>
          <w:rFonts w:ascii="Arial" w:hAnsi="Arial" w:cs="Arial"/>
          <w:sz w:val="20"/>
          <w:szCs w:val="20"/>
        </w:rPr>
        <w:t>adjacency</w:t>
      </w:r>
      <w:r w:rsidR="007C0A65" w:rsidRPr="007C0A65">
        <w:rPr>
          <w:rFonts w:ascii="Arial" w:hAnsi="Arial" w:cs="Arial"/>
          <w:sz w:val="20"/>
          <w:szCs w:val="20"/>
          <w:lang w:val="el-GR"/>
        </w:rPr>
        <w:t xml:space="preserve"> </w:t>
      </w:r>
      <w:r w:rsidR="007C0A65" w:rsidRPr="007C0A65">
        <w:rPr>
          <w:rFonts w:ascii="Arial" w:hAnsi="Arial" w:cs="Arial"/>
          <w:sz w:val="20"/>
          <w:szCs w:val="20"/>
        </w:rPr>
        <w:t>matrix</w:t>
      </w:r>
      <w:r w:rsidR="007C0A65"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B40E9F">
      <w:pPr>
        <w:spacing w:before="360" w:after="120"/>
        <w:jc w:val="both"/>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lastRenderedPageBreak/>
        <w:t>Δεν υφίσταται εγγενής ή φυσική σειρά μεταξύ των κόμβων.</w:t>
      </w:r>
    </w:p>
    <w:p w14:paraId="2342920E"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78C36FD6" w14:textId="77777777" w:rsidTr="008C0F44">
        <w:tc>
          <w:tcPr>
            <w:tcW w:w="1501" w:type="dxa"/>
          </w:tcPr>
          <w:p w14:paraId="67AD8364" w14:textId="77777777" w:rsidR="00911EFA" w:rsidRPr="00911EFA" w:rsidRDefault="00911EFA" w:rsidP="00CC4F58">
            <w:pPr>
              <w:spacing w:after="60"/>
              <w:jc w:val="both"/>
              <w:rPr>
                <w:rFonts w:ascii="Arial" w:hAnsi="Arial" w:cs="Arial"/>
                <w:sz w:val="20"/>
                <w:szCs w:val="20"/>
                <w:lang w:val="el-GR"/>
              </w:rPr>
            </w:pPr>
          </w:p>
        </w:tc>
        <w:tc>
          <w:tcPr>
            <w:tcW w:w="1501" w:type="dxa"/>
          </w:tcPr>
          <w:p w14:paraId="069690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CC4F58">
      <w:pPr>
        <w:pStyle w:val="Caption"/>
        <w:spacing w:after="60"/>
        <w:jc w:val="both"/>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1DDD02AE" w14:textId="77777777" w:rsidTr="008C0F44">
        <w:tc>
          <w:tcPr>
            <w:tcW w:w="1501" w:type="dxa"/>
          </w:tcPr>
          <w:p w14:paraId="40D93AAA" w14:textId="77777777" w:rsidR="00911EFA" w:rsidRPr="00911EFA" w:rsidRDefault="00911EFA" w:rsidP="00CC4F58">
            <w:pPr>
              <w:spacing w:after="60"/>
              <w:jc w:val="both"/>
              <w:rPr>
                <w:rFonts w:ascii="Arial" w:hAnsi="Arial" w:cs="Arial"/>
                <w:sz w:val="20"/>
                <w:szCs w:val="20"/>
                <w:lang w:val="el-GR"/>
              </w:rPr>
            </w:pPr>
          </w:p>
        </w:tc>
        <w:tc>
          <w:tcPr>
            <w:tcW w:w="1501" w:type="dxa"/>
          </w:tcPr>
          <w:p w14:paraId="68AC5AF4"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lastRenderedPageBreak/>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CC4F58">
      <w:pPr>
        <w:pStyle w:val="Caption"/>
        <w:spacing w:after="60"/>
        <w:jc w:val="both"/>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CC4F58">
      <w:pPr>
        <w:spacing w:after="60"/>
        <w:jc w:val="both"/>
        <w:rPr>
          <w:rFonts w:ascii="Arial" w:hAnsi="Arial" w:cs="Arial"/>
          <w:sz w:val="20"/>
          <w:szCs w:val="20"/>
          <w:lang w:val="el-GR"/>
        </w:rPr>
      </w:pPr>
    </w:p>
    <w:p w14:paraId="7C641C8C" w14:textId="77777777" w:rsidR="00A366C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CC4F58">
      <w:pPr>
        <w:spacing w:before="360" w:after="120"/>
        <w:jc w:val="both"/>
        <w:rPr>
          <w:rFonts w:ascii="Arial Black" w:hAnsi="Arial Black"/>
          <w:sz w:val="20"/>
          <w:szCs w:val="20"/>
          <w:lang w:val="el-GR"/>
        </w:rPr>
      </w:pPr>
      <w:r w:rsidRPr="005B3400">
        <w:rPr>
          <w:rFonts w:ascii="Arial Black" w:hAnsi="Arial Black"/>
          <w:sz w:val="20"/>
          <w:szCs w:val="20"/>
          <w:lang w:val="el-GR"/>
        </w:rPr>
        <w:lastRenderedPageBreak/>
        <w:t>3.2.1 Κίνητρο για γενίκευση της συνέλιξης</w:t>
      </w:r>
    </w:p>
    <w:p w14:paraId="7A382B85" w14:textId="77777777" w:rsidR="00E3626D" w:rsidRPr="00E3626D" w:rsidRDefault="00E3626D" w:rsidP="00CC4F58">
      <w:pPr>
        <w:spacing w:before="360" w:after="120"/>
        <w:jc w:val="both"/>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CC4F58">
      <w:pPr>
        <w:spacing w:after="60"/>
        <w:jc w:val="both"/>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CC4F58">
      <w:pPr>
        <w:numPr>
          <w:ilvl w:val="0"/>
          <w:numId w:val="23"/>
        </w:numPr>
        <w:tabs>
          <w:tab w:val="clear" w:pos="360"/>
          <w:tab w:val="num" w:pos="720"/>
        </w:tabs>
        <w:spacing w:before="360" w:after="120"/>
        <w:jc w:val="both"/>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CC4F58">
      <w:pPr>
        <w:pStyle w:val="NormalWeb"/>
        <w:spacing w:before="0" w:beforeAutospacing="0" w:after="60" w:afterAutospacing="0" w:line="360" w:lineRule="auto"/>
        <w:jc w:val="both"/>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CC4F58">
      <w:pPr>
        <w:pStyle w:val="NormalWeb"/>
        <w:spacing w:before="0" w:beforeAutospacing="0" w:afterLines="60" w:after="144"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CC4F58">
      <w:pPr>
        <w:pStyle w:val="NormalWeb"/>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CC4F58">
      <w:pPr>
        <w:spacing w:before="360" w:after="120"/>
        <w:jc w:val="both"/>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CC4F58">
      <w:pPr>
        <w:spacing w:afterLines="60" w:after="144"/>
        <w:jc w:val="both"/>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CC4F58">
      <w:pPr>
        <w:numPr>
          <w:ilvl w:val="0"/>
          <w:numId w:val="25"/>
        </w:numPr>
        <w:tabs>
          <w:tab w:val="clear" w:pos="360"/>
          <w:tab w:val="num" w:pos="720"/>
        </w:tabs>
        <w:spacing w:after="60"/>
        <w:jc w:val="both"/>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CC4F58">
      <w:pPr>
        <w:spacing w:after="300"/>
        <w:jc w:val="both"/>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CC4F58">
      <w:pPr>
        <w:pStyle w:val="NormalWeb"/>
        <w:spacing w:line="360" w:lineRule="auto"/>
        <w:jc w:val="both"/>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C4F58">
      <w:pPr>
        <w:spacing w:after="60"/>
        <w:jc w:val="both"/>
      </w:pPr>
      <w:r w:rsidRPr="00C83882">
        <w:rPr>
          <w:bCs/>
        </w:rPr>
        <w:t>Όπου:</w:t>
      </w:r>
    </w:p>
    <w:p w14:paraId="234EAD4C" w14:textId="77777777" w:rsidR="00C83882" w:rsidRPr="00C83882" w:rsidRDefault="00000000" w:rsidP="00CC4F58">
      <w:pPr>
        <w:numPr>
          <w:ilvl w:val="0"/>
          <w:numId w:val="26"/>
        </w:numPr>
        <w:tabs>
          <w:tab w:val="clear" w:pos="360"/>
          <w:tab w:val="num" w:pos="720"/>
        </w:tabs>
        <w:spacing w:after="60"/>
        <w:jc w:val="both"/>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C4F58">
      <w:pPr>
        <w:numPr>
          <w:ilvl w:val="0"/>
          <w:numId w:val="26"/>
        </w:numPr>
        <w:tabs>
          <w:tab w:val="clear" w:pos="360"/>
          <w:tab w:val="num" w:pos="720"/>
        </w:tabs>
        <w:spacing w:after="60"/>
        <w:jc w:val="both"/>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C4F58">
      <w:pPr>
        <w:numPr>
          <w:ilvl w:val="0"/>
          <w:numId w:val="26"/>
        </w:numPr>
        <w:tabs>
          <w:tab w:val="clear" w:pos="360"/>
          <w:tab w:val="num" w:pos="720"/>
        </w:tabs>
        <w:spacing w:after="60"/>
        <w:jc w:val="both"/>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lastRenderedPageBreak/>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CC4F58">
      <w:pPr>
        <w:pStyle w:val="Caption"/>
        <w:spacing w:before="360" w:after="120"/>
        <w:jc w:val="both"/>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CC4F58">
      <w:pPr>
        <w:spacing w:before="360" w:after="120"/>
        <w:jc w:val="both"/>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CC4F58">
      <w:pPr>
        <w:spacing w:before="360" w:after="60"/>
        <w:jc w:val="both"/>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CC4F58">
      <w:pPr>
        <w:spacing w:before="100" w:beforeAutospacing="1" w:after="100" w:afterAutospacing="1"/>
        <w:jc w:val="both"/>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34A0B9A9" w:rsidR="00373521" w:rsidRPr="00373521" w:rsidRDefault="00373521" w:rsidP="00CC4F58">
      <w:pPr>
        <w:spacing w:after="60"/>
        <w:jc w:val="both"/>
        <w:rPr>
          <w:rFonts w:ascii="Arial" w:hAnsi="Arial" w:cs="Arial"/>
          <w:sz w:val="20"/>
          <w:szCs w:val="20"/>
          <w:lang w:val="el-GR"/>
        </w:rPr>
      </w:pPr>
      <w:r w:rsidRPr="00373521">
        <w:rPr>
          <w:rFonts w:ascii="Arial" w:hAnsi="Arial" w:cs="Arial"/>
          <w:sz w:val="20"/>
          <w:szCs w:val="20"/>
          <w:lang w:val="el-GR"/>
        </w:rPr>
        <w:t xml:space="preserve">Στο πλαίσιο των </w:t>
      </w:r>
      <w:del w:id="135" w:author="Giannis mougios" w:date="2025-08-30T12:14:00Z">
        <w:r w:rsidRPr="00373521" w:rsidDel="00C903DD">
          <w:rPr>
            <w:rFonts w:ascii="Arial" w:hAnsi="Arial" w:cs="Arial"/>
            <w:sz w:val="20"/>
            <w:szCs w:val="20"/>
          </w:rPr>
          <w:delText>Graph</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Attention</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Networks</w:delText>
        </w:r>
      </w:del>
      <w:ins w:id="136" w:author="Giannis mougios" w:date="2025-08-30T12:14:00Z">
        <w:r w:rsidR="00C903DD">
          <w:rPr>
            <w:rFonts w:ascii="Arial" w:hAnsi="Arial" w:cs="Arial"/>
            <w:sz w:val="20"/>
            <w:szCs w:val="20"/>
            <w:lang w:val="el-GR"/>
          </w:rPr>
          <w:t>Νευρωνικών Δικτύων Γρά</w:t>
        </w:r>
      </w:ins>
      <w:ins w:id="137" w:author="Giannis mougios" w:date="2025-08-30T12:15:00Z">
        <w:r w:rsidR="00C903DD">
          <w:rPr>
            <w:rFonts w:ascii="Arial" w:hAnsi="Arial" w:cs="Arial"/>
            <w:sz w:val="20"/>
            <w:szCs w:val="20"/>
            <w:lang w:val="el-GR"/>
          </w:rPr>
          <w:t>φων</w:t>
        </w:r>
      </w:ins>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97324E">
      <w:pPr>
        <w:spacing w:before="100" w:beforeAutospacing="1" w:after="100" w:afterAutospacing="1" w:line="360" w:lineRule="auto"/>
        <w:jc w:val="both"/>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97324E">
      <w:pPr>
        <w:spacing w:after="60"/>
        <w:jc w:val="both"/>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97324E">
      <w:pPr>
        <w:numPr>
          <w:ilvl w:val="0"/>
          <w:numId w:val="28"/>
        </w:numPr>
        <w:tabs>
          <w:tab w:val="num" w:pos="720"/>
        </w:tabs>
        <w:spacing w:after="60"/>
        <w:jc w:val="both"/>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97324E">
      <w:pPr>
        <w:spacing w:after="60"/>
        <w:jc w:val="both"/>
        <w:rPr>
          <w:rFonts w:ascii="Arial" w:hAnsi="Arial" w:cs="Arial"/>
          <w:sz w:val="20"/>
          <w:szCs w:val="20"/>
          <w:lang w:val="el-GR"/>
        </w:rPr>
      </w:pPr>
      <w:r w:rsidRPr="004F2680">
        <w:rPr>
          <w:rFonts w:ascii="Arial" w:hAnsi="Arial" w:cs="Arial"/>
          <w:sz w:val="20"/>
          <w:szCs w:val="20"/>
          <w:lang w:val="el-GR"/>
        </w:rPr>
        <w:t>Επομένως, στην ορολογία της γενικής εξίσωσης:</w:t>
      </w:r>
    </w:p>
    <w:p w14:paraId="06130116"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97324E">
      <w:pPr>
        <w:pStyle w:val="NormalWeb"/>
        <w:jc w:val="both"/>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97324E">
      <w:pPr>
        <w:spacing w:afterLines="60" w:after="144"/>
        <w:jc w:val="both"/>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w:t>
      </w:r>
      <w:r w:rsidRPr="00EB67F7">
        <w:rPr>
          <w:rFonts w:ascii="Arial" w:hAnsi="Arial" w:cs="Arial"/>
          <w:sz w:val="20"/>
          <w:szCs w:val="20"/>
          <w:lang w:val="el-GR"/>
        </w:rPr>
        <w:lastRenderedPageBreak/>
        <w:t xml:space="preserve">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97324E">
      <w:pPr>
        <w:pStyle w:val="NormalWeb"/>
        <w:spacing w:line="360" w:lineRule="auto"/>
        <w:jc w:val="both"/>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8E04791"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Συνοψίζοντας, </w:t>
      </w:r>
      <w:ins w:id="138" w:author="Giannis mougios" w:date="2025-08-30T12:15:00Z">
        <w:r w:rsidR="00C01135">
          <w:rPr>
            <w:rFonts w:ascii="Arial" w:hAnsi="Arial" w:cs="Arial"/>
            <w:sz w:val="20"/>
            <w:szCs w:val="20"/>
            <w:lang w:val="el-GR"/>
          </w:rPr>
          <w:t>τα</w:t>
        </w:r>
      </w:ins>
      <w:del w:id="139" w:author="Giannis mougios" w:date="2025-08-30T12:15:00Z">
        <w:r w:rsidRPr="00083A5A" w:rsidDel="00C01135">
          <w:rPr>
            <w:rFonts w:ascii="Arial" w:hAnsi="Arial" w:cs="Arial"/>
            <w:sz w:val="20"/>
            <w:szCs w:val="20"/>
            <w:lang w:val="el-GR"/>
          </w:rPr>
          <w:delText>οι</w:delText>
        </w:r>
      </w:del>
      <w:r w:rsidRPr="00083A5A">
        <w:rPr>
          <w:rFonts w:ascii="Arial" w:hAnsi="Arial" w:cs="Arial"/>
          <w:sz w:val="20"/>
          <w:szCs w:val="20"/>
          <w:lang w:val="el-GR"/>
        </w:rPr>
        <w:t xml:space="preserve"> </w:t>
      </w:r>
      <w:proofErr w:type="spellStart"/>
      <w:ins w:id="140" w:author="Giannis mougios" w:date="2025-08-30T12:15:00Z">
        <w:r w:rsidR="00C01135" w:rsidRPr="00C01135">
          <w:rPr>
            <w:rFonts w:ascii="Arial" w:hAnsi="Arial" w:cs="Arial"/>
            <w:sz w:val="20"/>
            <w:szCs w:val="20"/>
            <w:lang w:val="el-GR"/>
            <w:rPrChange w:id="141" w:author="Giannis mougios" w:date="2025-08-30T12:15:00Z">
              <w:rPr>
                <w:rFonts w:ascii="Arial" w:hAnsi="Arial" w:cs="Arial"/>
                <w:sz w:val="20"/>
                <w:szCs w:val="20"/>
              </w:rPr>
            </w:rPrChange>
          </w:rPr>
          <w:t>Γραφονευρωνικά</w:t>
        </w:r>
        <w:proofErr w:type="spellEnd"/>
        <w:r w:rsidR="00C01135" w:rsidRPr="00C01135">
          <w:rPr>
            <w:rFonts w:ascii="Arial" w:hAnsi="Arial" w:cs="Arial"/>
            <w:sz w:val="20"/>
            <w:szCs w:val="20"/>
          </w:rPr>
          <w:t> </w:t>
        </w:r>
        <w:r w:rsidR="00C01135" w:rsidRPr="00C01135">
          <w:rPr>
            <w:rFonts w:ascii="Arial" w:hAnsi="Arial" w:cs="Arial"/>
            <w:sz w:val="20"/>
            <w:szCs w:val="20"/>
            <w:lang w:val="el-GR"/>
            <w:rPrChange w:id="142" w:author="Giannis mougios" w:date="2025-08-30T12:15:00Z">
              <w:rPr>
                <w:rFonts w:ascii="Arial" w:hAnsi="Arial" w:cs="Arial"/>
                <w:sz w:val="20"/>
                <w:szCs w:val="20"/>
              </w:rPr>
            </w:rPrChange>
          </w:rPr>
          <w:t>Δίκτυα</w:t>
        </w:r>
      </w:ins>
      <w:del w:id="143" w:author="Giannis mougios" w:date="2025-08-30T12:15:00Z">
        <w:r w:rsidRPr="00083A5A" w:rsidDel="00C01135">
          <w:rPr>
            <w:rFonts w:ascii="Arial" w:hAnsi="Arial" w:cs="Arial"/>
            <w:sz w:val="20"/>
            <w:szCs w:val="20"/>
          </w:rPr>
          <w:delText>Graph</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Attention</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Networks</w:delText>
        </w:r>
      </w:del>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97324E">
      <w:pPr>
        <w:spacing w:after="60"/>
        <w:jc w:val="both"/>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97324E">
      <w:pPr>
        <w:pStyle w:val="NormalWeb"/>
        <w:spacing w:before="360" w:beforeAutospacing="0" w:after="120" w:afterAutospacing="0"/>
        <w:jc w:val="both"/>
        <w:rPr>
          <w:rFonts w:ascii="Arial Black" w:hAnsi="Arial Black" w:cs="Arial"/>
          <w:sz w:val="22"/>
          <w:szCs w:val="22"/>
          <w:lang w:val="el-GR"/>
        </w:rPr>
      </w:pPr>
      <w:bookmarkStart w:id="144" w:name="_Hlk201144011"/>
      <w:r w:rsidRPr="005373BF">
        <w:rPr>
          <w:rFonts w:ascii="Arial Black" w:hAnsi="Arial Black" w:cs="Arial"/>
          <w:sz w:val="22"/>
          <w:szCs w:val="22"/>
          <w:lang w:val="el-GR"/>
        </w:rPr>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144"/>
    <w:p w14:paraId="427EB3DA" w14:textId="77777777" w:rsidR="00600497" w:rsidRPr="00600497"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0D1ACAAA" w:rsidR="00CC61AD" w:rsidRPr="00CC61AD"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del w:id="145" w:author="Giannis mougios" w:date="2025-08-30T12:16:00Z">
        <w:r w:rsidRPr="00600497" w:rsidDel="00C01135">
          <w:rPr>
            <w:rFonts w:ascii="Arial" w:hAnsi="Arial" w:cs="Arial"/>
            <w:sz w:val="20"/>
            <w:szCs w:val="20"/>
          </w:rPr>
          <w:delText>Graph</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Attention</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Networks</w:delText>
        </w:r>
      </w:del>
      <w:ins w:id="146" w:author="Giannis mougios" w:date="2025-08-30T12:16:00Z">
        <w:r w:rsidR="00C01135">
          <w:rPr>
            <w:rFonts w:ascii="Arial" w:hAnsi="Arial" w:cs="Arial"/>
            <w:sz w:val="20"/>
            <w:szCs w:val="20"/>
            <w:lang w:val="el-GR"/>
          </w:rPr>
          <w:t>Νευρωνικών Δικτύων Γράφων με μηχανισμούς προσοχής</w:t>
        </w:r>
      </w:ins>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97324E">
      <w:pPr>
        <w:pStyle w:val="NormalWeb"/>
        <w:spacing w:before="360" w:beforeAutospacing="0" w:after="120" w:afterAutospacing="0" w:line="360" w:lineRule="auto"/>
        <w:jc w:val="both"/>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 xml:space="preserve">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w:t>
      </w:r>
      <w:r w:rsidRPr="00CC61AD">
        <w:rPr>
          <w:rFonts w:ascii="Arial" w:hAnsi="Arial" w:cs="Arial"/>
          <w:sz w:val="20"/>
          <w:szCs w:val="20"/>
          <w:lang w:val="el-GR"/>
        </w:rPr>
        <w:lastRenderedPageBreak/>
        <w:t>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97324E">
      <w:pPr>
        <w:spacing w:before="360" w:after="120"/>
        <w:jc w:val="both"/>
        <w:rPr>
          <w:rFonts w:ascii="Arial Black" w:hAnsi="Arial Black" w:cs="Arial"/>
          <w:sz w:val="20"/>
          <w:szCs w:val="20"/>
          <w:lang w:val="el-GR"/>
        </w:rPr>
      </w:pPr>
      <w:r w:rsidRPr="00EF506B">
        <w:rPr>
          <w:rFonts w:ascii="Arial Black" w:hAnsi="Arial Black" w:cs="Arial"/>
          <w:sz w:val="20"/>
          <w:szCs w:val="20"/>
          <w:lang w:val="el-GR"/>
        </w:rPr>
        <w:lastRenderedPageBreak/>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97324E">
      <w:pPr>
        <w:spacing w:before="360" w:after="120"/>
        <w:jc w:val="both"/>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97324E">
      <w:pPr>
        <w:spacing w:after="60"/>
        <w:jc w:val="both"/>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97324E">
      <w:pPr>
        <w:spacing w:before="360" w:after="120"/>
        <w:jc w:val="both"/>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97324E">
      <w:pPr>
        <w:spacing w:after="60"/>
        <w:jc w:val="both"/>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97324E">
      <w:pPr>
        <w:numPr>
          <w:ilvl w:val="0"/>
          <w:numId w:val="32"/>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97324E">
      <w:pPr>
        <w:spacing w:after="60"/>
        <w:jc w:val="both"/>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97324E">
      <w:pPr>
        <w:spacing w:before="360" w:after="120"/>
        <w:jc w:val="both"/>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Pr="00EE1D36" w:rsidRDefault="00BE72B9" w:rsidP="0097324E">
      <w:pPr>
        <w:spacing w:after="60"/>
        <w:jc w:val="both"/>
        <w:rPr>
          <w:ins w:id="147" w:author="Gregory Koronakos" w:date="2025-08-28T21:02:00Z"/>
          <w:rFonts w:ascii="Arial" w:hAnsi="Arial" w:cs="Arial"/>
          <w:sz w:val="20"/>
          <w:szCs w:val="20"/>
          <w:lang w:val="el-GR"/>
          <w:rPrChange w:id="148" w:author="Giannis mougios" w:date="2025-08-29T21:22:00Z">
            <w:rPr>
              <w:ins w:id="149" w:author="Gregory Koronakos" w:date="2025-08-28T21:02:00Z"/>
              <w:rFonts w:ascii="Arial" w:hAnsi="Arial" w:cs="Arial"/>
              <w:sz w:val="20"/>
              <w:szCs w:val="20"/>
            </w:rPr>
          </w:rPrChange>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EE1D36" w:rsidRDefault="006C0EAF" w:rsidP="0097324E">
      <w:pPr>
        <w:spacing w:after="60"/>
        <w:jc w:val="both"/>
        <w:rPr>
          <w:rFonts w:ascii="Arial" w:hAnsi="Arial" w:cs="Arial"/>
          <w:sz w:val="20"/>
          <w:szCs w:val="20"/>
          <w:lang w:val="el-GR"/>
        </w:rPr>
      </w:pPr>
    </w:p>
    <w:p w14:paraId="30F91128"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14:paraId="5E13E839"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97324E">
      <w:pPr>
        <w:numPr>
          <w:ilvl w:val="0"/>
          <w:numId w:val="33"/>
        </w:numPr>
        <w:spacing w:after="60"/>
        <w:jc w:val="both"/>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w:t>
      </w:r>
      <w:r w:rsidRPr="00BE72B9">
        <w:rPr>
          <w:rFonts w:ascii="Arial" w:hAnsi="Arial" w:cs="Arial"/>
          <w:sz w:val="20"/>
          <w:szCs w:val="20"/>
          <w:lang w:val="el-GR"/>
        </w:rPr>
        <w:lastRenderedPageBreak/>
        <w:t>μονοδιάστατο χαρακτηριστικό της απόστασης σε μια πλουσιότερη διανυσματική αναπαράσταση.</w:t>
      </w:r>
    </w:p>
    <w:p w14:paraId="2F1AAF95" w14:textId="7254CBD0"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del w:id="150" w:author="Giannis mougios" w:date="2025-08-30T12:17:00Z">
        <w:r w:rsidRPr="00BE72B9" w:rsidDel="00C01135">
          <w:rPr>
            <w:rFonts w:ascii="Arial" w:hAnsi="Arial" w:cs="Arial"/>
            <w:sz w:val="20"/>
            <w:szCs w:val="20"/>
          </w:rPr>
          <w:delText>Graph</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Attention</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Network</w:delText>
        </w:r>
      </w:del>
      <w:ins w:id="151" w:author="Giannis mougios" w:date="2025-08-30T12:17:00Z">
        <w:r w:rsidR="00C01135">
          <w:rPr>
            <w:rFonts w:ascii="Arial" w:hAnsi="Arial" w:cs="Arial"/>
            <w:sz w:val="20"/>
            <w:szCs w:val="20"/>
            <w:lang w:val="el-GR"/>
          </w:rPr>
          <w:t>Νευρωνικών Δικτύων Γράφων με μηχανισ</w:t>
        </w:r>
      </w:ins>
      <w:ins w:id="152" w:author="Giannis mougios" w:date="2025-08-30T12:18:00Z">
        <w:r w:rsidR="00C01135">
          <w:rPr>
            <w:rFonts w:ascii="Arial" w:hAnsi="Arial" w:cs="Arial"/>
            <w:sz w:val="20"/>
            <w:szCs w:val="20"/>
            <w:lang w:val="el-GR"/>
          </w:rPr>
          <w:t>μούς προσοχής</w:t>
        </w:r>
      </w:ins>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A0778F6"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Μονάδα</w:t>
      </w:r>
      <w:ins w:id="153" w:author="Giannis mougios" w:date="2025-08-30T12:18:00Z">
        <w:r w:rsidR="00B90A49">
          <w:rPr>
            <w:rFonts w:ascii="Arial" w:hAnsi="Arial" w:cs="Arial"/>
            <w:sz w:val="20"/>
            <w:szCs w:val="20"/>
            <w:lang w:val="el-GR"/>
          </w:rPr>
          <w:t> </w:t>
        </w:r>
      </w:ins>
      <w:del w:id="154" w:author="Giannis mougios" w:date="2025-08-30T12:18:00Z">
        <w:r w:rsidRPr="00BE72B9" w:rsidDel="00C01135">
          <w:rPr>
            <w:rFonts w:ascii="Arial" w:hAnsi="Arial" w:cs="Arial"/>
            <w:sz w:val="20"/>
            <w:szCs w:val="20"/>
            <w:lang w:val="el-GR"/>
          </w:rPr>
          <w:delText xml:space="preserve"> </w:delText>
        </w:r>
      </w:del>
      <w:r w:rsidRPr="00BE72B9">
        <w:rPr>
          <w:rFonts w:ascii="Arial" w:hAnsi="Arial" w:cs="Arial"/>
          <w:sz w:val="20"/>
          <w:szCs w:val="20"/>
          <w:lang w:val="el-GR"/>
        </w:rPr>
        <w:t>Πρόβλεψης</w:t>
      </w:r>
      <w:ins w:id="155" w:author="Giannis mougios" w:date="2025-08-30T12:18:00Z">
        <w:r w:rsidR="00B90A49">
          <w:rPr>
            <w:rFonts w:ascii="Arial" w:hAnsi="Arial" w:cs="Arial"/>
            <w:sz w:val="20"/>
            <w:szCs w:val="20"/>
            <w:lang w:val="el-GR"/>
          </w:rPr>
          <w:t> </w:t>
        </w:r>
      </w:ins>
      <w:del w:id="156"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Ακμών</w:t>
      </w:r>
      <w:ins w:id="157" w:author="Giannis mougios" w:date="2025-08-30T12:18:00Z">
        <w:r w:rsidR="00B90A49">
          <w:rPr>
            <w:rFonts w:ascii="Arial" w:hAnsi="Arial" w:cs="Arial"/>
            <w:sz w:val="20"/>
            <w:szCs w:val="20"/>
            <w:lang w:val="el-GR"/>
          </w:rPr>
          <w:t> </w:t>
        </w:r>
      </w:ins>
      <w:del w:id="158"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w:t>
      </w:r>
      <w:r w:rsidRPr="00BE72B9">
        <w:rPr>
          <w:rFonts w:ascii="Arial" w:hAnsi="Arial" w:cs="Arial"/>
          <w:sz w:val="20"/>
          <w:szCs w:val="20"/>
        </w:rPr>
        <w:t>Edge</w:t>
      </w:r>
      <w:ins w:id="159" w:author="Giannis mougios" w:date="2025-08-30T12:18:00Z">
        <w:r w:rsidR="00B90A49">
          <w:rPr>
            <w:rFonts w:ascii="Arial" w:hAnsi="Arial" w:cs="Arial"/>
            <w:sz w:val="20"/>
            <w:szCs w:val="20"/>
            <w:lang w:val="el-GR"/>
          </w:rPr>
          <w:t> </w:t>
        </w:r>
      </w:ins>
      <w:del w:id="160"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Prediction</w:t>
      </w:r>
      <w:ins w:id="161" w:author="Giannis mougios" w:date="2025-08-30T12:18:00Z">
        <w:r w:rsidR="00B90A49">
          <w:rPr>
            <w:rFonts w:ascii="Arial" w:hAnsi="Arial" w:cs="Arial"/>
            <w:sz w:val="20"/>
            <w:szCs w:val="20"/>
            <w:lang w:val="el-GR"/>
          </w:rPr>
          <w:t> </w:t>
        </w:r>
      </w:ins>
      <w:del w:id="162"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Module</w:t>
      </w:r>
      <w:r w:rsidRPr="00BE72B9">
        <w:rPr>
          <w:rFonts w:ascii="Arial" w:hAnsi="Arial" w:cs="Arial"/>
          <w:sz w:val="20"/>
          <w:szCs w:val="20"/>
          <w:lang w:val="el-GR"/>
        </w:rPr>
        <w:t>):</w:t>
      </w:r>
      <w:ins w:id="163" w:author="Giannis mougios" w:date="2025-08-30T12:18:00Z">
        <w:r w:rsidR="00B90A49">
          <w:rPr>
            <w:rFonts w:ascii="Arial" w:hAnsi="Arial" w:cs="Arial"/>
            <w:sz w:val="20"/>
            <w:szCs w:val="20"/>
            <w:lang w:val="el-GR"/>
          </w:rPr>
          <w:t> </w:t>
        </w:r>
      </w:ins>
      <w:del w:id="164" w:author="Giannis mougios" w:date="2025-08-30T12:18:00Z">
        <w:r w:rsidRPr="00BE72B9" w:rsidDel="00B90A49">
          <w:rPr>
            <w:rFonts w:ascii="Arial" w:hAnsi="Arial" w:cs="Arial"/>
            <w:sz w:val="20"/>
            <w:szCs w:val="20"/>
            <w:lang w:val="el-GR"/>
          </w:rPr>
          <w:br/>
        </w:r>
      </w:del>
      <w:r w:rsidRPr="00BE72B9">
        <w:rPr>
          <w:rFonts w:ascii="Arial" w:hAnsi="Arial" w:cs="Arial"/>
          <w:sz w:val="20"/>
          <w:szCs w:val="20"/>
          <w:lang w:val="el-GR"/>
        </w:rP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lastRenderedPageBreak/>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Pr="00EE1D36" w:rsidRDefault="00BE72B9" w:rsidP="00BE72B9">
      <w:pPr>
        <w:pStyle w:val="Caption"/>
        <w:rPr>
          <w:ins w:id="165" w:author="Gregory Koronakos" w:date="2025-08-28T21:02:00Z"/>
          <w:rFonts w:ascii="Arial" w:hAnsi="Arial" w:cs="Arial"/>
          <w:b/>
          <w:bCs/>
          <w:i w:val="0"/>
          <w:iCs w:val="0"/>
          <w:color w:val="000000" w:themeColor="text1"/>
          <w:lang w:val="el-GR"/>
          <w:rPrChange w:id="166" w:author="Giannis mougios" w:date="2025-08-29T21:22:00Z">
            <w:rPr>
              <w:ins w:id="167" w:author="Gregory Koronakos" w:date="2025-08-28T21:02:00Z"/>
              <w:rFonts w:ascii="Arial" w:hAnsi="Arial" w:cs="Arial"/>
              <w:b/>
              <w:bCs/>
              <w:i w:val="0"/>
              <w:iCs w:val="0"/>
              <w:color w:val="000000" w:themeColor="text1"/>
            </w:rPr>
          </w:rPrChange>
        </w:rPr>
      </w:pPr>
      <w:commentRangeStart w:id="168"/>
      <w:commentRangeStart w:id="169"/>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commentRangeEnd w:id="168"/>
      <w:r w:rsidR="004D1B67">
        <w:rPr>
          <w:rStyle w:val="CommentReference"/>
          <w:i w:val="0"/>
          <w:iCs w:val="0"/>
          <w:color w:val="auto"/>
        </w:rPr>
        <w:commentReference w:id="168"/>
      </w:r>
      <w:commentRangeEnd w:id="169"/>
      <w:r w:rsidR="006E0E57">
        <w:rPr>
          <w:rStyle w:val="CommentReference"/>
          <w:i w:val="0"/>
          <w:iCs w:val="0"/>
          <w:color w:val="auto"/>
        </w:rPr>
        <w:commentReference w:id="169"/>
      </w:r>
    </w:p>
    <w:p w14:paraId="56394341" w14:textId="77777777" w:rsidR="006C0EAF" w:rsidRPr="00EE1D36" w:rsidRDefault="006C0EAF">
      <w:pPr>
        <w:rPr>
          <w:i/>
          <w:iCs/>
          <w:lang w:val="el-GR"/>
          <w:rPrChange w:id="170" w:author="Giannis mougios" w:date="2025-08-29T21:22:00Z">
            <w:rPr>
              <w:rFonts w:ascii="Arial" w:hAnsi="Arial" w:cs="Arial"/>
              <w:b/>
              <w:bCs/>
              <w:i w:val="0"/>
              <w:iCs w:val="0"/>
              <w:color w:val="000000" w:themeColor="text1"/>
              <w:sz w:val="20"/>
              <w:szCs w:val="20"/>
              <w:lang w:val="el-GR"/>
            </w:rPr>
          </w:rPrChange>
        </w:rPr>
        <w:pPrChange w:id="171" w:author="Gregory Koronakos" w:date="2025-08-28T21:02:00Z">
          <w:pPr>
            <w:pStyle w:val="Caption"/>
          </w:pPr>
        </w:pPrChange>
      </w:pPr>
    </w:p>
    <w:p w14:paraId="16EB2C1D"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Pr="00EE1D36" w:rsidRDefault="00BE72B9" w:rsidP="0097324E">
      <w:pPr>
        <w:spacing w:after="60"/>
        <w:jc w:val="both"/>
        <w:rPr>
          <w:ins w:id="172" w:author="Gregory Koronakos" w:date="2025-08-28T21:02:00Z"/>
          <w:rFonts w:ascii="Arial" w:hAnsi="Arial" w:cs="Arial"/>
          <w:bCs/>
          <w:sz w:val="20"/>
          <w:szCs w:val="20"/>
          <w:lang w:val="el-GR"/>
          <w:rPrChange w:id="173" w:author="Giannis mougios" w:date="2025-08-29T21:22:00Z">
            <w:rPr>
              <w:ins w:id="174" w:author="Gregory Koronakos" w:date="2025-08-28T21:02:00Z"/>
              <w:rFonts w:ascii="Arial" w:hAnsi="Arial" w:cs="Arial"/>
              <w:bCs/>
              <w:sz w:val="20"/>
              <w:szCs w:val="20"/>
            </w:rPr>
          </w:rPrChange>
        </w:rPr>
      </w:pPr>
      <w:r w:rsidRPr="00BE72B9">
        <w:rPr>
          <w:rFonts w:ascii="Arial" w:hAnsi="Arial" w:cs="Arial"/>
          <w:sz w:val="20"/>
          <w:szCs w:val="20"/>
          <w:lang w:val="el-GR"/>
        </w:rPr>
        <w:lastRenderedPageBreak/>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EE1D36" w:rsidRDefault="006C0EAF" w:rsidP="0097324E">
      <w:pPr>
        <w:spacing w:after="60"/>
        <w:jc w:val="both"/>
        <w:rPr>
          <w:rFonts w:ascii="Arial" w:hAnsi="Arial" w:cs="Arial"/>
          <w:sz w:val="20"/>
          <w:szCs w:val="20"/>
          <w:lang w:val="el-GR"/>
        </w:rPr>
      </w:pPr>
    </w:p>
    <w:p w14:paraId="56F8816D" w14:textId="77777777" w:rsidR="00C969F8" w:rsidRPr="00C969F8" w:rsidRDefault="00C969F8" w:rsidP="0097324E">
      <w:pPr>
        <w:spacing w:after="60"/>
        <w:jc w:val="both"/>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97324E">
      <w:pPr>
        <w:spacing w:before="360" w:after="120"/>
        <w:jc w:val="both"/>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65DC6FD9" w:rsidR="00360596" w:rsidRPr="00360596" w:rsidRDefault="00360596" w:rsidP="0097324E">
      <w:pPr>
        <w:spacing w:before="360" w:after="120"/>
        <w:jc w:val="both"/>
        <w:rPr>
          <w:rFonts w:ascii="Arial Black" w:hAnsi="Arial Black" w:cs="Arial"/>
          <w:sz w:val="22"/>
          <w:szCs w:val="22"/>
          <w:lang w:val="el-GR"/>
        </w:rPr>
      </w:pPr>
      <w:r w:rsidRPr="00360596">
        <w:rPr>
          <w:rFonts w:ascii="Arial Black" w:hAnsi="Arial Black" w:cs="Arial"/>
          <w:sz w:val="22"/>
          <w:szCs w:val="22"/>
          <w:lang w:val="el-GR"/>
        </w:rPr>
        <w:t>4.1</w:t>
      </w:r>
      <w:r w:rsidR="0097324E">
        <w:rPr>
          <w:rFonts w:ascii="Arial Black" w:hAnsi="Arial Black" w:cs="Arial"/>
          <w:sz w:val="22"/>
          <w:szCs w:val="22"/>
        </w:rPr>
        <w:t> </w:t>
      </w:r>
      <w:r w:rsidRPr="00360596">
        <w:rPr>
          <w:rFonts w:ascii="Arial Black" w:hAnsi="Arial Black" w:cs="Arial"/>
          <w:sz w:val="22"/>
          <w:szCs w:val="22"/>
          <w:lang w:val="el-GR"/>
        </w:rPr>
        <w:t>Δημιουργία</w:t>
      </w:r>
      <w:r w:rsidR="0097324E">
        <w:rPr>
          <w:rFonts w:ascii="Arial Black" w:hAnsi="Arial Black" w:cs="Arial"/>
          <w:sz w:val="22"/>
          <w:szCs w:val="22"/>
        </w:rPr>
        <w:t> </w:t>
      </w:r>
      <w:r w:rsidRPr="00360596">
        <w:rPr>
          <w:rFonts w:ascii="Arial Black" w:hAnsi="Arial Black" w:cs="Arial"/>
          <w:sz w:val="22"/>
          <w:szCs w:val="22"/>
          <w:lang w:val="el-GR"/>
        </w:rPr>
        <w:t>Βέλτιστων</w:t>
      </w:r>
      <w:r w:rsidR="0097324E">
        <w:rPr>
          <w:rFonts w:ascii="Arial Black" w:hAnsi="Arial Black" w:cs="Arial"/>
          <w:sz w:val="22"/>
          <w:szCs w:val="22"/>
        </w:rPr>
        <w:t> </w:t>
      </w:r>
      <w:r w:rsidRPr="00360596">
        <w:rPr>
          <w:rFonts w:ascii="Arial Black" w:hAnsi="Arial Black" w:cs="Arial"/>
          <w:sz w:val="22"/>
          <w:szCs w:val="22"/>
          <w:lang w:val="el-GR"/>
        </w:rPr>
        <w:t>Λύσεων</w:t>
      </w:r>
      <w:r w:rsidR="0097324E">
        <w:rPr>
          <w:rFonts w:ascii="Arial Black" w:hAnsi="Arial Black" w:cs="Arial"/>
          <w:sz w:val="22"/>
          <w:szCs w:val="22"/>
        </w:rPr>
        <w:t> </w:t>
      </w:r>
      <w:r w:rsidRPr="00360596">
        <w:rPr>
          <w:rFonts w:ascii="Arial Black" w:hAnsi="Arial Black" w:cs="Arial"/>
          <w:sz w:val="22"/>
          <w:szCs w:val="22"/>
          <w:lang w:val="el-GR"/>
        </w:rPr>
        <w:t>με</w:t>
      </w:r>
      <w:r w:rsidR="0097324E">
        <w:rPr>
          <w:rFonts w:ascii="Arial Black" w:hAnsi="Arial Black" w:cs="Arial"/>
          <w:sz w:val="22"/>
          <w:szCs w:val="22"/>
        </w:rPr>
        <w:t> </w:t>
      </w:r>
      <w:r w:rsidRPr="00360596">
        <w:rPr>
          <w:rFonts w:ascii="Arial Black" w:hAnsi="Arial Black" w:cs="Arial"/>
          <w:sz w:val="22"/>
          <w:szCs w:val="22"/>
          <w:lang w:val="el-GR"/>
        </w:rPr>
        <w:t>Ακέραιο</w:t>
      </w:r>
      <w:r w:rsidR="0097324E">
        <w:rPr>
          <w:rFonts w:ascii="Arial Black" w:hAnsi="Arial Black" w:cs="Arial"/>
          <w:sz w:val="22"/>
          <w:szCs w:val="22"/>
        </w:rPr>
        <w:t> </w:t>
      </w:r>
      <w:r w:rsidRPr="00360596">
        <w:rPr>
          <w:rFonts w:ascii="Arial Black" w:hAnsi="Arial Black" w:cs="Arial"/>
          <w:sz w:val="22"/>
          <w:szCs w:val="22"/>
          <w:lang w:val="el-GR"/>
        </w:rPr>
        <w:t>Γραμμικό</w:t>
      </w:r>
      <w:r w:rsidR="0097324E">
        <w:rPr>
          <w:rFonts w:ascii="Arial Black" w:hAnsi="Arial Black" w:cs="Arial"/>
          <w:sz w:val="22"/>
          <w:szCs w:val="22"/>
        </w:rPr>
        <w:t> </w:t>
      </w:r>
      <w:r w:rsidRPr="00360596">
        <w:rPr>
          <w:rFonts w:ascii="Arial Black" w:hAnsi="Arial Black" w:cs="Arial"/>
          <w:sz w:val="22"/>
          <w:szCs w:val="22"/>
          <w:lang w:val="el-GR"/>
        </w:rPr>
        <w:t>Προγραμματισμό</w:t>
      </w:r>
    </w:p>
    <w:p w14:paraId="477CD9AA"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9E34A3C" w:rsid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lastRenderedPageBreak/>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ins w:id="175" w:author="Giannis mougios" w:date="2025-08-30T16:25:00Z">
        <w:r w:rsidR="00446DB1">
          <w:rPr>
            <w:rFonts w:ascii="Arial" w:hAnsi="Arial" w:cs="Arial"/>
            <w:b/>
            <w:bCs/>
            <w:sz w:val="20"/>
            <w:szCs w:val="20"/>
          </w:rPr>
          <w:t> </w:t>
        </w:r>
        <w:r w:rsidR="00446DB1" w:rsidRPr="00446DB1">
          <w:rPr>
            <w:rFonts w:ascii="Arial" w:hAnsi="Arial" w:cs="Arial"/>
            <w:b/>
            <w:bCs/>
            <w:sz w:val="20"/>
            <w:szCs w:val="20"/>
            <w:lang w:val="el-GR"/>
            <w:rPrChange w:id="176" w:author="Giannis mougios" w:date="2025-08-30T16:25:00Z">
              <w:rPr>
                <w:rFonts w:ascii="Arial" w:hAnsi="Arial" w:cs="Arial"/>
                <w:b/>
                <w:bCs/>
                <w:sz w:val="20"/>
                <w:szCs w:val="20"/>
              </w:rPr>
            </w:rPrChange>
          </w:rPr>
          <w:t>-</w:t>
        </w:r>
        <w:r w:rsidR="00446DB1">
          <w:rPr>
            <w:rFonts w:ascii="Arial" w:hAnsi="Arial" w:cs="Arial"/>
            <w:b/>
            <w:bCs/>
            <w:sz w:val="20"/>
            <w:szCs w:val="20"/>
          </w:rPr>
          <w:t> </w:t>
        </w:r>
      </w:ins>
      <w:del w:id="177" w:author="Giannis mougios" w:date="2025-08-30T16:25:00Z">
        <w:r w:rsidRPr="00360596" w:rsidDel="00446DB1">
          <w:rPr>
            <w:rFonts w:ascii="Arial" w:hAnsi="Arial" w:cs="Arial"/>
            <w:b/>
            <w:bCs/>
            <w:sz w:val="20"/>
            <w:szCs w:val="20"/>
            <w:lang w:val="el-GR"/>
          </w:rPr>
          <w:delText>-</w:delText>
        </w:r>
      </w:del>
      <w:r w:rsidRPr="00360596">
        <w:rPr>
          <w:rFonts w:ascii="Arial" w:hAnsi="Arial" w:cs="Arial"/>
          <w:b/>
          <w:bCs/>
          <w:sz w:val="20"/>
          <w:szCs w:val="20"/>
        </w:rPr>
        <w:t>and</w:t>
      </w:r>
      <w:ins w:id="178" w:author="Giannis mougios" w:date="2025-08-30T16:25:00Z">
        <w:r w:rsidR="00446DB1">
          <w:rPr>
            <w:rFonts w:ascii="Arial" w:hAnsi="Arial" w:cs="Arial"/>
            <w:b/>
            <w:bCs/>
            <w:sz w:val="20"/>
            <w:szCs w:val="20"/>
          </w:rPr>
          <w:t> </w:t>
        </w:r>
        <w:r w:rsidR="00446DB1" w:rsidRPr="00446DB1">
          <w:rPr>
            <w:rFonts w:ascii="Arial" w:hAnsi="Arial" w:cs="Arial"/>
            <w:b/>
            <w:bCs/>
            <w:sz w:val="20"/>
            <w:szCs w:val="20"/>
            <w:lang w:val="el-GR"/>
            <w:rPrChange w:id="179" w:author="Giannis mougios" w:date="2025-08-30T16:25:00Z">
              <w:rPr>
                <w:rFonts w:ascii="Arial" w:hAnsi="Arial" w:cs="Arial"/>
                <w:b/>
                <w:bCs/>
                <w:sz w:val="20"/>
                <w:szCs w:val="20"/>
              </w:rPr>
            </w:rPrChange>
          </w:rPr>
          <w:t>-</w:t>
        </w:r>
        <w:r w:rsidR="00446DB1">
          <w:rPr>
            <w:rFonts w:ascii="Arial" w:hAnsi="Arial" w:cs="Arial"/>
            <w:b/>
            <w:bCs/>
            <w:sz w:val="20"/>
            <w:szCs w:val="20"/>
          </w:rPr>
          <w:t> </w:t>
        </w:r>
      </w:ins>
      <w:del w:id="180" w:author="Giannis mougios" w:date="2025-08-30T16:25:00Z">
        <w:r w:rsidRPr="00360596" w:rsidDel="00357DA6">
          <w:rPr>
            <w:rFonts w:ascii="Arial" w:hAnsi="Arial" w:cs="Arial"/>
            <w:b/>
            <w:bCs/>
            <w:sz w:val="20"/>
            <w:szCs w:val="20"/>
            <w:lang w:val="el-GR"/>
          </w:rPr>
          <w:delText>-</w:delText>
        </w:r>
      </w:del>
      <w:r w:rsidRPr="00360596">
        <w:rPr>
          <w:rFonts w:ascii="Arial" w:hAnsi="Arial" w:cs="Arial"/>
          <w:b/>
          <w:bCs/>
          <w:sz w:val="20"/>
          <w:szCs w:val="20"/>
        </w:rPr>
        <w:t>cut</w:t>
      </w:r>
      <w:r w:rsidRPr="00360596">
        <w:rPr>
          <w:rFonts w:ascii="Arial" w:hAnsi="Arial" w:cs="Arial"/>
          <w:sz w:val="20"/>
          <w:szCs w:val="20"/>
          <w:lang w:val="el-GR"/>
        </w:rPr>
        <w:t>,</w:t>
      </w:r>
      <w:ins w:id="181" w:author="Giannis mougios" w:date="2025-08-30T16:24:00Z">
        <w:r w:rsidR="00357DA6">
          <w:rPr>
            <w:rFonts w:ascii="Arial" w:hAnsi="Arial" w:cs="Arial"/>
            <w:sz w:val="20"/>
            <w:szCs w:val="20"/>
          </w:rPr>
          <w:t> </w:t>
        </w:r>
      </w:ins>
      <w:del w:id="182" w:author="Giannis mougios" w:date="2025-08-30T16:24: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η</w:t>
      </w:r>
      <w:ins w:id="183" w:author="Giannis mougios" w:date="2025-08-30T16:24:00Z">
        <w:r w:rsidR="00357DA6">
          <w:rPr>
            <w:rFonts w:ascii="Arial" w:hAnsi="Arial" w:cs="Arial"/>
            <w:sz w:val="20"/>
            <w:szCs w:val="20"/>
          </w:rPr>
          <w:t> </w:t>
        </w:r>
      </w:ins>
      <w:del w:id="184" w:author="Giannis mougios" w:date="2025-08-30T16:24: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οποία</w:t>
      </w:r>
      <w:ins w:id="185" w:author="Giannis mougios" w:date="2025-08-30T16:25:00Z">
        <w:r w:rsidR="00357DA6">
          <w:rPr>
            <w:rFonts w:ascii="Arial" w:hAnsi="Arial" w:cs="Arial"/>
            <w:sz w:val="20"/>
            <w:szCs w:val="20"/>
          </w:rPr>
          <w:t> </w:t>
        </w:r>
      </w:ins>
      <w:del w:id="186"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ενισχύει</w:t>
      </w:r>
      <w:ins w:id="187" w:author="Giannis mougios" w:date="2025-08-30T16:25:00Z">
        <w:r w:rsidR="00357DA6">
          <w:rPr>
            <w:rFonts w:ascii="Arial" w:hAnsi="Arial" w:cs="Arial"/>
            <w:sz w:val="20"/>
            <w:szCs w:val="20"/>
          </w:rPr>
          <w:t> </w:t>
        </w:r>
      </w:ins>
      <w:del w:id="188"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δυναμικά</w:t>
      </w:r>
      <w:ins w:id="189" w:author="Giannis mougios" w:date="2025-08-30T16:25:00Z">
        <w:r w:rsidR="00357DA6">
          <w:rPr>
            <w:rFonts w:ascii="Arial" w:hAnsi="Arial" w:cs="Arial"/>
            <w:sz w:val="20"/>
            <w:szCs w:val="20"/>
          </w:rPr>
          <w:t> </w:t>
        </w:r>
      </w:ins>
      <w:del w:id="190"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το</w:t>
      </w:r>
      <w:ins w:id="191" w:author="Giannis mougios" w:date="2025-08-30T16:25:00Z">
        <w:r w:rsidR="00357DA6">
          <w:rPr>
            <w:rFonts w:ascii="Arial" w:hAnsi="Arial" w:cs="Arial"/>
            <w:sz w:val="20"/>
            <w:szCs w:val="20"/>
          </w:rPr>
          <w:t> </w:t>
        </w:r>
      </w:ins>
      <w:del w:id="192"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μοντέλο</w:t>
      </w:r>
      <w:ins w:id="193" w:author="Giannis mougios" w:date="2025-08-30T16:25:00Z">
        <w:r w:rsidR="00357DA6">
          <w:rPr>
            <w:rFonts w:ascii="Arial" w:hAnsi="Arial" w:cs="Arial"/>
            <w:sz w:val="20"/>
            <w:szCs w:val="20"/>
          </w:rPr>
          <w:t> </w:t>
        </w:r>
      </w:ins>
      <w:del w:id="194"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με</w:t>
      </w:r>
      <w:r w:rsidRPr="00360596">
        <w:rPr>
          <w:rFonts w:ascii="Arial" w:hAnsi="Arial" w:cs="Arial"/>
          <w:sz w:val="20"/>
          <w:szCs w:val="20"/>
        </w:rPr>
        <w:t> </w:t>
      </w:r>
      <w:r w:rsidRPr="00360596">
        <w:rPr>
          <w:rFonts w:ascii="Arial" w:hAnsi="Arial" w:cs="Arial"/>
          <w:b/>
          <w:bCs/>
          <w:sz w:val="20"/>
          <w:szCs w:val="20"/>
          <w:lang w:val="el-GR"/>
        </w:rPr>
        <w:t>περιορισμούς</w:t>
      </w:r>
      <w:ins w:id="195" w:author="Giannis mougios" w:date="2025-08-30T16:25:00Z">
        <w:r w:rsidR="00357DA6">
          <w:rPr>
            <w:rFonts w:ascii="Arial" w:hAnsi="Arial" w:cs="Arial"/>
            <w:b/>
            <w:bCs/>
            <w:sz w:val="20"/>
            <w:szCs w:val="20"/>
          </w:rPr>
          <w:t> </w:t>
        </w:r>
      </w:ins>
      <w:del w:id="196" w:author="Giannis mougios" w:date="2025-08-30T16:25:00Z">
        <w:r w:rsidRPr="00360596" w:rsidDel="00357DA6">
          <w:rPr>
            <w:rFonts w:ascii="Arial" w:hAnsi="Arial" w:cs="Arial"/>
            <w:b/>
            <w:bCs/>
            <w:sz w:val="20"/>
            <w:szCs w:val="20"/>
            <w:lang w:val="el-GR"/>
          </w:rPr>
          <w:delText xml:space="preserve"> </w:delText>
        </w:r>
      </w:del>
      <w:r w:rsidRPr="00360596">
        <w:rPr>
          <w:rFonts w:ascii="Arial" w:hAnsi="Arial" w:cs="Arial"/>
          <w:b/>
          <w:bCs/>
          <w:sz w:val="20"/>
          <w:szCs w:val="20"/>
          <w:lang w:val="el-GR"/>
        </w:rPr>
        <w:t>αποκοπής</w:t>
      </w:r>
      <w:del w:id="197" w:author="Giannis mougios" w:date="2025-08-30T16:26:00Z">
        <w:r w:rsidRPr="00360596" w:rsidDel="00446DB1">
          <w:rPr>
            <w:rFonts w:ascii="Arial" w:hAnsi="Arial" w:cs="Arial"/>
            <w:sz w:val="20"/>
            <w:szCs w:val="20"/>
          </w:rPr>
          <w:delText> </w:delText>
        </w:r>
      </w:del>
      <w:r w:rsidRPr="00360596">
        <w:rPr>
          <w:rFonts w:ascii="Arial" w:hAnsi="Arial" w:cs="Arial"/>
          <w:sz w:val="20"/>
          <w:szCs w:val="20"/>
          <w:lang w:val="el-GR"/>
        </w:rPr>
        <w:t>(</w:t>
      </w:r>
      <w:r w:rsidRPr="00360596">
        <w:rPr>
          <w:rFonts w:ascii="Arial" w:hAnsi="Arial" w:cs="Arial"/>
          <w:sz w:val="20"/>
          <w:szCs w:val="20"/>
        </w:rPr>
        <w:t>subtour</w:t>
      </w:r>
      <w:ins w:id="198" w:author="Giannis mougios" w:date="2025-08-30T16:25:00Z">
        <w:r w:rsidR="00357DA6">
          <w:rPr>
            <w:rFonts w:ascii="Arial" w:hAnsi="Arial" w:cs="Arial"/>
            <w:sz w:val="20"/>
            <w:szCs w:val="20"/>
          </w:rPr>
          <w:t> </w:t>
        </w:r>
      </w:ins>
      <w:del w:id="199"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Pr="00077AA8" w:rsidRDefault="00360596" w:rsidP="00360596">
      <w:pPr>
        <w:pStyle w:val="Caption"/>
        <w:rPr>
          <w:rFonts w:ascii="Arial" w:hAnsi="Arial" w:cs="Arial"/>
          <w:b/>
          <w:bCs/>
          <w:i w:val="0"/>
          <w:iCs w:val="0"/>
          <w:color w:val="auto"/>
          <w:lang w:val="el-GR"/>
          <w:rPrChange w:id="200" w:author="Giannis mougios" w:date="2025-08-30T13:45:00Z">
            <w:rPr>
              <w:rFonts w:ascii="Arial" w:hAnsi="Arial" w:cs="Arial"/>
              <w:b/>
              <w:bCs/>
              <w:i w:val="0"/>
              <w:iCs w:val="0"/>
              <w:lang w:val="el-GR"/>
            </w:rPr>
          </w:rPrChange>
        </w:rPr>
      </w:pPr>
      <w:r w:rsidRPr="00077AA8">
        <w:rPr>
          <w:rFonts w:ascii="Arial" w:hAnsi="Arial" w:cs="Arial"/>
          <w:b/>
          <w:bCs/>
          <w:i w:val="0"/>
          <w:iCs w:val="0"/>
          <w:color w:val="auto"/>
          <w:lang w:val="el-GR"/>
          <w:rPrChange w:id="201" w:author="Giannis mougios" w:date="2025-08-30T13:45:00Z">
            <w:rPr>
              <w:rFonts w:ascii="Arial" w:hAnsi="Arial" w:cs="Arial"/>
              <w:b/>
              <w:bCs/>
              <w:i w:val="0"/>
              <w:iCs w:val="0"/>
              <w:lang w:val="el-GR"/>
            </w:rPr>
          </w:rPrChange>
        </w:rPr>
        <w:t>Σχήμα 4.1 Πόλεις και ζεύγη</w:t>
      </w:r>
    </w:p>
    <w:p w14:paraId="7EC66EC7" w14:textId="77777777" w:rsidR="00360596" w:rsidRPr="00360596" w:rsidRDefault="00360596" w:rsidP="0097324E">
      <w:pPr>
        <w:jc w:val="both"/>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lastRenderedPageBreak/>
              <w:t>Κορυφή  1</w:t>
            </w:r>
          </w:p>
        </w:tc>
        <w:tc>
          <w:tcPr>
            <w:tcW w:w="2448" w:type="dxa"/>
            <w:vAlign w:val="center"/>
            <w:hideMark/>
          </w:tcPr>
          <w:p w14:paraId="6E97B092"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97324E">
            <w:pPr>
              <w:jc w:val="both"/>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pPr>
              <w:keepNext/>
              <w:jc w:val="both"/>
              <w:rPr>
                <w:rFonts w:ascii="Arial" w:hAnsi="Arial" w:cs="Arial"/>
                <w:sz w:val="20"/>
                <w:szCs w:val="20"/>
              </w:rPr>
              <w:pPrChange w:id="202" w:author="Giannis mougios" w:date="2025-08-30T13:50:00Z">
                <w:pPr>
                  <w:jc w:val="both"/>
                </w:pPr>
              </w:pPrChange>
            </w:pPr>
            <w:r w:rsidRPr="00360596">
              <w:rPr>
                <w:rFonts w:ascii="Arial" w:hAnsi="Arial" w:cs="Arial"/>
                <w:sz w:val="20"/>
                <w:szCs w:val="20"/>
              </w:rPr>
              <w:t>1.07</w:t>
            </w:r>
          </w:p>
        </w:tc>
      </w:tr>
    </w:tbl>
    <w:p w14:paraId="1CAFC9C9" w14:textId="32B5C47A" w:rsidR="008D195A" w:rsidRPr="008D195A" w:rsidRDefault="008D195A">
      <w:pPr>
        <w:pStyle w:val="Caption"/>
        <w:rPr>
          <w:ins w:id="203" w:author="Giannis mougios" w:date="2025-08-30T13:50:00Z"/>
          <w:rFonts w:ascii="Arial" w:hAnsi="Arial" w:cs="Arial"/>
          <w:b/>
          <w:bCs/>
          <w:i w:val="0"/>
          <w:iCs w:val="0"/>
          <w:color w:val="auto"/>
          <w:lang w:val="el-GR"/>
          <w:rPrChange w:id="204" w:author="Giannis mougios" w:date="2025-08-30T13:52:00Z">
            <w:rPr>
              <w:ins w:id="205" w:author="Giannis mougios" w:date="2025-08-30T13:50:00Z"/>
            </w:rPr>
          </w:rPrChange>
        </w:rPr>
      </w:pPr>
      <w:ins w:id="206" w:author="Giannis mougios" w:date="2025-08-30T13:50:00Z">
        <w:r w:rsidRPr="008D195A">
          <w:rPr>
            <w:rFonts w:ascii="Arial" w:hAnsi="Arial" w:cs="Arial"/>
            <w:b/>
            <w:bCs/>
            <w:i w:val="0"/>
            <w:iCs w:val="0"/>
            <w:color w:val="auto"/>
            <w:lang w:val="el-GR"/>
            <w:rPrChange w:id="207" w:author="Giannis mougios" w:date="2025-08-30T13:52:00Z">
              <w:rPr/>
            </w:rPrChange>
          </w:rPr>
          <w:t xml:space="preserve">Πίνακας </w:t>
        </w:r>
      </w:ins>
      <w:ins w:id="208" w:author="Giannis mougios" w:date="2025-08-30T13:51:00Z">
        <w:r w:rsidRPr="008D195A">
          <w:rPr>
            <w:rFonts w:ascii="Arial" w:hAnsi="Arial" w:cs="Arial"/>
            <w:b/>
            <w:bCs/>
            <w:i w:val="0"/>
            <w:iCs w:val="0"/>
            <w:color w:val="auto"/>
            <w:lang w:val="el-GR"/>
            <w:rPrChange w:id="209" w:author="Giannis mougios" w:date="2025-08-30T13:52:00Z">
              <w:rPr>
                <w:lang w:val="el-GR"/>
              </w:rPr>
            </w:rPrChange>
          </w:rPr>
          <w:t>4</w:t>
        </w:r>
      </w:ins>
      <w:ins w:id="210" w:author="Giannis mougios" w:date="2025-08-30T13:50:00Z">
        <w:r w:rsidRPr="008D195A">
          <w:rPr>
            <w:rFonts w:ascii="Arial" w:hAnsi="Arial" w:cs="Arial"/>
            <w:b/>
            <w:bCs/>
            <w:i w:val="0"/>
            <w:iCs w:val="0"/>
            <w:color w:val="auto"/>
            <w:lang w:val="el-GR"/>
            <w:rPrChange w:id="211" w:author="Giannis mougios" w:date="2025-08-30T13:52:00Z">
              <w:rPr>
                <w:lang w:val="el-GR"/>
              </w:rPr>
            </w:rPrChange>
          </w:rPr>
          <w:t>.</w:t>
        </w:r>
        <w:r w:rsidRPr="008D195A">
          <w:rPr>
            <w:rFonts w:ascii="Arial" w:hAnsi="Arial" w:cs="Arial"/>
            <w:b/>
            <w:bCs/>
            <w:i w:val="0"/>
            <w:iCs w:val="0"/>
            <w:color w:val="auto"/>
            <w:rPrChange w:id="212" w:author="Giannis mougios" w:date="2025-08-30T13:52:00Z">
              <w:rPr/>
            </w:rPrChange>
          </w:rPr>
          <w:fldChar w:fldCharType="begin"/>
        </w:r>
        <w:r w:rsidRPr="008D195A">
          <w:rPr>
            <w:rFonts w:ascii="Arial" w:hAnsi="Arial" w:cs="Arial"/>
            <w:b/>
            <w:bCs/>
            <w:i w:val="0"/>
            <w:iCs w:val="0"/>
            <w:color w:val="auto"/>
            <w:lang w:val="el-GR"/>
            <w:rPrChange w:id="213" w:author="Giannis mougios" w:date="2025-08-30T13:52:00Z">
              <w:rPr/>
            </w:rPrChange>
          </w:rPr>
          <w:instrText xml:space="preserve"> </w:instrText>
        </w:r>
        <w:r w:rsidRPr="008D195A">
          <w:rPr>
            <w:rFonts w:ascii="Arial" w:hAnsi="Arial" w:cs="Arial"/>
            <w:b/>
            <w:bCs/>
            <w:i w:val="0"/>
            <w:iCs w:val="0"/>
            <w:color w:val="auto"/>
            <w:rPrChange w:id="214" w:author="Giannis mougios" w:date="2025-08-30T13:52:00Z">
              <w:rPr/>
            </w:rPrChange>
          </w:rPr>
          <w:instrText>SEQ</w:instrText>
        </w:r>
        <w:r w:rsidRPr="008D195A">
          <w:rPr>
            <w:rFonts w:ascii="Arial" w:hAnsi="Arial" w:cs="Arial"/>
            <w:b/>
            <w:bCs/>
            <w:i w:val="0"/>
            <w:iCs w:val="0"/>
            <w:color w:val="auto"/>
            <w:lang w:val="el-GR"/>
            <w:rPrChange w:id="215" w:author="Giannis mougios" w:date="2025-08-30T13:52:00Z">
              <w:rPr/>
            </w:rPrChange>
          </w:rPr>
          <w:instrText xml:space="preserve"> Πίνακας \* </w:instrText>
        </w:r>
        <w:r w:rsidRPr="008D195A">
          <w:rPr>
            <w:rFonts w:ascii="Arial" w:hAnsi="Arial" w:cs="Arial"/>
            <w:b/>
            <w:bCs/>
            <w:i w:val="0"/>
            <w:iCs w:val="0"/>
            <w:color w:val="auto"/>
            <w:rPrChange w:id="216" w:author="Giannis mougios" w:date="2025-08-30T13:52:00Z">
              <w:rPr/>
            </w:rPrChange>
          </w:rPr>
          <w:instrText>ARABIC</w:instrText>
        </w:r>
        <w:r w:rsidRPr="008D195A">
          <w:rPr>
            <w:rFonts w:ascii="Arial" w:hAnsi="Arial" w:cs="Arial"/>
            <w:b/>
            <w:bCs/>
            <w:i w:val="0"/>
            <w:iCs w:val="0"/>
            <w:color w:val="auto"/>
            <w:lang w:val="el-GR"/>
            <w:rPrChange w:id="217" w:author="Giannis mougios" w:date="2025-08-30T13:52:00Z">
              <w:rPr/>
            </w:rPrChange>
          </w:rPr>
          <w:instrText xml:space="preserve"> </w:instrText>
        </w:r>
      </w:ins>
      <w:r w:rsidRPr="008D195A">
        <w:rPr>
          <w:rFonts w:ascii="Arial" w:hAnsi="Arial" w:cs="Arial"/>
          <w:b/>
          <w:bCs/>
          <w:i w:val="0"/>
          <w:iCs w:val="0"/>
          <w:color w:val="auto"/>
          <w:rPrChange w:id="218" w:author="Giannis mougios" w:date="2025-08-30T13:52:00Z">
            <w:rPr/>
          </w:rPrChange>
        </w:rPr>
        <w:fldChar w:fldCharType="separate"/>
      </w:r>
      <w:ins w:id="219" w:author="Giannis mougios" w:date="2025-08-30T14:19:00Z">
        <w:r w:rsidR="0048718C" w:rsidRPr="0048718C">
          <w:rPr>
            <w:rFonts w:ascii="Arial" w:hAnsi="Arial" w:cs="Arial"/>
            <w:b/>
            <w:bCs/>
            <w:i w:val="0"/>
            <w:iCs w:val="0"/>
            <w:noProof/>
            <w:color w:val="auto"/>
            <w:lang w:val="el-GR"/>
            <w:rPrChange w:id="220" w:author="Giannis mougios" w:date="2025-08-30T14:19:00Z">
              <w:rPr>
                <w:rFonts w:ascii="Arial" w:hAnsi="Arial" w:cs="Arial"/>
                <w:b/>
                <w:bCs/>
                <w:i w:val="0"/>
                <w:iCs w:val="0"/>
                <w:noProof/>
                <w:color w:val="auto"/>
              </w:rPr>
            </w:rPrChange>
          </w:rPr>
          <w:t>1</w:t>
        </w:r>
      </w:ins>
      <w:ins w:id="221" w:author="Giannis mougios" w:date="2025-08-30T13:50:00Z">
        <w:r w:rsidRPr="008D195A">
          <w:rPr>
            <w:rFonts w:ascii="Arial" w:hAnsi="Arial" w:cs="Arial"/>
            <w:b/>
            <w:bCs/>
            <w:i w:val="0"/>
            <w:iCs w:val="0"/>
            <w:color w:val="auto"/>
            <w:rPrChange w:id="222" w:author="Giannis mougios" w:date="2025-08-30T13:52:00Z">
              <w:rPr/>
            </w:rPrChange>
          </w:rPr>
          <w:fldChar w:fldCharType="end"/>
        </w:r>
        <w:r w:rsidRPr="008D195A">
          <w:rPr>
            <w:rFonts w:ascii="Arial" w:hAnsi="Arial" w:cs="Arial"/>
            <w:b/>
            <w:bCs/>
            <w:i w:val="0"/>
            <w:iCs w:val="0"/>
            <w:color w:val="auto"/>
            <w:lang w:val="el-GR"/>
            <w:rPrChange w:id="223" w:author="Giannis mougios" w:date="2025-08-30T13:52:00Z">
              <w:rPr>
                <w:lang w:val="el-GR"/>
              </w:rPr>
            </w:rPrChange>
          </w:rPr>
          <w:t>: Μετασχηματισμένα δεδομένα εισόδου T</w:t>
        </w:r>
        <w:r w:rsidRPr="008D195A">
          <w:rPr>
            <w:rFonts w:ascii="Arial" w:hAnsi="Arial" w:cs="Arial"/>
            <w:b/>
            <w:bCs/>
            <w:i w:val="0"/>
            <w:iCs w:val="0"/>
            <w:color w:val="auto"/>
            <w:rPrChange w:id="224" w:author="Giannis mougios" w:date="2025-08-30T13:52:00Z">
              <w:rPr/>
            </w:rPrChange>
          </w:rPr>
          <w:t>SP</w:t>
        </w:r>
        <w:r w:rsidRPr="008D195A">
          <w:rPr>
            <w:rFonts w:ascii="Arial" w:hAnsi="Arial" w:cs="Arial"/>
            <w:b/>
            <w:bCs/>
            <w:i w:val="0"/>
            <w:iCs w:val="0"/>
            <w:color w:val="auto"/>
            <w:lang w:val="el-GR"/>
            <w:rPrChange w:id="225" w:author="Giannis mougios" w:date="2025-08-30T13:52:00Z">
              <w:rPr/>
            </w:rPrChange>
          </w:rPr>
          <w:t xml:space="preserve"> με</w:t>
        </w:r>
        <w:r w:rsidRPr="008D195A">
          <w:rPr>
            <w:rFonts w:ascii="Arial" w:hAnsi="Arial" w:cs="Arial"/>
            <w:b/>
            <w:bCs/>
            <w:i w:val="0"/>
            <w:iCs w:val="0"/>
            <w:color w:val="auto"/>
            <w:lang w:val="el-GR"/>
            <w:rPrChange w:id="226" w:author="Giannis mougios" w:date="2025-08-30T13:52:00Z">
              <w:rPr>
                <w:lang w:val="el-GR"/>
              </w:rPr>
            </w:rPrChange>
          </w:rPr>
          <w:t xml:space="preserve"> 6 </w:t>
        </w:r>
        <w:r w:rsidRPr="008D195A">
          <w:rPr>
            <w:rFonts w:ascii="Arial" w:hAnsi="Arial" w:cs="Arial"/>
            <w:b/>
            <w:bCs/>
            <w:i w:val="0"/>
            <w:iCs w:val="0"/>
            <w:color w:val="auto"/>
            <w:lang w:val="el-GR"/>
            <w:rPrChange w:id="227" w:author="Giannis mougios" w:date="2025-08-30T13:52:00Z">
              <w:rPr/>
            </w:rPrChange>
          </w:rPr>
          <w:t>σ</w:t>
        </w:r>
        <w:r w:rsidRPr="008D195A">
          <w:rPr>
            <w:rFonts w:ascii="Arial" w:hAnsi="Arial" w:cs="Arial"/>
            <w:b/>
            <w:bCs/>
            <w:i w:val="0"/>
            <w:iCs w:val="0"/>
            <w:color w:val="auto"/>
            <w:lang w:val="el-GR"/>
            <w:rPrChange w:id="228" w:author="Giannis mougios" w:date="2025-08-30T13:52:00Z">
              <w:rPr>
                <w:lang w:val="el-GR"/>
              </w:rPr>
            </w:rPrChange>
          </w:rPr>
          <w:t>ημεία</w:t>
        </w:r>
      </w:ins>
    </w:p>
    <w:p w14:paraId="57DB02C8" w14:textId="77777777" w:rsidR="00360596" w:rsidRPr="00360596" w:rsidRDefault="00360596" w:rsidP="0097324E">
      <w:pPr>
        <w:spacing w:after="60"/>
        <w:jc w:val="both"/>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97324E">
      <w:pPr>
        <w:spacing w:after="60"/>
        <w:jc w:val="both"/>
        <w:rPr>
          <w:ins w:id="229" w:author="Gregory Koronakos" w:date="2025-08-28T20:57:00Z"/>
          <w:rFonts w:ascii="Arial" w:hAnsi="Arial" w:cs="Arial"/>
          <w:i/>
          <w:iCs/>
          <w:sz w:val="20"/>
          <w:szCs w:val="20"/>
          <w:lang w:val="el-GR"/>
        </w:rPr>
      </w:pPr>
    </w:p>
    <w:p w14:paraId="0806903F" w14:textId="2970A47A" w:rsidR="00B36CD1" w:rsidRPr="00B36CD1" w:rsidRDefault="00B36CD1" w:rsidP="0097324E">
      <w:pPr>
        <w:spacing w:after="60"/>
        <w:jc w:val="both"/>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rPr>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pPr>
              <w:keepNext/>
              <w:jc w:val="both"/>
              <w:rPr>
                <w:rFonts w:ascii="Arial" w:hAnsi="Arial" w:cs="Arial"/>
                <w:sz w:val="20"/>
                <w:szCs w:val="20"/>
              </w:rPr>
              <w:pPrChange w:id="230" w:author="Giannis mougios" w:date="2025-08-30T13:52:00Z">
                <w:pPr>
                  <w:jc w:val="both"/>
                </w:pPr>
              </w:pPrChange>
            </w:pPr>
            <w:r w:rsidRPr="00B36CD1">
              <w:rPr>
                <w:rFonts w:ascii="Arial" w:hAnsi="Arial" w:cs="Arial"/>
                <w:sz w:val="20"/>
                <w:szCs w:val="20"/>
              </w:rPr>
              <w:t>1</w:t>
            </w:r>
          </w:p>
        </w:tc>
      </w:tr>
    </w:tbl>
    <w:p w14:paraId="7B75DF1B" w14:textId="53B95A3F" w:rsidR="004D1B67" w:rsidRPr="008D195A" w:rsidRDefault="008D195A">
      <w:pPr>
        <w:pStyle w:val="Caption"/>
        <w:rPr>
          <w:ins w:id="231" w:author="Gregory Koronakos" w:date="2025-08-28T20:52:00Z"/>
          <w:rFonts w:ascii="Arial" w:hAnsi="Arial" w:cs="Arial"/>
          <w:b/>
          <w:bCs/>
          <w:i w:val="0"/>
          <w:iCs w:val="0"/>
          <w:sz w:val="20"/>
          <w:szCs w:val="20"/>
          <w:lang w:val="el-GR"/>
          <w:rPrChange w:id="232" w:author="Giannis mougios" w:date="2025-08-30T13:54:00Z">
            <w:rPr>
              <w:ins w:id="233" w:author="Gregory Koronakos" w:date="2025-08-28T20:52:00Z"/>
              <w:rFonts w:ascii="Arial" w:hAnsi="Arial" w:cs="Arial"/>
              <w:i/>
              <w:iCs/>
              <w:sz w:val="20"/>
              <w:szCs w:val="20"/>
              <w:lang w:val="el-GR"/>
            </w:rPr>
          </w:rPrChange>
        </w:rPr>
        <w:pPrChange w:id="234" w:author="Giannis mougios" w:date="2025-08-30T13:52:00Z">
          <w:pPr>
            <w:spacing w:after="60"/>
            <w:jc w:val="both"/>
          </w:pPr>
        </w:pPrChange>
      </w:pPr>
      <w:ins w:id="235" w:author="Giannis mougios" w:date="2025-08-30T13:52:00Z">
        <w:r w:rsidRPr="008D195A">
          <w:rPr>
            <w:rFonts w:ascii="Arial" w:hAnsi="Arial" w:cs="Arial"/>
            <w:b/>
            <w:bCs/>
            <w:i w:val="0"/>
            <w:iCs w:val="0"/>
            <w:color w:val="auto"/>
            <w:lang w:val="el-GR"/>
            <w:rPrChange w:id="236" w:author="Giannis mougios" w:date="2025-08-30T13:54:00Z">
              <w:rPr>
                <w:i/>
                <w:iCs/>
              </w:rPr>
            </w:rPrChange>
          </w:rPr>
          <w:t xml:space="preserve">Πίνακας </w:t>
        </w:r>
        <w:r>
          <w:rPr>
            <w:rFonts w:ascii="Arial" w:hAnsi="Arial" w:cs="Arial"/>
            <w:b/>
            <w:bCs/>
            <w:i w:val="0"/>
            <w:iCs w:val="0"/>
            <w:color w:val="auto"/>
            <w:lang w:val="el-GR"/>
          </w:rPr>
          <w:t>4.2</w:t>
        </w:r>
        <w:r w:rsidRPr="008D195A">
          <w:rPr>
            <w:rFonts w:ascii="Arial" w:hAnsi="Arial" w:cs="Arial"/>
            <w:b/>
            <w:bCs/>
            <w:i w:val="0"/>
            <w:iCs w:val="0"/>
            <w:color w:val="auto"/>
            <w:lang w:val="el-GR"/>
            <w:rPrChange w:id="237" w:author="Giannis mougios" w:date="2025-08-30T13:52:00Z">
              <w:rPr>
                <w:i/>
                <w:iCs/>
                <w:lang w:val="el-GR"/>
              </w:rPr>
            </w:rPrChange>
          </w:rPr>
          <w:t xml:space="preserve">: </w:t>
        </w:r>
      </w:ins>
      <w:ins w:id="238" w:author="Giannis mougios" w:date="2025-08-30T13:54:00Z">
        <w:r>
          <w:rPr>
            <w:rFonts w:ascii="Arial" w:hAnsi="Arial" w:cs="Arial"/>
            <w:b/>
            <w:bCs/>
            <w:i w:val="0"/>
            <w:iCs w:val="0"/>
            <w:color w:val="auto"/>
            <w:lang w:val="el-GR"/>
          </w:rPr>
          <w:t>Ι</w:t>
        </w:r>
      </w:ins>
      <w:ins w:id="239" w:author="Giannis mougios" w:date="2025-08-30T13:52:00Z">
        <w:r w:rsidRPr="008D195A">
          <w:rPr>
            <w:rFonts w:ascii="Arial" w:hAnsi="Arial" w:cs="Arial"/>
            <w:b/>
            <w:bCs/>
            <w:i w:val="0"/>
            <w:iCs w:val="0"/>
            <w:color w:val="auto"/>
            <w:lang w:val="el-GR"/>
            <w:rPrChange w:id="240" w:author="Giannis mougios" w:date="2025-08-30T13:52:00Z">
              <w:rPr>
                <w:i/>
                <w:iCs/>
                <w:lang w:val="el-GR"/>
              </w:rPr>
            </w:rPrChange>
          </w:rPr>
          <w:t>σοτικ</w:t>
        </w:r>
      </w:ins>
      <w:ins w:id="241" w:author="Giannis mougios" w:date="2025-08-30T13:54:00Z">
        <w:r>
          <w:rPr>
            <w:rFonts w:ascii="Arial" w:hAnsi="Arial" w:cs="Arial"/>
            <w:b/>
            <w:bCs/>
            <w:i w:val="0"/>
            <w:iCs w:val="0"/>
            <w:color w:val="auto"/>
            <w:lang w:val="el-GR"/>
          </w:rPr>
          <w:t>οί</w:t>
        </w:r>
      </w:ins>
      <w:ins w:id="242" w:author="Giannis mougios" w:date="2025-08-30T13:52:00Z">
        <w:r w:rsidRPr="008D195A">
          <w:rPr>
            <w:rFonts w:ascii="Arial" w:hAnsi="Arial" w:cs="Arial"/>
            <w:b/>
            <w:bCs/>
            <w:i w:val="0"/>
            <w:iCs w:val="0"/>
            <w:color w:val="auto"/>
            <w:lang w:val="el-GR"/>
            <w:rPrChange w:id="243" w:author="Giannis mougios" w:date="2025-08-30T13:52:00Z">
              <w:rPr>
                <w:i/>
                <w:iCs/>
                <w:lang w:val="el-GR"/>
              </w:rPr>
            </w:rPrChange>
          </w:rPr>
          <w:t xml:space="preserve"> περιορισμ</w:t>
        </w:r>
      </w:ins>
      <w:ins w:id="244" w:author="Giannis mougios" w:date="2025-08-30T13:54:00Z">
        <w:r>
          <w:rPr>
            <w:rFonts w:ascii="Arial" w:hAnsi="Arial" w:cs="Arial"/>
            <w:b/>
            <w:bCs/>
            <w:i w:val="0"/>
            <w:iCs w:val="0"/>
            <w:color w:val="auto"/>
            <w:lang w:val="el-GR"/>
          </w:rPr>
          <w:t>οί TS</w:t>
        </w:r>
        <w:r>
          <w:rPr>
            <w:rFonts w:ascii="Arial" w:hAnsi="Arial" w:cs="Arial"/>
            <w:b/>
            <w:bCs/>
            <w:i w:val="0"/>
            <w:iCs w:val="0"/>
            <w:color w:val="auto"/>
          </w:rPr>
          <w:t>P</w:t>
        </w:r>
        <w:r w:rsidRPr="008D195A">
          <w:rPr>
            <w:rFonts w:ascii="Arial" w:hAnsi="Arial" w:cs="Arial"/>
            <w:b/>
            <w:bCs/>
            <w:i w:val="0"/>
            <w:iCs w:val="0"/>
            <w:color w:val="auto"/>
            <w:lang w:val="el-GR"/>
            <w:rPrChange w:id="245" w:author="Giannis mougios" w:date="2025-08-30T13:54:00Z">
              <w:rPr>
                <w:rFonts w:ascii="Arial" w:hAnsi="Arial" w:cs="Arial"/>
                <w:b/>
                <w:bCs/>
              </w:rPr>
            </w:rPrChange>
          </w:rPr>
          <w:t xml:space="preserve"> </w:t>
        </w:r>
        <w:r>
          <w:rPr>
            <w:rFonts w:ascii="Arial" w:hAnsi="Arial" w:cs="Arial"/>
            <w:b/>
            <w:bCs/>
            <w:i w:val="0"/>
            <w:iCs w:val="0"/>
            <w:color w:val="auto"/>
            <w:lang w:val="el-GR"/>
          </w:rPr>
          <w:t>του παραδεί</w:t>
        </w:r>
      </w:ins>
      <w:ins w:id="246" w:author="Giannis mougios" w:date="2025-08-30T13:55:00Z">
        <w:r>
          <w:rPr>
            <w:rFonts w:ascii="Arial" w:hAnsi="Arial" w:cs="Arial"/>
            <w:b/>
            <w:bCs/>
            <w:i w:val="0"/>
            <w:iCs w:val="0"/>
            <w:color w:val="auto"/>
            <w:lang w:val="el-GR"/>
          </w:rPr>
          <w:t>γματος του πίνακα 4.1</w:t>
        </w:r>
      </w:ins>
    </w:p>
    <w:p w14:paraId="56D47BAB" w14:textId="14938C31" w:rsidR="00B36CD1" w:rsidRPr="00357DA6" w:rsidRDefault="00B36CD1" w:rsidP="0097324E">
      <w:pPr>
        <w:spacing w:after="60"/>
        <w:jc w:val="both"/>
        <w:rPr>
          <w:rFonts w:ascii="Arial" w:hAnsi="Arial" w:cs="Arial"/>
          <w:i/>
          <w:iCs/>
          <w:sz w:val="20"/>
          <w:szCs w:val="20"/>
          <w:lang w:val="el-GR"/>
          <w:rPrChange w:id="247" w:author="Giannis mougios" w:date="2025-08-30T16:24:00Z">
            <w:rPr>
              <w:rFonts w:ascii="Arial" w:hAnsi="Arial" w:cs="Arial"/>
              <w:i/>
              <w:iCs/>
              <w:sz w:val="20"/>
              <w:szCs w:val="20"/>
            </w:rPr>
          </w:rPrChange>
        </w:rPr>
      </w:pPr>
      <w:r w:rsidRPr="00357DA6">
        <w:rPr>
          <w:rFonts w:ascii="Arial" w:hAnsi="Arial" w:cs="Arial"/>
          <w:i/>
          <w:iCs/>
          <w:sz w:val="20"/>
          <w:szCs w:val="20"/>
          <w:lang w:val="el-GR"/>
          <w:rPrChange w:id="248" w:author="Giannis mougios" w:date="2025-08-30T16:24:00Z">
            <w:rPr>
              <w:rFonts w:ascii="Arial" w:hAnsi="Arial" w:cs="Arial"/>
              <w:i/>
              <w:iCs/>
              <w:sz w:val="20"/>
              <w:szCs w:val="20"/>
            </w:rPr>
          </w:rPrChange>
        </w:rPr>
        <w:t>Ανισοτικοί Περιορισμοί (</w:t>
      </w:r>
      <w:r w:rsidRPr="00B36CD1">
        <w:rPr>
          <w:rFonts w:ascii="Arial" w:hAnsi="Arial" w:cs="Arial"/>
          <w:i/>
          <w:iCs/>
          <w:sz w:val="20"/>
          <w:szCs w:val="20"/>
        </w:rPr>
        <w:t>Inequality</w:t>
      </w:r>
      <w:r w:rsidRPr="00357DA6">
        <w:rPr>
          <w:rFonts w:ascii="Arial" w:hAnsi="Arial" w:cs="Arial"/>
          <w:i/>
          <w:iCs/>
          <w:sz w:val="20"/>
          <w:szCs w:val="20"/>
          <w:lang w:val="el-GR"/>
          <w:rPrChange w:id="249" w:author="Giannis mougios" w:date="2025-08-30T16:24:00Z">
            <w:rPr>
              <w:rFonts w:ascii="Arial" w:hAnsi="Arial" w:cs="Arial"/>
              <w:i/>
              <w:iCs/>
              <w:sz w:val="20"/>
              <w:szCs w:val="20"/>
            </w:rPr>
          </w:rPrChange>
        </w:rPr>
        <w:t xml:space="preserve"> </w:t>
      </w:r>
      <w:r w:rsidRPr="00B36CD1">
        <w:rPr>
          <w:rFonts w:ascii="Arial" w:hAnsi="Arial" w:cs="Arial"/>
          <w:i/>
          <w:iCs/>
          <w:sz w:val="20"/>
          <w:szCs w:val="20"/>
        </w:rPr>
        <w:t>Constraints</w:t>
      </w:r>
      <w:r w:rsidRPr="00357DA6">
        <w:rPr>
          <w:rFonts w:ascii="Arial" w:hAnsi="Arial" w:cs="Arial"/>
          <w:i/>
          <w:iCs/>
          <w:sz w:val="20"/>
          <w:szCs w:val="20"/>
          <w:lang w:val="el-GR"/>
          <w:rPrChange w:id="250" w:author="Giannis mougios" w:date="2025-08-30T16:24:00Z">
            <w:rPr>
              <w:rFonts w:ascii="Arial" w:hAnsi="Arial" w:cs="Arial"/>
              <w:i/>
              <w:iCs/>
              <w:sz w:val="20"/>
              <w:szCs w:val="20"/>
            </w:rPr>
          </w:rPrChange>
        </w:rPr>
        <w:t>)</w:t>
      </w:r>
    </w:p>
    <w:p w14:paraId="3099338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lastRenderedPageBreak/>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97324E">
            <w:pPr>
              <w:jc w:val="both"/>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97324E">
            <w:pPr>
              <w:jc w:val="both"/>
              <w:rPr>
                <w:rFonts w:ascii="Arial" w:hAnsi="Arial" w:cs="Arial"/>
                <w:bCs/>
                <w:sz w:val="20"/>
                <w:szCs w:val="20"/>
              </w:rPr>
            </w:pPr>
          </w:p>
        </w:tc>
        <w:tc>
          <w:tcPr>
            <w:tcW w:w="0" w:type="auto"/>
            <w:vAlign w:val="center"/>
            <w:hideMark/>
          </w:tcPr>
          <w:p w14:paraId="5A0A8274"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pPr>
              <w:keepNext/>
              <w:jc w:val="both"/>
              <w:rPr>
                <w:rFonts w:ascii="Arial" w:hAnsi="Arial" w:cs="Arial"/>
                <w:sz w:val="20"/>
                <w:szCs w:val="20"/>
              </w:rPr>
              <w:pPrChange w:id="251" w:author="Giannis mougios" w:date="2025-08-30T13:56:00Z">
                <w:pPr>
                  <w:jc w:val="both"/>
                </w:pPr>
              </w:pPrChange>
            </w:pPr>
            <w:r w:rsidRPr="00B36CD1">
              <w:rPr>
                <w:rFonts w:ascii="Arial" w:hAnsi="Arial" w:cs="Arial"/>
                <w:sz w:val="20"/>
                <w:szCs w:val="20"/>
              </w:rPr>
              <w:t>1</w:t>
            </w:r>
          </w:p>
        </w:tc>
      </w:tr>
    </w:tbl>
    <w:p w14:paraId="1B0874A8" w14:textId="6436FE90" w:rsidR="004D1B67" w:rsidRPr="008D195A" w:rsidRDefault="008D195A">
      <w:pPr>
        <w:pStyle w:val="Caption"/>
        <w:rPr>
          <w:ins w:id="252" w:author="Gregory Koronakos" w:date="2025-08-28T20:52:00Z"/>
          <w:rFonts w:ascii="Arial" w:hAnsi="Arial" w:cs="Arial"/>
          <w:b/>
          <w:bCs/>
          <w:sz w:val="20"/>
          <w:szCs w:val="20"/>
          <w:lang w:val="el-GR"/>
          <w:rPrChange w:id="253" w:author="Giannis mougios" w:date="2025-08-30T13:56:00Z">
            <w:rPr>
              <w:ins w:id="254" w:author="Gregory Koronakos" w:date="2025-08-28T20:52:00Z"/>
              <w:rFonts w:ascii="Arial" w:hAnsi="Arial" w:cs="Arial"/>
              <w:bCs/>
              <w:sz w:val="20"/>
              <w:szCs w:val="20"/>
              <w:lang w:val="el-GR"/>
            </w:rPr>
          </w:rPrChange>
        </w:rPr>
        <w:pPrChange w:id="255" w:author="Giannis mougios" w:date="2025-08-30T13:56:00Z">
          <w:pPr>
            <w:spacing w:after="60"/>
          </w:pPr>
        </w:pPrChange>
      </w:pPr>
      <w:ins w:id="256" w:author="Giannis mougios" w:date="2025-08-30T13:56:00Z">
        <w:r w:rsidRPr="008D195A">
          <w:rPr>
            <w:rFonts w:ascii="Arial" w:hAnsi="Arial" w:cs="Arial"/>
            <w:b/>
            <w:bCs/>
            <w:i w:val="0"/>
            <w:iCs w:val="0"/>
            <w:color w:val="auto"/>
            <w:lang w:val="el-GR"/>
            <w:rPrChange w:id="257" w:author="Giannis mougios" w:date="2025-08-30T13:57:00Z">
              <w:rPr>
                <w:i/>
                <w:iCs/>
              </w:rPr>
            </w:rPrChange>
          </w:rPr>
          <w:t xml:space="preserve">Πίνακας </w:t>
        </w:r>
      </w:ins>
      <w:ins w:id="258" w:author="Giannis mougios" w:date="2025-08-30T13:57:00Z">
        <w:r w:rsidR="00CC30A1">
          <w:rPr>
            <w:rFonts w:ascii="Arial" w:hAnsi="Arial" w:cs="Arial"/>
            <w:b/>
            <w:bCs/>
            <w:i w:val="0"/>
            <w:iCs w:val="0"/>
            <w:color w:val="auto"/>
            <w:lang w:val="el-GR"/>
          </w:rPr>
          <w:t>4</w:t>
        </w:r>
        <w:r>
          <w:rPr>
            <w:rFonts w:ascii="Arial" w:hAnsi="Arial" w:cs="Arial"/>
            <w:b/>
            <w:bCs/>
            <w:i w:val="0"/>
            <w:iCs w:val="0"/>
            <w:color w:val="auto"/>
            <w:lang w:val="el-GR"/>
          </w:rPr>
          <w:t>.3</w:t>
        </w:r>
      </w:ins>
      <w:ins w:id="259" w:author="Giannis mougios" w:date="2025-08-30T13:56:00Z">
        <w:r w:rsidRPr="008D195A">
          <w:rPr>
            <w:rFonts w:ascii="Arial" w:hAnsi="Arial" w:cs="Arial"/>
            <w:b/>
            <w:bCs/>
            <w:i w:val="0"/>
            <w:iCs w:val="0"/>
            <w:color w:val="auto"/>
            <w:lang w:val="el-GR"/>
            <w:rPrChange w:id="260" w:author="Giannis mougios" w:date="2025-08-30T13:56:00Z">
              <w:rPr>
                <w:i/>
                <w:iCs/>
                <w:lang w:val="el-GR"/>
              </w:rPr>
            </w:rPrChange>
          </w:rPr>
          <w:t>: Δυναμικά εισηγμένοι ανισοτικοί περιορισμοί T</w:t>
        </w:r>
        <w:r w:rsidRPr="008D195A">
          <w:rPr>
            <w:rFonts w:ascii="Arial" w:hAnsi="Arial" w:cs="Arial"/>
            <w:b/>
            <w:bCs/>
            <w:i w:val="0"/>
            <w:iCs w:val="0"/>
            <w:color w:val="auto"/>
            <w:rPrChange w:id="261" w:author="Giannis mougios" w:date="2025-08-30T13:56:00Z">
              <w:rPr>
                <w:i/>
                <w:iCs/>
              </w:rPr>
            </w:rPrChange>
          </w:rPr>
          <w:t>SP</w:t>
        </w:r>
        <w:r w:rsidRPr="008D195A">
          <w:rPr>
            <w:rFonts w:ascii="Arial" w:hAnsi="Arial" w:cs="Arial"/>
            <w:b/>
            <w:bCs/>
            <w:i w:val="0"/>
            <w:iCs w:val="0"/>
            <w:color w:val="auto"/>
            <w:lang w:val="el-GR"/>
            <w:rPrChange w:id="262" w:author="Giannis mougios" w:date="2025-08-30T13:56:00Z">
              <w:rPr>
                <w:i/>
                <w:iCs/>
                <w:lang w:val="el-GR"/>
              </w:rPr>
            </w:rPrChange>
          </w:rPr>
          <w:t xml:space="preserve"> το</w:t>
        </w:r>
      </w:ins>
      <w:ins w:id="263" w:author="Giannis mougios" w:date="2025-08-30T13:57:00Z">
        <w:r w:rsidR="00CC30A1">
          <w:rPr>
            <w:rFonts w:ascii="Arial" w:hAnsi="Arial" w:cs="Arial"/>
            <w:b/>
            <w:bCs/>
            <w:i w:val="0"/>
            <w:iCs w:val="0"/>
            <w:color w:val="auto"/>
            <w:lang w:val="el-GR"/>
          </w:rPr>
          <w:t>υ</w:t>
        </w:r>
      </w:ins>
      <w:ins w:id="264" w:author="Giannis mougios" w:date="2025-08-30T13:56:00Z">
        <w:r w:rsidRPr="008D195A">
          <w:rPr>
            <w:rFonts w:ascii="Arial" w:hAnsi="Arial" w:cs="Arial"/>
            <w:b/>
            <w:bCs/>
            <w:i w:val="0"/>
            <w:iCs w:val="0"/>
            <w:color w:val="auto"/>
            <w:lang w:val="el-GR"/>
            <w:rPrChange w:id="265" w:author="Giannis mougios" w:date="2025-08-30T13:56:00Z">
              <w:rPr>
                <w:i/>
                <w:iCs/>
                <w:lang w:val="el-GR"/>
              </w:rPr>
            </w:rPrChange>
          </w:rPr>
          <w:t xml:space="preserve"> </w:t>
        </w:r>
      </w:ins>
      <w:ins w:id="266" w:author="Giannis mougios" w:date="2025-08-30T13:57:00Z">
        <w:r w:rsidR="004632E0" w:rsidRPr="004632E0">
          <w:rPr>
            <w:rFonts w:ascii="Arial" w:hAnsi="Arial" w:cs="Arial"/>
            <w:b/>
            <w:bCs/>
            <w:i w:val="0"/>
            <w:iCs w:val="0"/>
            <w:color w:val="auto"/>
            <w:lang w:val="el-GR"/>
          </w:rPr>
          <w:t>παρ</w:t>
        </w:r>
        <w:r w:rsidR="004632E0">
          <w:rPr>
            <w:rFonts w:ascii="Arial" w:hAnsi="Arial" w:cs="Arial"/>
            <w:b/>
            <w:bCs/>
            <w:i w:val="0"/>
            <w:iCs w:val="0"/>
            <w:color w:val="auto"/>
            <w:lang w:val="el-GR"/>
          </w:rPr>
          <w:t>α</w:t>
        </w:r>
        <w:r w:rsidR="004632E0" w:rsidRPr="004632E0">
          <w:rPr>
            <w:rFonts w:ascii="Arial" w:hAnsi="Arial" w:cs="Arial"/>
            <w:b/>
            <w:bCs/>
            <w:i w:val="0"/>
            <w:iCs w:val="0"/>
            <w:color w:val="auto"/>
            <w:lang w:val="el-GR"/>
          </w:rPr>
          <w:t>δείγμα</w:t>
        </w:r>
        <w:r w:rsidR="004632E0">
          <w:rPr>
            <w:rFonts w:ascii="Arial" w:hAnsi="Arial" w:cs="Arial"/>
            <w:b/>
            <w:bCs/>
            <w:i w:val="0"/>
            <w:iCs w:val="0"/>
            <w:color w:val="auto"/>
            <w:lang w:val="el-GR"/>
          </w:rPr>
          <w:t>τος</w:t>
        </w:r>
      </w:ins>
      <w:ins w:id="267" w:author="Giannis mougios" w:date="2025-08-30T13:56:00Z">
        <w:r w:rsidRPr="008D195A">
          <w:rPr>
            <w:rFonts w:ascii="Arial" w:hAnsi="Arial" w:cs="Arial"/>
            <w:b/>
            <w:bCs/>
            <w:i w:val="0"/>
            <w:iCs w:val="0"/>
            <w:color w:val="auto"/>
            <w:lang w:val="el-GR"/>
            <w:rPrChange w:id="268" w:author="Giannis mougios" w:date="2025-08-30T13:56:00Z">
              <w:rPr>
                <w:i/>
                <w:iCs/>
                <w:lang w:val="el-GR"/>
              </w:rPr>
            </w:rPrChange>
          </w:rPr>
          <w:t xml:space="preserve"> του πίνακα 4.1</w:t>
        </w:r>
      </w:ins>
    </w:p>
    <w:p w14:paraId="5D5B7609" w14:textId="0C8D126C" w:rsidR="00B36CD1" w:rsidRPr="00B36CD1" w:rsidRDefault="00B36CD1" w:rsidP="0097324E">
      <w:pPr>
        <w:spacing w:after="60"/>
        <w:jc w:val="both"/>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14:paraId="18CC1BC0" w14:textId="77777777" w:rsidR="00B36CD1" w:rsidRPr="00B36CD1" w:rsidRDefault="00B36CD1" w:rsidP="0097324E">
      <w:pPr>
        <w:numPr>
          <w:ilvl w:val="0"/>
          <w:numId w:val="39"/>
        </w:numPr>
        <w:tabs>
          <w:tab w:val="clear" w:pos="360"/>
          <w:tab w:val="num" w:pos="720"/>
        </w:tabs>
        <w:spacing w:after="60"/>
        <w:jc w:val="both"/>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97324E">
      <w:pPr>
        <w:spacing w:after="60"/>
        <w:jc w:val="both"/>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97324E">
      <w:pPr>
        <w:spacing w:after="60"/>
        <w:jc w:val="both"/>
        <w:rPr>
          <w:ins w:id="269" w:author="Gregory Koronakos" w:date="2025-08-28T20:53:00Z"/>
          <w:rFonts w:ascii="Arial" w:hAnsi="Arial" w:cs="Arial"/>
          <w:sz w:val="20"/>
          <w:szCs w:val="20"/>
          <w:lang w:val="el-GR"/>
        </w:rPr>
      </w:pPr>
    </w:p>
    <w:p w14:paraId="7DEFEDF0" w14:textId="31F99C32"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571879" w:rsidRDefault="0013452B" w:rsidP="00571879">
      <w:pPr>
        <w:spacing w:after="60"/>
        <w:ind w:left="720"/>
        <w:jc w:val="both"/>
        <w:rPr>
          <w:rFonts w:ascii="Arial" w:hAnsi="Arial" w:cs="Arial"/>
          <w:sz w:val="20"/>
          <w:szCs w:val="20"/>
          <w:lang w:val="el-GR"/>
        </w:rPr>
      </w:pPr>
      <w:r w:rsidRPr="00571879">
        <w:rPr>
          <w:rFonts w:ascii="Arial" w:hAnsi="Arial" w:cs="Arial"/>
          <w:sz w:val="20"/>
          <w:szCs w:val="20"/>
          <w:lang w:val="el-GR"/>
        </w:rPr>
        <w:t xml:space="preserve">0 – 2 – 3 – 0 ή 0 – 3 – 2 -  0 </w:t>
      </w:r>
    </w:p>
    <w:p w14:paraId="149F3876" w14:textId="77777777" w:rsidR="0013452B" w:rsidRPr="00571879" w:rsidRDefault="0013452B" w:rsidP="00571879">
      <w:pPr>
        <w:spacing w:after="60"/>
        <w:ind w:left="720"/>
        <w:jc w:val="both"/>
        <w:rPr>
          <w:ins w:id="270" w:author="Gregory Koronakos" w:date="2025-08-28T20:52:00Z"/>
          <w:rFonts w:ascii="Arial" w:hAnsi="Arial" w:cs="Arial"/>
          <w:sz w:val="20"/>
          <w:szCs w:val="20"/>
          <w:lang w:val="el-GR"/>
        </w:rPr>
      </w:pPr>
      <w:r w:rsidRPr="00571879">
        <w:rPr>
          <w:rFonts w:ascii="Arial" w:hAnsi="Arial" w:cs="Arial"/>
          <w:sz w:val="20"/>
          <w:szCs w:val="20"/>
          <w:lang w:val="el-GR"/>
        </w:rPr>
        <w:t>1 - 4 – 5 – 1 ή 1 – 5 –  4 – 1</w:t>
      </w:r>
    </w:p>
    <w:p w14:paraId="11C607CA" w14:textId="77777777" w:rsidR="004D1B67" w:rsidRPr="0013452B" w:rsidRDefault="004D1B67" w:rsidP="00571879">
      <w:pPr>
        <w:pStyle w:val="ListParagraph"/>
        <w:spacing w:after="60"/>
        <w:ind w:left="360"/>
        <w:jc w:val="both"/>
        <w:rPr>
          <w:rFonts w:ascii="Arial" w:hAnsi="Arial" w:cs="Arial"/>
          <w:sz w:val="20"/>
          <w:szCs w:val="20"/>
          <w:lang w:val="el-GR"/>
        </w:rPr>
      </w:pPr>
    </w:p>
    <w:p w14:paraId="3B45BDA4" w14:textId="77777777" w:rsidR="0013452B" w:rsidRP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4677CC4B" w:rsidR="0013452B" w:rsidRPr="004632E0" w:rsidRDefault="0013452B" w:rsidP="0097324E">
      <w:pPr>
        <w:pStyle w:val="Caption"/>
        <w:jc w:val="both"/>
        <w:rPr>
          <w:rFonts w:ascii="Arial" w:hAnsi="Arial" w:cs="Arial"/>
          <w:b/>
          <w:bCs/>
          <w:i w:val="0"/>
          <w:iCs w:val="0"/>
          <w:color w:val="000000" w:themeColor="text1"/>
          <w:lang w:val="el-GR"/>
          <w:rPrChange w:id="271" w:author="Giannis mougios" w:date="2025-08-30T13:58:00Z">
            <w:rPr>
              <w:rFonts w:ascii="Arial" w:hAnsi="Arial" w:cs="Arial"/>
              <w:b/>
              <w:bCs/>
              <w:i w:val="0"/>
              <w:iCs w:val="0"/>
              <w:color w:val="000000" w:themeColor="text1"/>
            </w:rPr>
          </w:rPrChange>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ins w:id="272" w:author="Giannis mougios" w:date="2025-08-30T13:58:00Z">
        <w:r w:rsidR="004632E0">
          <w:rPr>
            <w:rFonts w:ascii="Arial" w:hAnsi="Arial" w:cs="Arial"/>
            <w:b/>
            <w:bCs/>
            <w:i w:val="0"/>
            <w:iCs w:val="0"/>
            <w:color w:val="000000" w:themeColor="text1"/>
            <w:lang w:val="el-GR"/>
          </w:rPr>
          <w:t xml:space="preserve"> για το T</w:t>
        </w:r>
        <w:r w:rsidR="004632E0">
          <w:rPr>
            <w:rFonts w:ascii="Arial" w:hAnsi="Arial" w:cs="Arial"/>
            <w:b/>
            <w:bCs/>
            <w:i w:val="0"/>
            <w:iCs w:val="0"/>
            <w:color w:val="000000" w:themeColor="text1"/>
          </w:rPr>
          <w:t>SP</w:t>
        </w:r>
        <w:r w:rsidR="004632E0" w:rsidRPr="004632E0">
          <w:rPr>
            <w:rFonts w:ascii="Arial" w:hAnsi="Arial" w:cs="Arial"/>
            <w:b/>
            <w:bCs/>
            <w:i w:val="0"/>
            <w:iCs w:val="0"/>
            <w:color w:val="000000" w:themeColor="text1"/>
            <w:lang w:val="el-GR"/>
            <w:rPrChange w:id="273" w:author="Giannis mougios" w:date="2025-08-30T13:58:00Z">
              <w:rPr>
                <w:rFonts w:ascii="Arial" w:hAnsi="Arial" w:cs="Arial"/>
                <w:b/>
                <w:bCs/>
                <w:i w:val="0"/>
                <w:iCs w:val="0"/>
                <w:color w:val="000000" w:themeColor="text1"/>
              </w:rPr>
            </w:rPrChange>
          </w:rPr>
          <w:t xml:space="preserve"> </w:t>
        </w:r>
        <w:r w:rsidR="004632E0">
          <w:rPr>
            <w:rFonts w:ascii="Arial" w:hAnsi="Arial" w:cs="Arial"/>
            <w:b/>
            <w:bCs/>
            <w:i w:val="0"/>
            <w:iCs w:val="0"/>
            <w:color w:val="000000" w:themeColor="text1"/>
            <w:lang w:val="el-GR"/>
          </w:rPr>
          <w:t>του παραδείγματος του πίνακα 4.1</w:t>
        </w:r>
      </w:ins>
    </w:p>
    <w:p w14:paraId="3AB7EEE4" w14:textId="725C7FDE" w:rsidR="00571879" w:rsidRPr="00571879" w:rsidRDefault="00571879" w:rsidP="00571879">
      <w:pPr>
        <w:spacing w:before="360" w:after="120"/>
        <w:jc w:val="both"/>
        <w:rPr>
          <w:rFonts w:ascii="Arial Black" w:hAnsi="Arial Black" w:cs="Arial"/>
          <w:sz w:val="22"/>
          <w:szCs w:val="22"/>
          <w:lang w:val="el-GR"/>
        </w:rPr>
      </w:pPr>
      <w:r w:rsidRPr="00571879">
        <w:rPr>
          <w:rFonts w:ascii="Arial Black" w:hAnsi="Arial Black" w:cs="Arial"/>
          <w:sz w:val="22"/>
          <w:szCs w:val="22"/>
          <w:lang w:val="el-GR"/>
        </w:rPr>
        <w:t>4.2 Παραγωγή συνόλων δεδομένων</w:t>
      </w:r>
    </w:p>
    <w:p w14:paraId="6CE2BCA5" w14:textId="77777777" w:rsidR="005B3AD0" w:rsidRP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97324E">
      <w:pPr>
        <w:jc w:val="both"/>
        <w:rPr>
          <w:rFonts w:ascii="Arial" w:hAnsi="Arial" w:cs="Arial"/>
          <w:sz w:val="20"/>
          <w:szCs w:val="20"/>
          <w:lang w:val="el-GR"/>
        </w:rPr>
      </w:pPr>
    </w:p>
    <w:p w14:paraId="76E4F15C" w14:textId="77777777" w:rsidR="005B3AD0" w:rsidRDefault="005B3AD0" w:rsidP="005B3AD0">
      <w:pPr>
        <w:keepNext/>
      </w:pPr>
      <w:r w:rsidRPr="0083456F">
        <w:rPr>
          <w:noProof/>
          <w:lang w:val="el-GR"/>
        </w:rPr>
        <w:lastRenderedPageBreak/>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97324E">
      <w:pPr>
        <w:pStyle w:val="Caption"/>
        <w:jc w:val="both"/>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Σχήμα 4.3 ομοιόμορφης - συσταδοποιημένης κατανομής</w:t>
      </w:r>
    </w:p>
    <w:p w14:paraId="1C6409E0" w14:textId="77777777" w:rsidR="005C07DF" w:rsidRDefault="005C07DF" w:rsidP="0097324E">
      <w:pPr>
        <w:jc w:val="both"/>
        <w:rPr>
          <w:rFonts w:ascii="Arial" w:hAnsi="Arial" w:cs="Arial"/>
          <w:sz w:val="20"/>
          <w:szCs w:val="20"/>
          <w:lang w:val="el-GR"/>
        </w:rPr>
      </w:pPr>
      <w:r w:rsidRPr="005C07DF">
        <w:rPr>
          <w:rFonts w:ascii="Arial" w:hAnsi="Arial" w:cs="Arial"/>
          <w:sz w:val="20"/>
          <w:szCs w:val="20"/>
          <w:lang w:val="el-GR"/>
        </w:rPr>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lastRenderedPageBreak/>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97324E">
      <w:pPr>
        <w:jc w:val="both"/>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97324E">
      <w:pPr>
        <w:numPr>
          <w:ilvl w:val="0"/>
          <w:numId w:val="41"/>
        </w:numPr>
        <w:tabs>
          <w:tab w:val="clear" w:pos="360"/>
          <w:tab w:val="num" w:pos="720"/>
        </w:tabs>
        <w:jc w:val="both"/>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97324E">
      <w:pPr>
        <w:spacing w:before="360" w:after="120"/>
        <w:jc w:val="both"/>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64827601"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w:t>
      </w:r>
      <w:ins w:id="274" w:author="Giannis mougios" w:date="2025-08-30T14:11:00Z">
        <w:r w:rsidR="006972F1" w:rsidRPr="005D1CE5">
          <w:rPr>
            <w:rFonts w:ascii="Arial" w:hAnsi="Arial" w:cs="Arial"/>
            <w:sz w:val="20"/>
            <w:szCs w:val="20"/>
            <w:lang w:val="el-GR"/>
            <w:rPrChange w:id="275" w:author="Giannis mougios" w:date="2025-08-30T14:12:00Z">
              <w:rPr>
                <w:rFonts w:ascii="Arial" w:hAnsi="Arial" w:cs="Arial"/>
                <w:sz w:val="20"/>
                <w:szCs w:val="20"/>
              </w:rPr>
            </w:rPrChange>
          </w:rPr>
          <w:t>4</w:t>
        </w:r>
      </w:ins>
      <w:del w:id="276" w:author="Giannis mougios" w:date="2025-08-30T14:11:00Z">
        <w:r w:rsidRPr="00C60C6D" w:rsidDel="006972F1">
          <w:rPr>
            <w:rFonts w:ascii="Arial" w:hAnsi="Arial" w:cs="Arial"/>
            <w:sz w:val="20"/>
            <w:szCs w:val="20"/>
            <w:lang w:val="el-GR"/>
          </w:rPr>
          <w:delText>2</w:delText>
        </w:r>
      </w:del>
      <w:r w:rsidRPr="00C60C6D">
        <w:rPr>
          <w:rFonts w:ascii="Arial" w:hAnsi="Arial" w:cs="Arial"/>
          <w:sz w:val="20"/>
          <w:szCs w:val="20"/>
          <w:lang w:val="el-GR"/>
        </w:rPr>
        <w:t xml:space="preserve">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6ABA00D4"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w:t>
      </w:r>
      <w:ins w:id="277" w:author="Giannis mougios" w:date="2025-08-30T14:00:00Z">
        <w:r w:rsidR="00E363E0">
          <w:rPr>
            <w:rFonts w:ascii="Arial" w:hAnsi="Arial" w:cs="Arial"/>
            <w:sz w:val="20"/>
            <w:szCs w:val="20"/>
            <w:lang w:val="el-GR"/>
          </w:rPr>
          <w:t>4</w:t>
        </w:r>
      </w:ins>
      <w:del w:id="278" w:author="Giannis mougios" w:date="2025-08-30T14:00:00Z">
        <w:r w:rsidRPr="00C60C6D" w:rsidDel="00E363E0">
          <w:rPr>
            <w:rFonts w:ascii="Arial" w:hAnsi="Arial" w:cs="Arial"/>
            <w:sz w:val="20"/>
            <w:szCs w:val="20"/>
            <w:lang w:val="el-GR"/>
          </w:rPr>
          <w:delText>2</w:delText>
        </w:r>
      </w:del>
      <w:r w:rsidRPr="00C60C6D">
        <w:rPr>
          <w:rFonts w:ascii="Arial" w:hAnsi="Arial" w:cs="Arial"/>
          <w:sz w:val="20"/>
          <w:szCs w:val="20"/>
          <w:lang w:val="el-GR"/>
        </w:rPr>
        <w:t>.</w:t>
      </w:r>
    </w:p>
    <w:p w14:paraId="6EB26CAC"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lastRenderedPageBreak/>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97324E">
      <w:pPr>
        <w:spacing w:afterLines="60" w:after="144"/>
        <w:jc w:val="both"/>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1DC2591B"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w:t>
      </w:r>
      <w:ins w:id="279" w:author="Giannis mougios" w:date="2025-08-30T14:00:00Z">
        <w:r w:rsidR="00E363E0">
          <w:rPr>
            <w:rFonts w:ascii="Arial" w:hAnsi="Arial" w:cs="Arial"/>
            <w:sz w:val="20"/>
            <w:szCs w:val="20"/>
            <w:lang w:val="el-GR"/>
          </w:rPr>
          <w:t>4</w:t>
        </w:r>
      </w:ins>
      <w:del w:id="280" w:author="Giannis mougios" w:date="2025-08-30T14:00:00Z">
        <w:r w:rsidRPr="00FB3339" w:rsidDel="00E363E0">
          <w:rPr>
            <w:rFonts w:ascii="Arial" w:hAnsi="Arial" w:cs="Arial"/>
            <w:sz w:val="20"/>
            <w:szCs w:val="20"/>
            <w:lang w:val="el-GR"/>
          </w:rPr>
          <w:delText>2</w:delText>
        </w:r>
      </w:del>
      <w:r w:rsidRPr="00FB3339">
        <w:rPr>
          <w:rFonts w:ascii="Arial" w:hAnsi="Arial" w:cs="Arial"/>
          <w:sz w:val="20"/>
          <w:szCs w:val="20"/>
          <w:lang w:val="el-GR"/>
        </w:rPr>
        <w:t>) και διαμορφώνονται καταλλήλως για είσοδο στο δίκτυο.</w:t>
      </w:r>
    </w:p>
    <w:p w14:paraId="7C4A53B6"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3515FA4F" w:rsidR="00FB3339" w:rsidRPr="00FB3339" w:rsidRDefault="00FB3339" w:rsidP="006972F1">
      <w:pPr>
        <w:spacing w:after="60"/>
        <w:jc w:val="both"/>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E363E0">
        <w:rPr>
          <w:rFonts w:ascii="Arial" w:hAnsi="Arial" w:cs="Arial"/>
          <w:sz w:val="20"/>
          <w:szCs w:val="20"/>
          <w:lang w:val="el-GR"/>
          <w:rPrChange w:id="281" w:author="Giannis mougios" w:date="2025-08-30T14:02:00Z">
            <w:rPr>
              <w:rFonts w:ascii="Arial" w:hAnsi="Arial" w:cs="Arial"/>
              <w:b/>
              <w:bCs/>
              <w:sz w:val="20"/>
              <w:szCs w:val="20"/>
              <w:lang w:val="el-GR"/>
            </w:rPr>
          </w:rPrChange>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ins w:id="282" w:author="Giannis mougios" w:date="2025-08-30T14:03:00Z">
        <w:r w:rsidR="002914B1">
          <w:rPr>
            <w:rFonts w:ascii="Arial" w:hAnsi="Arial" w:cs="Arial"/>
            <w:sz w:val="20"/>
            <w:szCs w:val="20"/>
            <w:lang w:val="el-GR"/>
          </w:rPr>
          <w:t xml:space="preserve"> σε συνδυασμό με την Ανάκληση</w:t>
        </w:r>
      </w:ins>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θεωρήθηκ</w:t>
      </w:r>
      <w:ins w:id="283" w:author="Giannis mougios" w:date="2025-08-30T14:03:00Z">
        <w:r w:rsidR="002914B1">
          <w:rPr>
            <w:rFonts w:ascii="Arial" w:hAnsi="Arial" w:cs="Arial"/>
            <w:sz w:val="20"/>
            <w:szCs w:val="20"/>
            <w:lang w:val="el-GR"/>
          </w:rPr>
          <w:t>αν πιο αντιπροσωπευτικά μέτρα απόδοσης</w:t>
        </w:r>
      </w:ins>
      <w:del w:id="284" w:author="Giannis mougios" w:date="2025-08-30T14:03:00Z">
        <w:r w:rsidRPr="00FB3339" w:rsidDel="002914B1">
          <w:rPr>
            <w:rFonts w:ascii="Arial" w:hAnsi="Arial" w:cs="Arial"/>
            <w:sz w:val="20"/>
            <w:szCs w:val="20"/>
            <w:lang w:val="el-GR"/>
          </w:rPr>
          <w:delText>ε</w:delText>
        </w:r>
      </w:del>
      <w:del w:id="285" w:author="Giannis mougios" w:date="2025-08-30T14:04:00Z">
        <w:r w:rsidRPr="00FB3339" w:rsidDel="002914B1">
          <w:rPr>
            <w:rFonts w:ascii="Arial" w:hAnsi="Arial" w:cs="Arial"/>
            <w:sz w:val="20"/>
            <w:szCs w:val="20"/>
            <w:lang w:val="el-GR"/>
          </w:rPr>
          <w:delText xml:space="preserve"> σημαν</w:delText>
        </w:r>
      </w:del>
      <w:del w:id="286" w:author="Giannis mougios" w:date="2025-08-30T14:03:00Z">
        <w:r w:rsidRPr="00FB3339" w:rsidDel="002914B1">
          <w:rPr>
            <w:rFonts w:ascii="Arial" w:hAnsi="Arial" w:cs="Arial"/>
            <w:sz w:val="20"/>
            <w:szCs w:val="20"/>
            <w:lang w:val="el-GR"/>
          </w:rPr>
          <w:delText>τικότερη</w:delText>
        </w:r>
      </w:del>
      <w:r w:rsidRPr="00FB3339">
        <w:rPr>
          <w:rFonts w:ascii="Arial" w:hAnsi="Arial" w:cs="Arial"/>
          <w:sz w:val="20"/>
          <w:szCs w:val="20"/>
          <w:lang w:val="el-GR"/>
        </w:rPr>
        <w:t xml:space="preserve"> από την απλή ακρίβεια. </w:t>
      </w:r>
      <w:ins w:id="287" w:author="Giannis mougios" w:date="2025-08-30T14:08:00Z">
        <w:r w:rsidR="006972F1">
          <w:rPr>
            <w:rFonts w:ascii="Arial" w:hAnsi="Arial" w:cs="Arial"/>
            <w:sz w:val="20"/>
            <w:szCs w:val="20"/>
            <w:lang w:val="el-GR"/>
          </w:rPr>
          <w:t>Το εμβαδόν της καμπύλης </w:t>
        </w:r>
        <w:r w:rsidR="006972F1">
          <w:rPr>
            <w:rFonts w:ascii="Arial" w:hAnsi="Arial" w:cs="Arial"/>
            <w:sz w:val="20"/>
            <w:szCs w:val="20"/>
          </w:rPr>
          <w:t>PR</w:t>
        </w:r>
      </w:ins>
      <w:ins w:id="288" w:author="Giannis mougios" w:date="2025-08-30T14:09:00Z">
        <w:r w:rsidR="006972F1">
          <w:rPr>
            <w:rFonts w:ascii="Arial" w:hAnsi="Arial" w:cs="Arial"/>
            <w:sz w:val="20"/>
            <w:szCs w:val="20"/>
          </w:rPr>
          <w:t> </w:t>
        </w:r>
        <w:r w:rsidR="006972F1" w:rsidRPr="006972F1">
          <w:rPr>
            <w:rFonts w:ascii="Arial" w:hAnsi="Arial" w:cs="Arial"/>
            <w:sz w:val="20"/>
            <w:szCs w:val="20"/>
            <w:lang w:val="el-GR"/>
            <w:rPrChange w:id="289" w:author="Giannis mougios" w:date="2025-08-30T14:09:00Z">
              <w:rPr>
                <w:rFonts w:ascii="Arial" w:hAnsi="Arial" w:cs="Arial"/>
                <w:sz w:val="20"/>
                <w:szCs w:val="20"/>
              </w:rPr>
            </w:rPrChange>
          </w:rPr>
          <w:t>-</w:t>
        </w:r>
        <w:r w:rsidR="006972F1">
          <w:rPr>
            <w:rFonts w:ascii="Arial" w:hAnsi="Arial" w:cs="Arial"/>
            <w:sz w:val="20"/>
            <w:szCs w:val="20"/>
          </w:rPr>
          <w:t> </w:t>
        </w:r>
      </w:ins>
      <w:ins w:id="290" w:author="Giannis mougios" w:date="2025-08-30T14:08:00Z">
        <w:r w:rsidR="006972F1">
          <w:rPr>
            <w:rFonts w:ascii="Arial" w:hAnsi="Arial" w:cs="Arial"/>
            <w:sz w:val="20"/>
            <w:szCs w:val="20"/>
          </w:rPr>
          <w:t>AUC</w:t>
        </w:r>
      </w:ins>
      <w:del w:id="291" w:author="Giannis mougios" w:date="2025-08-30T14:08:00Z">
        <w:r w:rsidRPr="00FB3339" w:rsidDel="006972F1">
          <w:rPr>
            <w:rFonts w:ascii="Arial" w:hAnsi="Arial" w:cs="Arial"/>
            <w:sz w:val="20"/>
            <w:szCs w:val="20"/>
            <w:lang w:val="el-GR"/>
          </w:rPr>
          <w:delText>Η</w:delText>
        </w:r>
      </w:del>
      <w:del w:id="292" w:author="Giannis mougios" w:date="2025-08-30T14:05:00Z">
        <w:r w:rsidRPr="00FB3339" w:rsidDel="002914B1">
          <w:rPr>
            <w:rFonts w:ascii="Arial" w:hAnsi="Arial" w:cs="Arial"/>
            <w:sz w:val="20"/>
            <w:szCs w:val="20"/>
            <w:lang w:val="el-GR"/>
          </w:rPr>
          <w:delText xml:space="preserve"> </w:delText>
        </w:r>
      </w:del>
      <w:del w:id="293" w:author="Giannis mougios" w:date="2025-08-30T14:07:00Z">
        <w:r w:rsidRPr="00FB3339" w:rsidDel="002914B1">
          <w:rPr>
            <w:rFonts w:ascii="Arial" w:hAnsi="Arial" w:cs="Arial"/>
            <w:sz w:val="20"/>
            <w:szCs w:val="20"/>
          </w:rPr>
          <w:delText>PR</w:delText>
        </w:r>
      </w:del>
      <w:del w:id="294" w:author="Giannis mougios" w:date="2025-08-30T14:05:00Z">
        <w:r w:rsidRPr="00FB3339" w:rsidDel="002914B1">
          <w:rPr>
            <w:rFonts w:ascii="Arial" w:hAnsi="Arial" w:cs="Arial"/>
            <w:sz w:val="20"/>
            <w:szCs w:val="20"/>
            <w:lang w:val="el-GR"/>
          </w:rPr>
          <w:delText>-</w:delText>
        </w:r>
      </w:del>
      <w:del w:id="295" w:author="Giannis mougios" w:date="2025-08-30T14:07:00Z">
        <w:r w:rsidRPr="00FB3339" w:rsidDel="002914B1">
          <w:rPr>
            <w:rFonts w:ascii="Arial" w:hAnsi="Arial" w:cs="Arial"/>
            <w:sz w:val="20"/>
            <w:szCs w:val="20"/>
          </w:rPr>
          <w:delText>AUC</w:delText>
        </w:r>
      </w:del>
      <w:ins w:id="296" w:author="Giannis mougios" w:date="2025-08-30T14:05:00Z">
        <w:r w:rsidR="002914B1">
          <w:rPr>
            <w:rFonts w:ascii="Arial" w:hAnsi="Arial" w:cs="Arial"/>
            <w:sz w:val="20"/>
            <w:szCs w:val="20"/>
            <w:lang w:val="el-GR"/>
          </w:rPr>
          <w:t> </w:t>
        </w:r>
      </w:ins>
      <w:del w:id="297"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αποτυπώνει</w:t>
      </w:r>
      <w:ins w:id="298" w:author="Giannis mougios" w:date="2025-08-30T14:05:00Z">
        <w:r w:rsidR="002914B1">
          <w:rPr>
            <w:rFonts w:ascii="Arial" w:hAnsi="Arial" w:cs="Arial"/>
            <w:sz w:val="20"/>
            <w:szCs w:val="20"/>
            <w:lang w:val="el-GR"/>
          </w:rPr>
          <w:t> </w:t>
        </w:r>
      </w:ins>
      <w:del w:id="299"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w:t>
      </w:r>
      <w:ins w:id="300" w:author="Giannis mougios" w:date="2025-08-30T14:05:00Z">
        <w:r w:rsidR="002914B1">
          <w:rPr>
            <w:rFonts w:ascii="Arial" w:hAnsi="Arial" w:cs="Arial"/>
            <w:sz w:val="20"/>
            <w:szCs w:val="20"/>
            <w:lang w:val="el-GR"/>
          </w:rPr>
          <w:t> </w:t>
        </w:r>
      </w:ins>
      <w:del w:id="301"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συνολική</w:t>
      </w:r>
      <w:ins w:id="302" w:author="Giannis mougios" w:date="2025-08-30T14:05:00Z">
        <w:r w:rsidR="002914B1">
          <w:rPr>
            <w:rFonts w:ascii="Arial" w:hAnsi="Arial" w:cs="Arial"/>
            <w:sz w:val="20"/>
            <w:szCs w:val="20"/>
            <w:lang w:val="el-GR"/>
          </w:rPr>
          <w:t> </w:t>
        </w:r>
      </w:ins>
      <w:del w:id="303"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απόδοση</w:t>
      </w:r>
      <w:ins w:id="304" w:author="Giannis mougios" w:date="2025-08-30T14:05:00Z">
        <w:r w:rsidR="002914B1">
          <w:rPr>
            <w:rFonts w:ascii="Arial" w:hAnsi="Arial" w:cs="Arial"/>
            <w:sz w:val="20"/>
            <w:szCs w:val="20"/>
            <w:lang w:val="el-GR"/>
          </w:rPr>
          <w:t> </w:t>
        </w:r>
      </w:ins>
      <w:del w:id="305"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του</w:t>
      </w:r>
      <w:ins w:id="306" w:author="Giannis mougios" w:date="2025-08-30T14:05:00Z">
        <w:r w:rsidR="002914B1">
          <w:rPr>
            <w:rFonts w:ascii="Arial" w:hAnsi="Arial" w:cs="Arial"/>
            <w:sz w:val="20"/>
            <w:szCs w:val="20"/>
            <w:lang w:val="el-GR"/>
          </w:rPr>
          <w:t> </w:t>
        </w:r>
      </w:ins>
      <w:del w:id="307"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μοντέλου</w:t>
      </w:r>
      <w:ins w:id="308" w:author="Giannis mougios" w:date="2025-08-30T14:05:00Z">
        <w:r w:rsidR="002914B1">
          <w:rPr>
            <w:rFonts w:ascii="Arial" w:hAnsi="Arial" w:cs="Arial"/>
            <w:sz w:val="20"/>
            <w:szCs w:val="20"/>
            <w:lang w:val="el-GR"/>
          </w:rPr>
          <w:t> </w:t>
        </w:r>
      </w:ins>
      <w:del w:id="309"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ως</w:t>
      </w:r>
      <w:ins w:id="310" w:author="Giannis mougios" w:date="2025-08-30T14:05:00Z">
        <w:r w:rsidR="002914B1">
          <w:rPr>
            <w:rFonts w:ascii="Arial" w:hAnsi="Arial" w:cs="Arial"/>
            <w:sz w:val="20"/>
            <w:szCs w:val="20"/>
            <w:lang w:val="el-GR"/>
          </w:rPr>
          <w:t> </w:t>
        </w:r>
      </w:ins>
      <w:del w:id="311" w:author="Giannis mougios" w:date="2025-08-30T14:05:00Z">
        <w:r w:rsidRPr="00FB3339" w:rsidDel="002914B1">
          <w:rPr>
            <w:rFonts w:ascii="Arial" w:hAnsi="Arial" w:cs="Arial"/>
            <w:sz w:val="20"/>
            <w:szCs w:val="20"/>
            <w:lang w:val="el-GR"/>
          </w:rPr>
          <w:delText xml:space="preserve"> προς</w:delText>
        </w:r>
      </w:del>
      <w:ins w:id="312" w:author="Giannis mougios" w:date="2025-08-30T14:05:00Z">
        <w:r w:rsidR="002914B1">
          <w:rPr>
            <w:rFonts w:ascii="Arial" w:hAnsi="Arial" w:cs="Arial"/>
            <w:sz w:val="20"/>
            <w:szCs w:val="20"/>
            <w:lang w:val="el-GR"/>
          </w:rPr>
          <w:t>προς </w:t>
        </w:r>
      </w:ins>
      <w:del w:id="313"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την</w:t>
      </w:r>
      <w:ins w:id="314" w:author="Giannis mougios" w:date="2025-08-30T14:05:00Z">
        <w:r w:rsidR="002914B1">
          <w:rPr>
            <w:rFonts w:ascii="Arial" w:hAnsi="Arial" w:cs="Arial"/>
            <w:sz w:val="20"/>
            <w:szCs w:val="20"/>
            <w:lang w:val="el-GR"/>
          </w:rPr>
          <w:t> </w:t>
        </w:r>
      </w:ins>
      <w:del w:id="315"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ισορροπία</w:t>
      </w:r>
      <w:ins w:id="316" w:author="Giannis mougios" w:date="2025-08-30T14:05:00Z">
        <w:r w:rsidR="002914B1">
          <w:rPr>
            <w:rFonts w:ascii="Arial" w:hAnsi="Arial" w:cs="Arial"/>
            <w:sz w:val="20"/>
            <w:szCs w:val="20"/>
            <w:lang w:val="el-GR"/>
          </w:rPr>
          <w:t> </w:t>
        </w:r>
      </w:ins>
      <w:del w:id="317"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μεταξύ</w:t>
      </w:r>
      <w:r w:rsidRPr="00FB3339">
        <w:rPr>
          <w:rFonts w:ascii="Arial" w:hAnsi="Arial" w:cs="Arial"/>
          <w:sz w:val="20"/>
          <w:szCs w:val="20"/>
        </w:rPr>
        <w:t> </w:t>
      </w:r>
      <w:r w:rsidRPr="00FB3339">
        <w:rPr>
          <w:rFonts w:ascii="Arial" w:hAnsi="Arial" w:cs="Arial"/>
          <w:sz w:val="20"/>
          <w:szCs w:val="20"/>
          <w:lang w:val="el-GR"/>
        </w:rPr>
        <w:t>ακρίβειας</w:t>
      </w:r>
      <w:ins w:id="318" w:author="Giannis mougios" w:date="2025-08-30T14:04:00Z">
        <w:r w:rsidR="002914B1">
          <w:rPr>
            <w:rFonts w:ascii="Arial" w:hAnsi="Arial" w:cs="Arial"/>
            <w:sz w:val="20"/>
            <w:szCs w:val="20"/>
            <w:lang w:val="el-GR"/>
          </w:rPr>
          <w:t> </w:t>
        </w:r>
      </w:ins>
      <w:del w:id="319"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w:t>
      </w:r>
      <w:ins w:id="320" w:author="Giannis mougios" w:date="2025-08-30T14:04:00Z">
        <w:r w:rsidR="002914B1">
          <w:rPr>
            <w:rFonts w:ascii="Arial" w:hAnsi="Arial" w:cs="Arial"/>
            <w:sz w:val="20"/>
            <w:szCs w:val="20"/>
            <w:lang w:val="el-GR"/>
          </w:rPr>
          <w:t> </w:t>
        </w:r>
      </w:ins>
      <w:del w:id="321"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w:t>
      </w:r>
      <w:ins w:id="322" w:author="Giannis mougios" w:date="2025-08-30T14:04:00Z">
        <w:r w:rsidR="002914B1">
          <w:rPr>
            <w:rFonts w:ascii="Arial" w:hAnsi="Arial" w:cs="Arial"/>
            <w:sz w:val="20"/>
            <w:szCs w:val="20"/>
            <w:lang w:val="el-GR"/>
          </w:rPr>
          <w:t>α</w:t>
        </w:r>
      </w:ins>
      <w:del w:id="323" w:author="Giannis mougios" w:date="2025-08-30T14:04:00Z">
        <w:r w:rsidRPr="00FB3339" w:rsidDel="002914B1">
          <w:rPr>
            <w:rFonts w:ascii="Arial" w:hAnsi="Arial" w:cs="Arial"/>
            <w:sz w:val="20"/>
            <w:szCs w:val="20"/>
            <w:lang w:val="el-GR"/>
          </w:rPr>
          <w:delText>α</w:delText>
        </w:r>
      </w:del>
      <w:ins w:id="324" w:author="Giannis mougios" w:date="2025-08-30T14:04:00Z">
        <w:r w:rsidR="002914B1">
          <w:rPr>
            <w:rFonts w:ascii="Arial" w:hAnsi="Arial" w:cs="Arial"/>
            <w:sz w:val="20"/>
            <w:szCs w:val="20"/>
            <w:lang w:val="el-GR"/>
          </w:rPr>
          <w:t> </w:t>
        </w:r>
      </w:ins>
      <w:del w:id="325"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διαφορετικές</w:t>
      </w:r>
      <w:ins w:id="326" w:author="Giannis mougios" w:date="2025-08-30T14:09:00Z">
        <w:r w:rsidR="006972F1" w:rsidRPr="006972F1">
          <w:rPr>
            <w:rFonts w:ascii="Arial" w:hAnsi="Arial" w:cs="Arial"/>
            <w:sz w:val="20"/>
            <w:szCs w:val="20"/>
            <w:lang w:val="el-GR"/>
            <w:rPrChange w:id="327" w:author="Giannis mougios" w:date="2025-08-30T14:09:00Z">
              <w:rPr>
                <w:rFonts w:ascii="Arial" w:hAnsi="Arial" w:cs="Arial"/>
                <w:sz w:val="20"/>
                <w:szCs w:val="20"/>
              </w:rPr>
            </w:rPrChange>
          </w:rPr>
          <w:t xml:space="preserve">   </w:t>
        </w:r>
      </w:ins>
      <w:ins w:id="328" w:author="Giannis mougios" w:date="2025-08-30T14:04:00Z">
        <w:r w:rsidR="002914B1">
          <w:rPr>
            <w:rFonts w:ascii="Arial" w:hAnsi="Arial" w:cs="Arial"/>
            <w:sz w:val="20"/>
            <w:szCs w:val="20"/>
            <w:lang w:val="el-GR"/>
          </w:rPr>
          <w:t> </w:t>
        </w:r>
      </w:ins>
      <w:del w:id="329"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τιμές</w:t>
      </w:r>
      <w:r w:rsidRPr="00FB3339">
        <w:rPr>
          <w:rFonts w:ascii="Arial" w:hAnsi="Arial" w:cs="Arial"/>
          <w:sz w:val="20"/>
          <w:szCs w:val="20"/>
        </w:rPr>
        <w:t> </w:t>
      </w:r>
      <w:ins w:id="330" w:author="Giannis mougios" w:date="2025-08-30T14:09:00Z">
        <w:r w:rsidR="006972F1" w:rsidRPr="006972F1">
          <w:rPr>
            <w:rFonts w:ascii="Arial" w:hAnsi="Arial" w:cs="Arial"/>
            <w:sz w:val="20"/>
            <w:szCs w:val="20"/>
            <w:lang w:val="el-GR"/>
            <w:rPrChange w:id="331" w:author="Giannis mougios" w:date="2025-08-30T14:09:00Z">
              <w:rPr>
                <w:rFonts w:ascii="Arial" w:hAnsi="Arial" w:cs="Arial"/>
                <w:sz w:val="20"/>
                <w:szCs w:val="20"/>
              </w:rPr>
            </w:rPrChange>
          </w:rPr>
          <w:t xml:space="preserve">    </w:t>
        </w:r>
      </w:ins>
      <w:r w:rsidRPr="00FB3339">
        <w:rPr>
          <w:rFonts w:ascii="Arial" w:hAnsi="Arial" w:cs="Arial"/>
          <w:sz w:val="20"/>
          <w:szCs w:val="20"/>
          <w:lang w:val="el-GR"/>
        </w:rPr>
        <w:t>κα</w:t>
      </w:r>
      <w:ins w:id="332" w:author="Giannis mougios" w:date="2025-08-30T14:10:00Z">
        <w:r w:rsidR="006972F1" w:rsidRPr="006972F1">
          <w:rPr>
            <w:rFonts w:ascii="Arial" w:hAnsi="Arial" w:cs="Arial"/>
            <w:sz w:val="20"/>
            <w:szCs w:val="20"/>
            <w:lang w:val="el-GR"/>
            <w:rPrChange w:id="333" w:author="Giannis mougios" w:date="2025-08-30T14:10:00Z">
              <w:rPr>
                <w:rFonts w:ascii="Arial" w:hAnsi="Arial" w:cs="Arial"/>
                <w:sz w:val="20"/>
                <w:szCs w:val="20"/>
              </w:rPr>
            </w:rPrChange>
          </w:rPr>
          <w:t>-</w:t>
        </w:r>
      </w:ins>
      <w:r w:rsidRPr="00FB3339">
        <w:rPr>
          <w:rFonts w:ascii="Arial" w:hAnsi="Arial" w:cs="Arial"/>
          <w:sz w:val="20"/>
          <w:szCs w:val="20"/>
          <w:lang w:val="el-GR"/>
        </w:rPr>
        <w:t>τωφλ</w:t>
      </w:r>
      <w:ins w:id="334" w:author="Giannis mougios" w:date="2025-08-30T14:12:00Z">
        <w:r w:rsidR="005D1CE5">
          <w:rPr>
            <w:rFonts w:ascii="Arial" w:hAnsi="Arial" w:cs="Arial"/>
            <w:sz w:val="20"/>
            <w:szCs w:val="20"/>
            <w:lang w:val="el-GR"/>
          </w:rPr>
          <w:t>ιού</w:t>
        </w:r>
      </w:ins>
      <w:del w:id="335" w:author="Giannis mougios" w:date="2025-08-30T14:12:00Z">
        <w:r w:rsidRPr="00FB3339" w:rsidDel="005D1CE5">
          <w:rPr>
            <w:rFonts w:ascii="Arial" w:hAnsi="Arial" w:cs="Arial"/>
            <w:sz w:val="20"/>
            <w:szCs w:val="20"/>
            <w:lang w:val="el-GR"/>
          </w:rPr>
          <w:delText>ίου</w:delText>
        </w:r>
      </w:del>
      <w:ins w:id="336" w:author="Giannis mougios" w:date="2025-08-30T14:04:00Z">
        <w:r w:rsidR="002914B1">
          <w:rPr>
            <w:rFonts w:ascii="Arial" w:hAnsi="Arial" w:cs="Arial"/>
            <w:sz w:val="20"/>
            <w:szCs w:val="20"/>
            <w:lang w:val="el-GR"/>
          </w:rPr>
          <w:t> </w:t>
        </w:r>
      </w:ins>
      <w:del w:id="337"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ταξινόμη</w:t>
      </w:r>
      <w:ins w:id="338" w:author="Giannis mougios" w:date="2025-08-30T14:04:00Z">
        <w:r w:rsidR="002914B1">
          <w:rPr>
            <w:rFonts w:ascii="Arial" w:hAnsi="Arial" w:cs="Arial"/>
            <w:sz w:val="20"/>
            <w:szCs w:val="20"/>
            <w:lang w:val="el-GR"/>
          </w:rPr>
          <w:t>σ</w:t>
        </w:r>
      </w:ins>
      <w:del w:id="339" w:author="Giannis mougios" w:date="2025-08-30T14:04:00Z">
        <w:r w:rsidRPr="00FB3339" w:rsidDel="002914B1">
          <w:rPr>
            <w:rFonts w:ascii="Arial" w:hAnsi="Arial" w:cs="Arial"/>
            <w:sz w:val="20"/>
            <w:szCs w:val="20"/>
            <w:lang w:val="el-GR"/>
          </w:rPr>
          <w:delText>σ</w:delText>
        </w:r>
      </w:del>
      <w:r w:rsidRPr="00FB3339">
        <w:rPr>
          <w:rFonts w:ascii="Arial" w:hAnsi="Arial" w:cs="Arial"/>
          <w:sz w:val="20"/>
          <w:szCs w:val="20"/>
          <w:lang w:val="el-GR"/>
        </w:rPr>
        <w:t>ης</w:t>
      </w:r>
      <w:ins w:id="340" w:author="Giannis mougios" w:date="2025-08-30T14:06:00Z">
        <w:r w:rsidR="002914B1">
          <w:rPr>
            <w:rFonts w:ascii="Arial" w:hAnsi="Arial" w:cs="Arial"/>
            <w:sz w:val="20"/>
            <w:szCs w:val="20"/>
            <w:lang w:val="el-GR"/>
          </w:rPr>
          <w:t>. </w:t>
        </w:r>
      </w:ins>
      <w:del w:id="341" w:author="Giannis mougios" w:date="2025-08-30T14:06:00Z">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classification</w:delText>
        </w:r>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threshold</w:delText>
        </w:r>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97324E">
      <w:pPr>
        <w:jc w:val="both"/>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14:paraId="74558335" w14:textId="77777777" w:rsidR="004E2585" w:rsidRPr="004E2585" w:rsidRDefault="00065F25">
      <w:pPr>
        <w:spacing w:after="60"/>
        <w:jc w:val="both"/>
        <w:rPr>
          <w:ins w:id="342" w:author="Giannis mougios" w:date="2025-08-29T23:09:00Z"/>
          <w:rFonts w:ascii="Arial" w:hAnsi="Arial" w:cs="Arial"/>
          <w:sz w:val="20"/>
          <w:szCs w:val="20"/>
          <w:lang w:val="el-GR"/>
          <w:rPrChange w:id="343" w:author="Giannis mougios" w:date="2025-08-29T23:09:00Z">
            <w:rPr>
              <w:ins w:id="344" w:author="Giannis mougios" w:date="2025-08-29T23:09:00Z"/>
              <w:rFonts w:ascii="Arial" w:hAnsi="Arial" w:cs="Arial"/>
              <w:sz w:val="20"/>
              <w:szCs w:val="20"/>
            </w:rPr>
          </w:rPrChange>
        </w:rPr>
        <w:pPrChange w:id="345" w:author="Giannis mougios" w:date="2025-08-30T14:18:00Z">
          <w:pPr>
            <w:jc w:val="both"/>
          </w:pPr>
        </w:pPrChange>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ins w:id="346" w:author="Giannis mougios" w:date="2025-08-29T23:09:00Z">
        <w:r w:rsidR="004E2585" w:rsidRPr="004E2585">
          <w:rPr>
            <w:rFonts w:ascii="Arial" w:hAnsi="Arial" w:cs="Arial"/>
            <w:sz w:val="20"/>
            <w:szCs w:val="20"/>
            <w:lang w:val="el-GR"/>
            <w:rPrChange w:id="347" w:author="Giannis mougios" w:date="2025-08-29T23:09:00Z">
              <w:rPr>
                <w:rFonts w:ascii="Arial" w:hAnsi="Arial" w:cs="Arial"/>
                <w:sz w:val="20"/>
                <w:szCs w:val="20"/>
              </w:rPr>
            </w:rPrChange>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w:t>
        </w:r>
        <w:r w:rsidR="004E2585" w:rsidRPr="004E2585">
          <w:rPr>
            <w:rFonts w:ascii="Arial" w:hAnsi="Arial" w:cs="Arial"/>
            <w:sz w:val="20"/>
            <w:szCs w:val="20"/>
          </w:rPr>
          <w:t> </w:t>
        </w:r>
        <w:r w:rsidR="004E2585" w:rsidRPr="004E2585">
          <w:rPr>
            <w:rFonts w:ascii="Arial" w:hAnsi="Arial" w:cs="Arial"/>
            <w:b/>
            <w:bCs/>
            <w:sz w:val="20"/>
            <w:szCs w:val="20"/>
          </w:rPr>
          <w:t>Focal</w:t>
        </w:r>
        <w:r w:rsidR="004E2585" w:rsidRPr="004E2585">
          <w:rPr>
            <w:rFonts w:ascii="Arial" w:hAnsi="Arial" w:cs="Arial"/>
            <w:b/>
            <w:bCs/>
            <w:sz w:val="20"/>
            <w:szCs w:val="20"/>
            <w:lang w:val="el-GR"/>
            <w:rPrChange w:id="348" w:author="Giannis mougios" w:date="2025-08-29T23:09:00Z">
              <w:rPr>
                <w:rFonts w:ascii="Arial" w:hAnsi="Arial" w:cs="Arial"/>
                <w:b/>
                <w:bCs/>
                <w:sz w:val="20"/>
                <w:szCs w:val="20"/>
              </w:rPr>
            </w:rPrChange>
          </w:rPr>
          <w:t xml:space="preserve"> </w:t>
        </w:r>
        <w:r w:rsidR="004E2585" w:rsidRPr="004E2585">
          <w:rPr>
            <w:rFonts w:ascii="Arial" w:hAnsi="Arial" w:cs="Arial"/>
            <w:b/>
            <w:bCs/>
            <w:sz w:val="20"/>
            <w:szCs w:val="20"/>
          </w:rPr>
          <w:t>Loss</w:t>
        </w:r>
        <w:r w:rsidR="004E2585" w:rsidRPr="004E2585">
          <w:rPr>
            <w:rFonts w:ascii="Arial" w:hAnsi="Arial" w:cs="Arial"/>
            <w:sz w:val="20"/>
            <w:szCs w:val="20"/>
            <w:lang w:val="el-GR"/>
            <w:rPrChange w:id="349" w:author="Giannis mougios" w:date="2025-08-29T23:09:00Z">
              <w:rPr>
                <w:rFonts w:ascii="Arial" w:hAnsi="Arial" w:cs="Arial"/>
                <w:sz w:val="20"/>
                <w:szCs w:val="20"/>
              </w:rPr>
            </w:rPrChange>
          </w:rPr>
          <w:t>(υλοποιημένη στο αρχείο</w:t>
        </w:r>
        <w:r w:rsidR="004E2585" w:rsidRPr="004E2585">
          <w:rPr>
            <w:rFonts w:ascii="Arial" w:hAnsi="Arial" w:cs="Arial"/>
            <w:sz w:val="20"/>
            <w:szCs w:val="20"/>
          </w:rPr>
          <w:t> tsp</w:t>
        </w:r>
        <w:r w:rsidR="004E2585" w:rsidRPr="004E2585">
          <w:rPr>
            <w:rFonts w:ascii="Arial" w:hAnsi="Arial" w:cs="Arial"/>
            <w:sz w:val="20"/>
            <w:szCs w:val="20"/>
            <w:lang w:val="el-GR"/>
            <w:rPrChange w:id="350" w:author="Giannis mougios" w:date="2025-08-29T23:09:00Z">
              <w:rPr>
                <w:rFonts w:ascii="Arial" w:hAnsi="Arial" w:cs="Arial"/>
                <w:sz w:val="20"/>
                <w:szCs w:val="20"/>
              </w:rPr>
            </w:rPrChange>
          </w:rPr>
          <w:t>_</w:t>
        </w:r>
        <w:r w:rsidR="004E2585" w:rsidRPr="004E2585">
          <w:rPr>
            <w:rFonts w:ascii="Arial" w:hAnsi="Arial" w:cs="Arial"/>
            <w:sz w:val="20"/>
            <w:szCs w:val="20"/>
          </w:rPr>
          <w:t>hybrid</w:t>
        </w:r>
        <w:r w:rsidR="004E2585" w:rsidRPr="004E2585">
          <w:rPr>
            <w:rFonts w:ascii="Arial" w:hAnsi="Arial" w:cs="Arial"/>
            <w:sz w:val="20"/>
            <w:szCs w:val="20"/>
            <w:lang w:val="el-GR"/>
            <w:rPrChange w:id="351" w:author="Giannis mougios" w:date="2025-08-29T23:09:00Z">
              <w:rPr>
                <w:rFonts w:ascii="Arial" w:hAnsi="Arial" w:cs="Arial"/>
                <w:sz w:val="20"/>
                <w:szCs w:val="20"/>
              </w:rPr>
            </w:rPrChange>
          </w:rPr>
          <w:t>_</w:t>
        </w:r>
        <w:r w:rsidR="004E2585" w:rsidRPr="004E2585">
          <w:rPr>
            <w:rFonts w:ascii="Arial" w:hAnsi="Arial" w:cs="Arial"/>
            <w:sz w:val="20"/>
            <w:szCs w:val="20"/>
          </w:rPr>
          <w:t>solver</w:t>
        </w:r>
        <w:r w:rsidR="004E2585" w:rsidRPr="004E2585">
          <w:rPr>
            <w:rFonts w:ascii="Arial" w:hAnsi="Arial" w:cs="Arial"/>
            <w:sz w:val="20"/>
            <w:szCs w:val="20"/>
            <w:lang w:val="el-GR"/>
            <w:rPrChange w:id="352" w:author="Giannis mougios" w:date="2025-08-29T23:09:00Z">
              <w:rPr>
                <w:rFonts w:ascii="Arial" w:hAnsi="Arial" w:cs="Arial"/>
                <w:sz w:val="20"/>
                <w:szCs w:val="20"/>
              </w:rPr>
            </w:rPrChange>
          </w:rPr>
          <w:t>/</w:t>
        </w:r>
        <w:r w:rsidR="004E2585" w:rsidRPr="004E2585">
          <w:rPr>
            <w:rFonts w:ascii="Arial" w:hAnsi="Arial" w:cs="Arial"/>
            <w:sz w:val="20"/>
            <w:szCs w:val="20"/>
          </w:rPr>
          <w:t>gnn</w:t>
        </w:r>
        <w:r w:rsidR="004E2585" w:rsidRPr="004E2585">
          <w:rPr>
            <w:rFonts w:ascii="Arial" w:hAnsi="Arial" w:cs="Arial"/>
            <w:sz w:val="20"/>
            <w:szCs w:val="20"/>
            <w:lang w:val="el-GR"/>
            <w:rPrChange w:id="353" w:author="Giannis mougios" w:date="2025-08-29T23:09:00Z">
              <w:rPr>
                <w:rFonts w:ascii="Arial" w:hAnsi="Arial" w:cs="Arial"/>
                <w:sz w:val="20"/>
                <w:szCs w:val="20"/>
              </w:rPr>
            </w:rPrChange>
          </w:rPr>
          <w:t>/</w:t>
        </w:r>
        <w:r w:rsidR="004E2585" w:rsidRPr="004E2585">
          <w:rPr>
            <w:rFonts w:ascii="Arial" w:hAnsi="Arial" w:cs="Arial"/>
            <w:sz w:val="20"/>
            <w:szCs w:val="20"/>
          </w:rPr>
          <w:t>gat</w:t>
        </w:r>
        <w:r w:rsidR="004E2585" w:rsidRPr="004E2585">
          <w:rPr>
            <w:rFonts w:ascii="Arial" w:hAnsi="Arial" w:cs="Arial"/>
            <w:sz w:val="20"/>
            <w:szCs w:val="20"/>
            <w:lang w:val="el-GR"/>
            <w:rPrChange w:id="354" w:author="Giannis mougios" w:date="2025-08-29T23:09:00Z">
              <w:rPr>
                <w:rFonts w:ascii="Arial" w:hAnsi="Arial" w:cs="Arial"/>
                <w:sz w:val="20"/>
                <w:szCs w:val="20"/>
              </w:rPr>
            </w:rPrChange>
          </w:rPr>
          <w:t>.</w:t>
        </w:r>
        <w:r w:rsidR="004E2585" w:rsidRPr="004E2585">
          <w:rPr>
            <w:rFonts w:ascii="Arial" w:hAnsi="Arial" w:cs="Arial"/>
            <w:sz w:val="20"/>
            <w:szCs w:val="20"/>
          </w:rPr>
          <w:t>py</w:t>
        </w:r>
        <w:r w:rsidR="004E2585" w:rsidRPr="004E2585">
          <w:rPr>
            <w:rFonts w:ascii="Arial" w:hAnsi="Arial" w:cs="Arial"/>
            <w:sz w:val="20"/>
            <w:szCs w:val="20"/>
            <w:lang w:val="el-GR"/>
            <w:rPrChange w:id="355" w:author="Giannis mougios" w:date="2025-08-29T23:09:00Z">
              <w:rPr>
                <w:rFonts w:ascii="Arial" w:hAnsi="Arial" w:cs="Arial"/>
                <w:sz w:val="20"/>
                <w:szCs w:val="20"/>
              </w:rPr>
            </w:rPrChange>
          </w:rPr>
          <w:t xml:space="preserve">), η οποία δοκιμάστηκε κυρίως για την αντιμετώπιση της ανισορροπίας μεταξύ θετικών και αρνητικών ακμών. Στο υποκείμενο πρόβλημα </w:t>
        </w:r>
        <w:r w:rsidR="004E2585" w:rsidRPr="004E2585">
          <w:rPr>
            <w:rFonts w:ascii="Arial" w:hAnsi="Arial" w:cs="Arial"/>
            <w:sz w:val="20"/>
            <w:szCs w:val="20"/>
          </w:rPr>
          <w:t>TSP</w:t>
        </w:r>
        <w:r w:rsidR="004E2585" w:rsidRPr="004E2585">
          <w:rPr>
            <w:rFonts w:ascii="Arial" w:hAnsi="Arial" w:cs="Arial"/>
            <w:sz w:val="20"/>
            <w:szCs w:val="20"/>
            <w:lang w:val="el-GR"/>
            <w:rPrChange w:id="356" w:author="Giannis mougios" w:date="2025-08-29T23:09:00Z">
              <w:rPr>
                <w:rFonts w:ascii="Arial" w:hAnsi="Arial" w:cs="Arial"/>
                <w:sz w:val="20"/>
                <w:szCs w:val="20"/>
              </w:rPr>
            </w:rPrChange>
          </w:rPr>
          <w:t xml:space="preserve">, η αναλογία θετικών προς αρνητικές ακμές μειώνεται δραστικά καθώς αυξάνεται ο αριθμός των σημείων. Η </w:t>
        </w:r>
        <w:r w:rsidR="004E2585" w:rsidRPr="004E2585">
          <w:rPr>
            <w:rFonts w:ascii="Arial" w:hAnsi="Arial" w:cs="Arial"/>
            <w:sz w:val="20"/>
            <w:szCs w:val="20"/>
          </w:rPr>
          <w:t>Focal</w:t>
        </w:r>
        <w:r w:rsidR="004E2585" w:rsidRPr="004E2585">
          <w:rPr>
            <w:rFonts w:ascii="Arial" w:hAnsi="Arial" w:cs="Arial"/>
            <w:sz w:val="20"/>
            <w:szCs w:val="20"/>
            <w:lang w:val="el-GR"/>
            <w:rPrChange w:id="357" w:author="Giannis mougios" w:date="2025-08-29T23:09:00Z">
              <w:rPr>
                <w:rFonts w:ascii="Arial" w:hAnsi="Arial" w:cs="Arial"/>
                <w:sz w:val="20"/>
                <w:szCs w:val="20"/>
              </w:rPr>
            </w:rPrChange>
          </w:rPr>
          <w:t xml:space="preserve"> </w:t>
        </w:r>
        <w:r w:rsidR="004E2585" w:rsidRPr="004E2585">
          <w:rPr>
            <w:rFonts w:ascii="Arial" w:hAnsi="Arial" w:cs="Arial"/>
            <w:sz w:val="20"/>
            <w:szCs w:val="20"/>
          </w:rPr>
          <w:t>Loss</w:t>
        </w:r>
        <w:r w:rsidR="004E2585" w:rsidRPr="004E2585">
          <w:rPr>
            <w:rFonts w:ascii="Arial" w:hAnsi="Arial" w:cs="Arial"/>
            <w:sz w:val="20"/>
            <w:szCs w:val="20"/>
            <w:lang w:val="el-GR"/>
            <w:rPrChange w:id="358" w:author="Giannis mougios" w:date="2025-08-29T23:09:00Z">
              <w:rPr>
                <w:rFonts w:ascii="Arial" w:hAnsi="Arial" w:cs="Arial"/>
                <w:sz w:val="20"/>
                <w:szCs w:val="20"/>
              </w:rPr>
            </w:rPrChange>
          </w:rPr>
          <w:t xml:space="preserve"> δίνει προοδευτικά μεγαλύτερη βαρύτητα στα σπάνια θετικά δείγματα, προσπαθώντας να βελτιώσει την εκμάθηση των κρίσιμων ακμών. Παρά τη θεωρητική της δυνατότητα, πειραματικά απέδωσε χειρότερα αποτελέσματα.</w:t>
        </w:r>
      </w:ins>
    </w:p>
    <w:p w14:paraId="03EB6E99" w14:textId="470E947C" w:rsidR="00065F25" w:rsidRPr="006C0EAF" w:rsidDel="005D1CE5" w:rsidRDefault="004E2585">
      <w:pPr>
        <w:spacing w:after="60"/>
        <w:jc w:val="both"/>
        <w:rPr>
          <w:del w:id="359" w:author="Giannis mougios" w:date="2025-08-30T14:15:00Z"/>
          <w:rFonts w:ascii="Arial" w:hAnsi="Arial" w:cs="Arial"/>
          <w:sz w:val="20"/>
          <w:szCs w:val="20"/>
          <w:lang w:val="el-GR"/>
        </w:rPr>
        <w:pPrChange w:id="360" w:author="Giannis mougios" w:date="2025-08-30T14:18:00Z">
          <w:pPr>
            <w:jc w:val="both"/>
          </w:pPr>
        </w:pPrChange>
      </w:pPr>
      <w:ins w:id="361" w:author="Giannis mougios" w:date="2025-08-29T23:09:00Z">
        <w:r w:rsidRPr="004E2585">
          <w:rPr>
            <w:rFonts w:ascii="Arial" w:hAnsi="Arial" w:cs="Arial"/>
            <w:sz w:val="20"/>
            <w:szCs w:val="20"/>
            <w:lang w:val="el-GR"/>
            <w:rPrChange w:id="362" w:author="Giannis mougios" w:date="2025-08-29T23:09:00Z">
              <w:rPr>
                <w:rFonts w:ascii="Arial" w:hAnsi="Arial" w:cs="Arial"/>
                <w:sz w:val="20"/>
                <w:szCs w:val="20"/>
              </w:rPr>
            </w:rPrChange>
          </w:rPr>
          <w:t>Η δεύτερη περίπτωση χρησιμοποιεί την</w:t>
        </w:r>
        <w:r w:rsidRPr="004E2585">
          <w:rPr>
            <w:rFonts w:ascii="Arial" w:hAnsi="Arial" w:cs="Arial"/>
            <w:sz w:val="20"/>
            <w:szCs w:val="20"/>
          </w:rPr>
          <w:t> </w:t>
        </w:r>
        <w:r w:rsidRPr="004E2585">
          <w:rPr>
            <w:rFonts w:ascii="Arial" w:hAnsi="Arial" w:cs="Arial"/>
            <w:b/>
            <w:bCs/>
            <w:sz w:val="20"/>
            <w:szCs w:val="20"/>
          </w:rPr>
          <w:t>BCEWithLogitsLoss</w:t>
        </w:r>
        <w:r w:rsidRPr="004E2585">
          <w:rPr>
            <w:rFonts w:ascii="Arial" w:hAnsi="Arial" w:cs="Arial"/>
            <w:sz w:val="20"/>
            <w:szCs w:val="20"/>
          </w:rPr>
          <w:t> </w:t>
        </w:r>
        <w:r w:rsidRPr="004E2585">
          <w:rPr>
            <w:rFonts w:ascii="Arial" w:hAnsi="Arial" w:cs="Arial"/>
            <w:sz w:val="20"/>
            <w:szCs w:val="20"/>
            <w:lang w:val="el-GR"/>
            <w:rPrChange w:id="363" w:author="Giannis mougios" w:date="2025-08-29T23:09:00Z">
              <w:rPr>
                <w:rFonts w:ascii="Arial" w:hAnsi="Arial" w:cs="Arial"/>
                <w:sz w:val="20"/>
                <w:szCs w:val="20"/>
              </w:rPr>
            </w:rPrChange>
          </w:rPr>
          <w:t xml:space="preserve">της </w:t>
        </w:r>
      </w:ins>
      <w:ins w:id="364" w:author="Giannis mougios" w:date="2025-08-30T14:13:00Z">
        <w:r w:rsidR="005D1CE5">
          <w:rPr>
            <w:rFonts w:ascii="Arial" w:hAnsi="Arial" w:cs="Arial"/>
            <w:sz w:val="20"/>
            <w:szCs w:val="20"/>
            <w:lang w:val="el-GR"/>
          </w:rPr>
          <w:t xml:space="preserve">βιβλιοθήκης </w:t>
        </w:r>
      </w:ins>
      <w:ins w:id="365" w:author="Giannis mougios" w:date="2025-08-29T23:09:00Z">
        <w:r w:rsidRPr="004E2585">
          <w:rPr>
            <w:rFonts w:ascii="Arial" w:hAnsi="Arial" w:cs="Arial"/>
            <w:sz w:val="20"/>
            <w:szCs w:val="20"/>
          </w:rPr>
          <w:t>PyTorch</w:t>
        </w:r>
        <w:r w:rsidRPr="004E2585">
          <w:rPr>
            <w:rFonts w:ascii="Arial" w:hAnsi="Arial" w:cs="Arial"/>
            <w:sz w:val="20"/>
            <w:szCs w:val="20"/>
            <w:lang w:val="el-GR"/>
            <w:rPrChange w:id="366" w:author="Giannis mougios" w:date="2025-08-29T23:09:00Z">
              <w:rPr>
                <w:rFonts w:ascii="Arial" w:hAnsi="Arial" w:cs="Arial"/>
                <w:sz w:val="20"/>
                <w:szCs w:val="20"/>
              </w:rPr>
            </w:rPrChange>
          </w:rPr>
          <w:t xml:space="preserve"> με σταθερό βάρος στις ακμές της βέλτιστης διαδρομής και, στην πράξη, απέδωσε καλύτερα αποτελέσματα όσον αφορά την ανάκληση (</w:t>
        </w:r>
        <w:r w:rsidRPr="004E2585">
          <w:rPr>
            <w:rFonts w:ascii="Arial" w:hAnsi="Arial" w:cs="Arial"/>
            <w:sz w:val="20"/>
            <w:szCs w:val="20"/>
          </w:rPr>
          <w:t>Recall</w:t>
        </w:r>
        <w:r w:rsidRPr="004E2585">
          <w:rPr>
            <w:rFonts w:ascii="Arial" w:hAnsi="Arial" w:cs="Arial"/>
            <w:sz w:val="20"/>
            <w:szCs w:val="20"/>
            <w:lang w:val="el-GR"/>
            <w:rPrChange w:id="367" w:author="Giannis mougios" w:date="2025-08-29T23:09:00Z">
              <w:rPr>
                <w:rFonts w:ascii="Arial" w:hAnsi="Arial" w:cs="Arial"/>
                <w:sz w:val="20"/>
                <w:szCs w:val="20"/>
              </w:rPr>
            </w:rPrChange>
          </w:rPr>
          <w:t xml:space="preserve">) και την </w:t>
        </w:r>
        <w:r w:rsidRPr="004E2585">
          <w:rPr>
            <w:rFonts w:ascii="Arial" w:hAnsi="Arial" w:cs="Arial"/>
            <w:sz w:val="20"/>
            <w:szCs w:val="20"/>
          </w:rPr>
          <w:t>PR</w:t>
        </w:r>
        <w:r w:rsidRPr="004E2585">
          <w:rPr>
            <w:rFonts w:ascii="Arial" w:hAnsi="Arial" w:cs="Arial"/>
            <w:sz w:val="20"/>
            <w:szCs w:val="20"/>
            <w:lang w:val="el-GR"/>
            <w:rPrChange w:id="368" w:author="Giannis mougios" w:date="2025-08-29T23:09:00Z">
              <w:rPr>
                <w:rFonts w:ascii="Arial" w:hAnsi="Arial" w:cs="Arial"/>
                <w:sz w:val="20"/>
                <w:szCs w:val="20"/>
              </w:rPr>
            </w:rPrChange>
          </w:rPr>
          <w:t>-</w:t>
        </w:r>
        <w:r w:rsidRPr="004E2585">
          <w:rPr>
            <w:rFonts w:ascii="Arial" w:hAnsi="Arial" w:cs="Arial"/>
            <w:sz w:val="20"/>
            <w:szCs w:val="20"/>
          </w:rPr>
          <w:t>AUC</w:t>
        </w:r>
        <w:r w:rsidRPr="004E2585">
          <w:rPr>
            <w:rFonts w:ascii="Arial" w:hAnsi="Arial" w:cs="Arial"/>
            <w:sz w:val="20"/>
            <w:szCs w:val="20"/>
            <w:lang w:val="el-GR"/>
            <w:rPrChange w:id="369" w:author="Giannis mougios" w:date="2025-08-29T23:09:00Z">
              <w:rPr>
                <w:rFonts w:ascii="Arial" w:hAnsi="Arial" w:cs="Arial"/>
                <w:sz w:val="20"/>
                <w:szCs w:val="20"/>
              </w:rPr>
            </w:rPrChange>
          </w:rPr>
          <w:t xml:space="preserve">, που έχουν καθοριστική σημασία για το πρόβλημα του </w:t>
        </w:r>
        <w:r w:rsidRPr="004E2585">
          <w:rPr>
            <w:rFonts w:ascii="Arial" w:hAnsi="Arial" w:cs="Arial"/>
            <w:sz w:val="20"/>
            <w:szCs w:val="20"/>
          </w:rPr>
          <w:t>TSP</w:t>
        </w:r>
        <w:r w:rsidRPr="004E2585">
          <w:rPr>
            <w:rFonts w:ascii="Arial" w:hAnsi="Arial" w:cs="Arial"/>
            <w:sz w:val="20"/>
            <w:szCs w:val="20"/>
            <w:lang w:val="el-GR"/>
            <w:rPrChange w:id="370" w:author="Giannis mougios" w:date="2025-08-29T23:09:00Z">
              <w:rPr>
                <w:rFonts w:ascii="Arial" w:hAnsi="Arial" w:cs="Arial"/>
                <w:sz w:val="20"/>
                <w:szCs w:val="20"/>
              </w:rPr>
            </w:rPrChange>
          </w:rPr>
          <w:t>.</w:t>
        </w:r>
      </w:ins>
      <w:commentRangeStart w:id="371"/>
      <w:commentRangeStart w:id="372"/>
      <w:del w:id="373" w:author="Giannis mougios" w:date="2025-08-29T23:09:00Z">
        <w:r w:rsidR="00065F25" w:rsidRPr="00065F25" w:rsidDel="004E2585">
          <w:rPr>
            <w:rFonts w:ascii="Arial" w:hAnsi="Arial" w:cs="Arial"/>
            <w:sz w:val="20"/>
            <w:szCs w:val="20"/>
            <w:lang w:val="el-GR"/>
          </w:rPr>
          <w:delText>Η πρώτη περίπτωση χρησιμοποιεί την</w:delText>
        </w:r>
        <w:r w:rsidR="00065F25" w:rsidRPr="00065F25" w:rsidDel="004E2585">
          <w:rPr>
            <w:rFonts w:ascii="Arial" w:hAnsi="Arial" w:cs="Arial"/>
            <w:sz w:val="20"/>
            <w:szCs w:val="20"/>
          </w:rPr>
          <w:delText> </w:delText>
        </w:r>
        <w:r w:rsidR="00065F25" w:rsidRPr="00065F25" w:rsidDel="004E2585">
          <w:rPr>
            <w:rFonts w:ascii="Arial" w:hAnsi="Arial" w:cs="Arial"/>
            <w:b/>
            <w:bCs/>
            <w:sz w:val="20"/>
            <w:szCs w:val="20"/>
          </w:rPr>
          <w:delText>Focal</w:delText>
        </w:r>
        <w:r w:rsidR="00065F25" w:rsidRPr="00065F25" w:rsidDel="004E2585">
          <w:rPr>
            <w:rFonts w:ascii="Arial" w:hAnsi="Arial" w:cs="Arial"/>
            <w:b/>
            <w:bCs/>
            <w:sz w:val="20"/>
            <w:szCs w:val="20"/>
            <w:lang w:val="el-GR"/>
          </w:rPr>
          <w:delText xml:space="preserve"> </w:delText>
        </w:r>
        <w:r w:rsidR="00065F25" w:rsidRPr="00065F25" w:rsidDel="004E2585">
          <w:rPr>
            <w:rFonts w:ascii="Arial" w:hAnsi="Arial" w:cs="Arial"/>
            <w:b/>
            <w:bCs/>
            <w:sz w:val="20"/>
            <w:szCs w:val="20"/>
          </w:rPr>
          <w:delText>Loss</w:delText>
        </w:r>
        <w:r w:rsidR="00065F25" w:rsidRPr="00065F25" w:rsidDel="004E2585">
          <w:rPr>
            <w:rFonts w:ascii="Arial" w:hAnsi="Arial" w:cs="Arial"/>
            <w:sz w:val="20"/>
            <w:szCs w:val="20"/>
            <w:lang w:val="el-GR"/>
          </w:rPr>
          <w:delText>(υλοποιημένη στο αρχείο</w:delText>
        </w:r>
        <w:r w:rsidR="00065F25" w:rsidRPr="00065F25" w:rsidDel="004E2585">
          <w:rPr>
            <w:rFonts w:ascii="Arial" w:hAnsi="Arial" w:cs="Arial"/>
            <w:sz w:val="20"/>
            <w:szCs w:val="20"/>
          </w:rPr>
          <w:delText> tsp</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hybrid</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solver</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gnn</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gat</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py</w:delText>
        </w:r>
        <w:r w:rsidR="00065F25" w:rsidRPr="00065F25" w:rsidDel="004E2585">
          <w:rPr>
            <w:rFonts w:ascii="Arial" w:hAnsi="Arial" w:cs="Arial"/>
            <w:sz w:val="20"/>
            <w:szCs w:val="20"/>
            <w:lang w:val="el-GR"/>
          </w:rPr>
          <w:delText>), ενώ η δεύτερη την</w:delText>
        </w:r>
        <w:r w:rsidR="00065F25" w:rsidRPr="00065F25" w:rsidDel="004E2585">
          <w:rPr>
            <w:rFonts w:ascii="Arial" w:hAnsi="Arial" w:cs="Arial"/>
            <w:sz w:val="20"/>
            <w:szCs w:val="20"/>
          </w:rPr>
          <w:delText> BCEWithLogitsLos</w:delText>
        </w:r>
        <w:r w:rsidR="00065F25" w:rsidRPr="00065F25" w:rsidDel="004E2585">
          <w:rPr>
            <w:rFonts w:ascii="Arial" w:hAnsi="Arial" w:cs="Arial"/>
            <w:b/>
            <w:bCs/>
            <w:sz w:val="20"/>
            <w:szCs w:val="20"/>
          </w:rPr>
          <w:delText>s</w:delText>
        </w:r>
        <w:r w:rsidR="00065F25" w:rsidRPr="00065F25" w:rsidDel="004E2585">
          <w:rPr>
            <w:rFonts w:ascii="Arial" w:hAnsi="Arial" w:cs="Arial"/>
            <w:sz w:val="20"/>
            <w:szCs w:val="20"/>
          </w:rPr>
          <w:delText> </w:delText>
        </w:r>
        <w:r w:rsidR="00065F25" w:rsidRPr="00065F25" w:rsidDel="004E2585">
          <w:rPr>
            <w:rFonts w:ascii="Arial" w:hAnsi="Arial" w:cs="Arial"/>
            <w:sz w:val="20"/>
            <w:szCs w:val="20"/>
            <w:lang w:val="el-GR"/>
          </w:rPr>
          <w:delText xml:space="preserve">της βιβλιοθήκης </w:delText>
        </w:r>
        <w:r w:rsidR="00065F25" w:rsidRPr="00065F25" w:rsidDel="004E2585">
          <w:rPr>
            <w:rFonts w:ascii="Arial" w:hAnsi="Arial" w:cs="Arial"/>
            <w:sz w:val="20"/>
            <w:szCs w:val="20"/>
          </w:rPr>
          <w:delText>PyTorch</w:delText>
        </w:r>
        <w:r w:rsidR="00065F25" w:rsidRPr="00065F25" w:rsidDel="004E2585">
          <w:rPr>
            <w:rFonts w:ascii="Arial" w:hAnsi="Arial" w:cs="Arial"/>
            <w:sz w:val="20"/>
            <w:szCs w:val="20"/>
            <w:lang w:val="el-GR"/>
          </w:rPr>
          <w:delText>.</w:delText>
        </w:r>
        <w:commentRangeEnd w:id="371"/>
        <w:r w:rsidR="006C0EAF" w:rsidDel="004E2585">
          <w:rPr>
            <w:rStyle w:val="CommentReference"/>
          </w:rPr>
          <w:commentReference w:id="371"/>
        </w:r>
        <w:commentRangeEnd w:id="372"/>
        <w:r w:rsidDel="004E2585">
          <w:rPr>
            <w:rStyle w:val="CommentReference"/>
          </w:rPr>
          <w:commentReference w:id="372"/>
        </w:r>
      </w:del>
    </w:p>
    <w:p w14:paraId="79FE9854" w14:textId="77777777" w:rsidR="00065F25" w:rsidRPr="00065F25" w:rsidDel="005D1CE5" w:rsidRDefault="00065F25">
      <w:pPr>
        <w:spacing w:after="60"/>
        <w:rPr>
          <w:del w:id="374" w:author="Giannis mougios" w:date="2025-08-30T14:15:00Z"/>
          <w:rFonts w:ascii="Arial" w:hAnsi="Arial" w:cs="Arial"/>
          <w:sz w:val="20"/>
          <w:szCs w:val="20"/>
          <w:lang w:val="el-GR"/>
        </w:rPr>
        <w:pPrChange w:id="375" w:author="Giannis mougios" w:date="2025-08-30T14:18:00Z">
          <w:pPr/>
        </w:pPrChange>
      </w:pPr>
    </w:p>
    <w:p w14:paraId="3726C9EC" w14:textId="77777777" w:rsidR="00065F25" w:rsidRPr="00065F25" w:rsidRDefault="00065F25">
      <w:pPr>
        <w:spacing w:after="60"/>
        <w:jc w:val="both"/>
        <w:rPr>
          <w:rFonts w:ascii="Arial" w:hAnsi="Arial" w:cs="Arial"/>
          <w:sz w:val="20"/>
          <w:szCs w:val="20"/>
          <w:lang w:val="el-GR"/>
        </w:rPr>
        <w:pPrChange w:id="376" w:author="Giannis mougios" w:date="2025-08-30T14:18:00Z">
          <w:pPr>
            <w:jc w:val="both"/>
          </w:pPr>
        </w:pPrChange>
      </w:pPr>
      <w:del w:id="377" w:author="Giannis mougios" w:date="2025-08-30T14:15:00Z">
        <w:r w:rsidRPr="00065F25" w:rsidDel="005D1CE5">
          <w:rPr>
            <w:rFonts w:ascii="Arial" w:hAnsi="Arial" w:cs="Arial"/>
            <w:sz w:val="20"/>
            <w:szCs w:val="20"/>
            <w:lang w:val="el-GR"/>
          </w:rPr>
          <w:delText>πίνακας 1</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pPr>
              <w:spacing w:after="60"/>
              <w:jc w:val="both"/>
              <w:rPr>
                <w:rFonts w:ascii="Arial" w:hAnsi="Arial" w:cs="Arial"/>
                <w:b/>
                <w:bCs/>
                <w:sz w:val="20"/>
                <w:szCs w:val="20"/>
                <w:lang w:val="el-GR"/>
              </w:rPr>
              <w:pPrChange w:id="378" w:author="Giannis mougios" w:date="2025-08-30T14:17:00Z">
                <w:pPr>
                  <w:jc w:val="both"/>
                </w:pPr>
              </w:pPrChange>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pPr>
              <w:spacing w:after="60"/>
              <w:jc w:val="both"/>
              <w:rPr>
                <w:rFonts w:ascii="Arial" w:hAnsi="Arial" w:cs="Arial"/>
                <w:b/>
                <w:bCs/>
                <w:sz w:val="20"/>
                <w:szCs w:val="20"/>
              </w:rPr>
              <w:pPrChange w:id="379" w:author="Giannis mougios" w:date="2025-08-30T14:17:00Z">
                <w:pPr>
                  <w:jc w:val="both"/>
                </w:pPr>
              </w:pPrChange>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pPr>
              <w:spacing w:after="60"/>
              <w:jc w:val="both"/>
              <w:rPr>
                <w:rFonts w:ascii="Arial" w:hAnsi="Arial" w:cs="Arial"/>
                <w:b/>
                <w:bCs/>
                <w:sz w:val="20"/>
                <w:szCs w:val="20"/>
              </w:rPr>
              <w:pPrChange w:id="380" w:author="Giannis mougios" w:date="2025-08-30T14:17:00Z">
                <w:pPr>
                  <w:jc w:val="both"/>
                </w:pPr>
              </w:pPrChange>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pPr>
              <w:spacing w:after="60"/>
              <w:jc w:val="both"/>
              <w:rPr>
                <w:rFonts w:ascii="Arial" w:hAnsi="Arial" w:cs="Arial"/>
                <w:sz w:val="20"/>
                <w:szCs w:val="20"/>
              </w:rPr>
              <w:pPrChange w:id="381" w:author="Giannis mougios" w:date="2025-08-30T14:17:00Z">
                <w:pPr>
                  <w:jc w:val="both"/>
                </w:pPr>
              </w:pPrChange>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pPr>
              <w:spacing w:after="60"/>
              <w:jc w:val="both"/>
              <w:rPr>
                <w:rFonts w:ascii="Arial" w:hAnsi="Arial" w:cs="Arial"/>
                <w:sz w:val="20"/>
                <w:szCs w:val="20"/>
              </w:rPr>
              <w:pPrChange w:id="382" w:author="Giannis mougios" w:date="2025-08-30T14:17:00Z">
                <w:pPr>
                  <w:jc w:val="both"/>
                </w:pPr>
              </w:pPrChange>
            </w:pPr>
            <w:r w:rsidRPr="00065F25">
              <w:rPr>
                <w:rFonts w:ascii="Arial" w:hAnsi="Arial" w:cs="Arial"/>
                <w:sz w:val="20"/>
                <w:szCs w:val="20"/>
              </w:rPr>
              <w:t>0.0078</w:t>
            </w:r>
          </w:p>
        </w:tc>
        <w:tc>
          <w:tcPr>
            <w:tcW w:w="0" w:type="auto"/>
            <w:vAlign w:val="center"/>
            <w:hideMark/>
          </w:tcPr>
          <w:p w14:paraId="65136F93" w14:textId="77777777" w:rsidR="00065F25" w:rsidRPr="00065F25" w:rsidRDefault="00065F25">
            <w:pPr>
              <w:spacing w:after="60"/>
              <w:jc w:val="both"/>
              <w:rPr>
                <w:rFonts w:ascii="Arial" w:hAnsi="Arial" w:cs="Arial"/>
                <w:sz w:val="20"/>
                <w:szCs w:val="20"/>
              </w:rPr>
              <w:pPrChange w:id="383" w:author="Giannis mougios" w:date="2025-08-30T14:17:00Z">
                <w:pPr>
                  <w:jc w:val="both"/>
                </w:pPr>
              </w:pPrChange>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pPr>
              <w:spacing w:after="60"/>
              <w:jc w:val="both"/>
              <w:rPr>
                <w:rFonts w:ascii="Arial" w:hAnsi="Arial" w:cs="Arial"/>
                <w:sz w:val="20"/>
                <w:szCs w:val="20"/>
              </w:rPr>
              <w:pPrChange w:id="384" w:author="Giannis mougios" w:date="2025-08-30T14:17:00Z">
                <w:pPr>
                  <w:jc w:val="both"/>
                </w:pPr>
              </w:pPrChange>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pPr>
              <w:spacing w:after="60"/>
              <w:jc w:val="both"/>
              <w:rPr>
                <w:rFonts w:ascii="Arial" w:hAnsi="Arial" w:cs="Arial"/>
                <w:sz w:val="20"/>
                <w:szCs w:val="20"/>
              </w:rPr>
              <w:pPrChange w:id="385" w:author="Giannis mougios" w:date="2025-08-30T14:17:00Z">
                <w:pPr>
                  <w:jc w:val="both"/>
                </w:pPr>
              </w:pPrChange>
            </w:pPr>
            <w:r w:rsidRPr="00065F25">
              <w:rPr>
                <w:rFonts w:ascii="Arial" w:hAnsi="Arial" w:cs="Arial"/>
                <w:sz w:val="20"/>
                <w:szCs w:val="20"/>
              </w:rPr>
              <w:t>69.94%</w:t>
            </w:r>
          </w:p>
        </w:tc>
        <w:tc>
          <w:tcPr>
            <w:tcW w:w="0" w:type="auto"/>
            <w:vAlign w:val="center"/>
            <w:hideMark/>
          </w:tcPr>
          <w:p w14:paraId="6841E0A5" w14:textId="77777777" w:rsidR="00065F25" w:rsidRPr="00065F25" w:rsidRDefault="00065F25">
            <w:pPr>
              <w:spacing w:after="60"/>
              <w:jc w:val="both"/>
              <w:rPr>
                <w:rFonts w:ascii="Arial" w:hAnsi="Arial" w:cs="Arial"/>
                <w:sz w:val="20"/>
                <w:szCs w:val="20"/>
              </w:rPr>
              <w:pPrChange w:id="386" w:author="Giannis mougios" w:date="2025-08-30T14:17:00Z">
                <w:pPr>
                  <w:jc w:val="both"/>
                </w:pPr>
              </w:pPrChange>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pPr>
              <w:spacing w:after="60"/>
              <w:jc w:val="both"/>
              <w:rPr>
                <w:rFonts w:ascii="Arial" w:hAnsi="Arial" w:cs="Arial"/>
                <w:sz w:val="20"/>
                <w:szCs w:val="20"/>
              </w:rPr>
              <w:pPrChange w:id="387" w:author="Giannis mougios" w:date="2025-08-30T14:17:00Z">
                <w:pPr>
                  <w:jc w:val="both"/>
                </w:pPr>
              </w:pPrChange>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pPr>
              <w:spacing w:after="60"/>
              <w:jc w:val="both"/>
              <w:rPr>
                <w:rFonts w:ascii="Arial" w:hAnsi="Arial" w:cs="Arial"/>
                <w:sz w:val="20"/>
                <w:szCs w:val="20"/>
              </w:rPr>
              <w:pPrChange w:id="388" w:author="Giannis mougios" w:date="2025-08-30T14:17:00Z">
                <w:pPr>
                  <w:jc w:val="both"/>
                </w:pPr>
              </w:pPrChange>
            </w:pPr>
            <w:r w:rsidRPr="00065F25">
              <w:rPr>
                <w:rFonts w:ascii="Arial" w:hAnsi="Arial" w:cs="Arial"/>
                <w:sz w:val="20"/>
                <w:szCs w:val="20"/>
              </w:rPr>
              <w:t>36.49%</w:t>
            </w:r>
          </w:p>
        </w:tc>
        <w:tc>
          <w:tcPr>
            <w:tcW w:w="0" w:type="auto"/>
            <w:vAlign w:val="center"/>
            <w:hideMark/>
          </w:tcPr>
          <w:p w14:paraId="7E18F59E" w14:textId="77777777" w:rsidR="00065F25" w:rsidRPr="005D1CE5" w:rsidRDefault="00065F25">
            <w:pPr>
              <w:spacing w:after="60"/>
              <w:jc w:val="both"/>
              <w:rPr>
                <w:rFonts w:ascii="Arial" w:hAnsi="Arial" w:cs="Arial"/>
                <w:b/>
                <w:bCs/>
                <w:sz w:val="20"/>
                <w:szCs w:val="20"/>
                <w:rPrChange w:id="389" w:author="Giannis mougios" w:date="2025-08-30T14:14:00Z">
                  <w:rPr>
                    <w:rFonts w:ascii="Arial" w:hAnsi="Arial" w:cs="Arial"/>
                    <w:sz w:val="20"/>
                    <w:szCs w:val="20"/>
                  </w:rPr>
                </w:rPrChange>
              </w:rPr>
              <w:pPrChange w:id="390" w:author="Giannis mougios" w:date="2025-08-30T14:17:00Z">
                <w:pPr>
                  <w:jc w:val="both"/>
                </w:pPr>
              </w:pPrChange>
            </w:pPr>
            <w:r w:rsidRPr="005D1CE5">
              <w:rPr>
                <w:rFonts w:ascii="Arial" w:hAnsi="Arial" w:cs="Arial"/>
                <w:b/>
                <w:bCs/>
                <w:sz w:val="20"/>
                <w:szCs w:val="20"/>
                <w:rPrChange w:id="391" w:author="Giannis mougios" w:date="2025-08-30T14:14:00Z">
                  <w:rPr>
                    <w:rFonts w:ascii="Arial" w:hAnsi="Arial" w:cs="Arial"/>
                    <w:sz w:val="20"/>
                    <w:szCs w:val="20"/>
                  </w:rPr>
                </w:rPrChange>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pPr>
              <w:spacing w:after="60"/>
              <w:jc w:val="both"/>
              <w:rPr>
                <w:rFonts w:ascii="Arial" w:hAnsi="Arial" w:cs="Arial"/>
                <w:sz w:val="20"/>
                <w:szCs w:val="20"/>
              </w:rPr>
              <w:pPrChange w:id="392" w:author="Giannis mougios" w:date="2025-08-30T14:17:00Z">
                <w:pPr>
                  <w:jc w:val="both"/>
                </w:pPr>
              </w:pPrChange>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pPr>
              <w:spacing w:after="60"/>
              <w:jc w:val="both"/>
              <w:rPr>
                <w:rFonts w:ascii="Arial" w:hAnsi="Arial" w:cs="Arial"/>
                <w:sz w:val="20"/>
                <w:szCs w:val="20"/>
              </w:rPr>
              <w:pPrChange w:id="393" w:author="Giannis mougios" w:date="2025-08-30T14:17:00Z">
                <w:pPr>
                  <w:jc w:val="both"/>
                </w:pPr>
              </w:pPrChange>
            </w:pPr>
            <w:r w:rsidRPr="00065F25">
              <w:rPr>
                <w:rFonts w:ascii="Arial" w:hAnsi="Arial" w:cs="Arial"/>
                <w:sz w:val="20"/>
                <w:szCs w:val="20"/>
              </w:rPr>
              <w:t>0.9384</w:t>
            </w:r>
          </w:p>
        </w:tc>
        <w:tc>
          <w:tcPr>
            <w:tcW w:w="0" w:type="auto"/>
            <w:vAlign w:val="center"/>
            <w:hideMark/>
          </w:tcPr>
          <w:p w14:paraId="7A4F4FEF" w14:textId="77777777" w:rsidR="00065F25" w:rsidRPr="00065F25" w:rsidRDefault="00065F25">
            <w:pPr>
              <w:spacing w:after="60"/>
              <w:jc w:val="both"/>
              <w:rPr>
                <w:rFonts w:ascii="Arial" w:hAnsi="Arial" w:cs="Arial"/>
                <w:sz w:val="20"/>
                <w:szCs w:val="20"/>
              </w:rPr>
              <w:pPrChange w:id="394" w:author="Giannis mougios" w:date="2025-08-30T14:17:00Z">
                <w:pPr>
                  <w:jc w:val="both"/>
                </w:pPr>
              </w:pPrChange>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pPr>
              <w:spacing w:after="60"/>
              <w:jc w:val="both"/>
              <w:rPr>
                <w:rFonts w:ascii="Arial" w:hAnsi="Arial" w:cs="Arial"/>
                <w:sz w:val="20"/>
                <w:szCs w:val="20"/>
              </w:rPr>
              <w:pPrChange w:id="395" w:author="Giannis mougios" w:date="2025-08-30T14:17:00Z">
                <w:pPr>
                  <w:jc w:val="both"/>
                </w:pPr>
              </w:pPrChange>
            </w:pPr>
            <w:r w:rsidRPr="00065F25">
              <w:rPr>
                <w:rFonts w:ascii="Arial" w:hAnsi="Arial" w:cs="Arial"/>
                <w:sz w:val="20"/>
                <w:szCs w:val="20"/>
              </w:rPr>
              <w:t>PR-AUC</w:t>
            </w:r>
          </w:p>
        </w:tc>
        <w:tc>
          <w:tcPr>
            <w:tcW w:w="0" w:type="auto"/>
            <w:vAlign w:val="center"/>
            <w:hideMark/>
          </w:tcPr>
          <w:p w14:paraId="3582C537" w14:textId="77777777" w:rsidR="00065F25" w:rsidRPr="00065F25" w:rsidRDefault="00065F25">
            <w:pPr>
              <w:spacing w:after="60"/>
              <w:jc w:val="both"/>
              <w:rPr>
                <w:rFonts w:ascii="Arial" w:hAnsi="Arial" w:cs="Arial"/>
                <w:sz w:val="20"/>
                <w:szCs w:val="20"/>
              </w:rPr>
              <w:pPrChange w:id="396" w:author="Giannis mougios" w:date="2025-08-30T14:17:00Z">
                <w:pPr>
                  <w:jc w:val="both"/>
                </w:pPr>
              </w:pPrChange>
            </w:pPr>
            <w:r w:rsidRPr="00065F25">
              <w:rPr>
                <w:rFonts w:ascii="Arial" w:hAnsi="Arial" w:cs="Arial"/>
                <w:sz w:val="20"/>
                <w:szCs w:val="20"/>
              </w:rPr>
              <w:t>0.5789</w:t>
            </w:r>
          </w:p>
        </w:tc>
        <w:tc>
          <w:tcPr>
            <w:tcW w:w="0" w:type="auto"/>
            <w:vAlign w:val="center"/>
            <w:hideMark/>
          </w:tcPr>
          <w:p w14:paraId="74D4B15C" w14:textId="77777777" w:rsidR="00065F25" w:rsidRPr="00065F25" w:rsidRDefault="00065F25">
            <w:pPr>
              <w:keepNext/>
              <w:spacing w:after="60"/>
              <w:jc w:val="both"/>
              <w:rPr>
                <w:rFonts w:ascii="Arial" w:hAnsi="Arial" w:cs="Arial"/>
                <w:sz w:val="20"/>
                <w:szCs w:val="20"/>
              </w:rPr>
              <w:pPrChange w:id="397" w:author="Giannis mougios" w:date="2025-08-30T14:17:00Z">
                <w:pPr>
                  <w:jc w:val="both"/>
                </w:pPr>
              </w:pPrChange>
            </w:pPr>
            <w:r w:rsidRPr="00065F25">
              <w:rPr>
                <w:rFonts w:ascii="Arial" w:hAnsi="Arial" w:cs="Arial"/>
                <w:sz w:val="20"/>
                <w:szCs w:val="20"/>
              </w:rPr>
              <w:t>0.5487</w:t>
            </w:r>
          </w:p>
        </w:tc>
      </w:tr>
    </w:tbl>
    <w:p w14:paraId="374A4ED1" w14:textId="66BF00E2" w:rsidR="00065F25" w:rsidRPr="005D1CE5" w:rsidRDefault="005D1CE5">
      <w:pPr>
        <w:spacing w:after="120"/>
        <w:jc w:val="both"/>
        <w:rPr>
          <w:rFonts w:ascii="Arial" w:hAnsi="Arial" w:cs="Arial"/>
          <w:b/>
          <w:bCs/>
          <w:sz w:val="18"/>
          <w:szCs w:val="18"/>
          <w:lang w:val="el-GR"/>
          <w:rPrChange w:id="398" w:author="Giannis mougios" w:date="2025-08-30T14:17:00Z">
            <w:rPr>
              <w:rFonts w:ascii="Arial" w:hAnsi="Arial" w:cs="Arial"/>
              <w:sz w:val="20"/>
              <w:szCs w:val="20"/>
            </w:rPr>
          </w:rPrChange>
        </w:rPr>
        <w:pPrChange w:id="399" w:author="Giannis mougios" w:date="2025-08-30T14:18:00Z">
          <w:pPr>
            <w:jc w:val="both"/>
          </w:pPr>
        </w:pPrChange>
      </w:pPr>
      <w:r w:rsidRPr="005D1CE5">
        <w:rPr>
          <w:rFonts w:ascii="Arial" w:hAnsi="Arial" w:cs="Arial"/>
          <w:b/>
          <w:bCs/>
          <w:sz w:val="18"/>
          <w:szCs w:val="18"/>
          <w:lang w:val="el-GR"/>
          <w:rPrChange w:id="400" w:author="Giannis mougios" w:date="2025-08-30T14:17:00Z">
            <w:rPr>
              <w:lang w:val="el-GR"/>
            </w:rPr>
          </w:rPrChange>
        </w:rPr>
        <w:t>Πίνακας 4.4: Μέτρα απόδοσης με συνάρτηση κόστους F</w:t>
      </w:r>
      <w:r w:rsidRPr="005D1CE5">
        <w:rPr>
          <w:rFonts w:ascii="Arial" w:hAnsi="Arial" w:cs="Arial"/>
          <w:b/>
          <w:bCs/>
          <w:sz w:val="18"/>
          <w:szCs w:val="18"/>
          <w:rPrChange w:id="401" w:author="Giannis mougios" w:date="2025-08-30T14:17:00Z">
            <w:rPr/>
          </w:rPrChange>
        </w:rPr>
        <w:t>ocalLoss</w:t>
      </w:r>
      <w:del w:id="402" w:author="Giannis mougios" w:date="2025-08-30T14:15:00Z">
        <w:r w:rsidR="00065F25" w:rsidRPr="005D1CE5" w:rsidDel="005D1CE5">
          <w:rPr>
            <w:rFonts w:ascii="Arial" w:hAnsi="Arial" w:cs="Arial"/>
            <w:b/>
            <w:bCs/>
            <w:sz w:val="18"/>
            <w:szCs w:val="18"/>
            <w:lang w:val="el-GR"/>
            <w:rPrChange w:id="403" w:author="Giannis mougios" w:date="2025-08-30T14:17:00Z">
              <w:rPr>
                <w:rFonts w:ascii="Arial" w:hAnsi="Arial" w:cs="Arial"/>
                <w:sz w:val="20"/>
                <w:szCs w:val="20"/>
                <w:lang w:val="el-GR"/>
              </w:rPr>
            </w:rPrChange>
          </w:rPr>
          <w:delText>πίνακας 2</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lang w:val="el-GR"/>
              </w:rPr>
              <w:t>Δείκτης Απόδοσης</w:t>
            </w:r>
          </w:p>
        </w:tc>
        <w:tc>
          <w:tcPr>
            <w:tcW w:w="0" w:type="auto"/>
            <w:vAlign w:val="center"/>
            <w:hideMark/>
          </w:tcPr>
          <w:p w14:paraId="007C42C2"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5D1CE5" w:rsidRDefault="00065F25" w:rsidP="0097324E">
            <w:pPr>
              <w:jc w:val="both"/>
              <w:rPr>
                <w:rFonts w:ascii="Arial" w:hAnsi="Arial" w:cs="Arial"/>
                <w:b/>
                <w:bCs/>
                <w:sz w:val="20"/>
                <w:szCs w:val="20"/>
                <w:rPrChange w:id="404" w:author="Giannis mougios" w:date="2025-08-30T14:14:00Z">
                  <w:rPr>
                    <w:rFonts w:ascii="Arial" w:hAnsi="Arial" w:cs="Arial"/>
                    <w:sz w:val="20"/>
                    <w:szCs w:val="20"/>
                  </w:rPr>
                </w:rPrChange>
              </w:rPr>
            </w:pPr>
            <w:r w:rsidRPr="005D1CE5">
              <w:rPr>
                <w:rFonts w:ascii="Arial" w:hAnsi="Arial" w:cs="Arial"/>
                <w:b/>
                <w:bCs/>
                <w:sz w:val="20"/>
                <w:szCs w:val="20"/>
                <w:lang w:val="el-GR"/>
                <w:rPrChange w:id="405" w:author="Giannis mougios" w:date="2025-08-30T14:14:00Z">
                  <w:rPr>
                    <w:rFonts w:ascii="Arial" w:hAnsi="Arial" w:cs="Arial"/>
                    <w:sz w:val="20"/>
                    <w:szCs w:val="20"/>
                    <w:lang w:val="el-GR"/>
                  </w:rPr>
                </w:rPrChange>
              </w:rPr>
              <w:t>62.26</w:t>
            </w:r>
            <w:r w:rsidRPr="005D1CE5">
              <w:rPr>
                <w:rFonts w:ascii="Arial" w:hAnsi="Arial" w:cs="Arial"/>
                <w:b/>
                <w:bCs/>
                <w:sz w:val="20"/>
                <w:szCs w:val="20"/>
                <w:rPrChange w:id="406" w:author="Giannis mougios" w:date="2025-08-30T14:14:00Z">
                  <w:rPr>
                    <w:rFonts w:ascii="Arial" w:hAnsi="Arial" w:cs="Arial"/>
                    <w:sz w:val="20"/>
                    <w:szCs w:val="20"/>
                  </w:rPr>
                </w:rPrChange>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pPr>
              <w:keepNext/>
              <w:jc w:val="both"/>
              <w:rPr>
                <w:rFonts w:ascii="Arial" w:hAnsi="Arial" w:cs="Arial"/>
                <w:sz w:val="20"/>
                <w:szCs w:val="20"/>
                <w:lang w:val="el-GR"/>
              </w:rPr>
              <w:pPrChange w:id="407" w:author="Giannis mougios" w:date="2025-08-30T14:19:00Z">
                <w:pPr>
                  <w:jc w:val="both"/>
                </w:pPr>
              </w:pPrChange>
            </w:pPr>
            <w:r w:rsidRPr="00065F25">
              <w:rPr>
                <w:rFonts w:ascii="Arial" w:hAnsi="Arial" w:cs="Arial"/>
                <w:sz w:val="20"/>
                <w:szCs w:val="20"/>
              </w:rPr>
              <w:t>0.5</w:t>
            </w:r>
            <w:r w:rsidRPr="00065F25">
              <w:rPr>
                <w:rFonts w:ascii="Arial" w:hAnsi="Arial" w:cs="Arial"/>
                <w:sz w:val="20"/>
                <w:szCs w:val="20"/>
                <w:lang w:val="el-GR"/>
              </w:rPr>
              <w:t>507</w:t>
            </w:r>
          </w:p>
        </w:tc>
      </w:tr>
    </w:tbl>
    <w:p w14:paraId="55AC8DAB" w14:textId="3B0ED234" w:rsidR="004D1B67" w:rsidRPr="0048718C" w:rsidRDefault="0048718C">
      <w:pPr>
        <w:pStyle w:val="Caption"/>
        <w:spacing w:after="120"/>
        <w:rPr>
          <w:ins w:id="408" w:author="Gregory Koronakos" w:date="2025-08-28T20:56:00Z"/>
          <w:rFonts w:ascii="Arial" w:hAnsi="Arial" w:cs="Arial"/>
          <w:b/>
          <w:bCs/>
          <w:sz w:val="20"/>
          <w:szCs w:val="20"/>
          <w:lang w:val="el-GR"/>
          <w:rPrChange w:id="409" w:author="Giannis mougios" w:date="2025-08-30T14:19:00Z">
            <w:rPr>
              <w:ins w:id="410" w:author="Gregory Koronakos" w:date="2025-08-28T20:56:00Z"/>
              <w:rFonts w:ascii="Arial" w:hAnsi="Arial" w:cs="Arial"/>
              <w:sz w:val="20"/>
              <w:szCs w:val="20"/>
              <w:lang w:val="el-GR"/>
            </w:rPr>
          </w:rPrChange>
        </w:rPr>
        <w:pPrChange w:id="411" w:author="Giannis mougios" w:date="2025-08-30T14:20:00Z">
          <w:pPr>
            <w:spacing w:after="60"/>
            <w:jc w:val="both"/>
          </w:pPr>
        </w:pPrChange>
      </w:pPr>
      <w:ins w:id="412" w:author="Giannis mougios" w:date="2025-08-30T14:19:00Z">
        <w:r w:rsidRPr="0048718C">
          <w:rPr>
            <w:rFonts w:ascii="Arial" w:hAnsi="Arial" w:cs="Arial"/>
            <w:b/>
            <w:bCs/>
            <w:i w:val="0"/>
            <w:iCs w:val="0"/>
            <w:color w:val="auto"/>
            <w:lang w:val="el-GR"/>
            <w:rPrChange w:id="413" w:author="Giannis mougios" w:date="2025-08-30T14:19:00Z">
              <w:rPr>
                <w:i/>
                <w:iCs/>
              </w:rPr>
            </w:rPrChange>
          </w:rPr>
          <w:t>Πίνακας 4.5:</w:t>
        </w:r>
        <w:r w:rsidRPr="0048718C">
          <w:rPr>
            <w:rFonts w:ascii="Arial" w:hAnsi="Arial" w:cs="Arial"/>
            <w:b/>
            <w:bCs/>
            <w:i w:val="0"/>
            <w:iCs w:val="0"/>
            <w:color w:val="auto"/>
            <w:lang w:val="el-GR"/>
            <w:rPrChange w:id="414" w:author="Giannis mougios" w:date="2025-08-30T14:19:00Z">
              <w:rPr>
                <w:i/>
                <w:iCs/>
                <w:lang w:val="el-GR"/>
              </w:rPr>
            </w:rPrChange>
          </w:rPr>
          <w:t xml:space="preserve"> Μέτρα απόδοσης με συνάρτηση κόστους </w:t>
        </w:r>
        <w:r w:rsidRPr="0048718C">
          <w:rPr>
            <w:rFonts w:ascii="Arial" w:hAnsi="Arial" w:cs="Arial"/>
            <w:b/>
            <w:bCs/>
            <w:i w:val="0"/>
            <w:iCs w:val="0"/>
            <w:color w:val="auto"/>
            <w:rPrChange w:id="415" w:author="Giannis mougios" w:date="2025-08-30T14:19:00Z">
              <w:rPr>
                <w:i/>
                <w:iCs/>
              </w:rPr>
            </w:rPrChange>
          </w:rPr>
          <w:t>BCEWithLogitsLoss</w:t>
        </w:r>
      </w:ins>
    </w:p>
    <w:p w14:paraId="64A27A4F" w14:textId="561E7E57" w:rsidR="005C07DF" w:rsidRDefault="00065F25" w:rsidP="0097324E">
      <w:pPr>
        <w:spacing w:after="60"/>
        <w:jc w:val="both"/>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5D1CE5">
        <w:rPr>
          <w:rFonts w:ascii="Arial" w:hAnsi="Arial" w:cs="Arial"/>
          <w:b/>
          <w:bCs/>
          <w:sz w:val="20"/>
          <w:szCs w:val="20"/>
          <w:lang w:val="el-GR"/>
          <w:rPrChange w:id="416" w:author="Giannis mougios" w:date="2025-08-30T14:13:00Z">
            <w:rPr>
              <w:rFonts w:ascii="Arial" w:hAnsi="Arial" w:cs="Arial"/>
              <w:sz w:val="20"/>
              <w:szCs w:val="20"/>
              <w:lang w:val="el-GR"/>
            </w:rPr>
          </w:rPrChange>
        </w:rPr>
        <w:t>ανάκληση</w:t>
      </w:r>
      <w:r w:rsidRPr="005D1CE5">
        <w:rPr>
          <w:rFonts w:ascii="Arial" w:hAnsi="Arial" w:cs="Arial"/>
          <w:b/>
          <w:bCs/>
          <w:sz w:val="20"/>
          <w:szCs w:val="20"/>
          <w:rPrChange w:id="417" w:author="Giannis mougios" w:date="2025-08-30T14:13:00Z">
            <w:rPr>
              <w:rFonts w:ascii="Arial" w:hAnsi="Arial" w:cs="Arial"/>
              <w:sz w:val="20"/>
              <w:szCs w:val="20"/>
            </w:rPr>
          </w:rPrChange>
        </w:rPr>
        <w:t> </w:t>
      </w:r>
      <w:r w:rsidRPr="00065F25">
        <w:rPr>
          <w:rFonts w:ascii="Arial" w:hAnsi="Arial" w:cs="Arial"/>
          <w:sz w:val="20"/>
          <w:szCs w:val="20"/>
          <w:lang w:val="el-GR"/>
        </w:rPr>
        <w:t>και η</w:t>
      </w:r>
      <w:r w:rsidRPr="00065F25">
        <w:rPr>
          <w:rFonts w:ascii="Arial" w:hAnsi="Arial" w:cs="Arial"/>
          <w:sz w:val="20"/>
          <w:szCs w:val="20"/>
        </w:rPr>
        <w:t> </w:t>
      </w:r>
      <w:r w:rsidRPr="005D1CE5">
        <w:rPr>
          <w:rFonts w:ascii="Arial" w:hAnsi="Arial" w:cs="Arial"/>
          <w:b/>
          <w:bCs/>
          <w:sz w:val="20"/>
          <w:szCs w:val="20"/>
          <w:rPrChange w:id="418" w:author="Giannis mougios" w:date="2025-08-30T14:14:00Z">
            <w:rPr>
              <w:rFonts w:ascii="Arial" w:hAnsi="Arial" w:cs="Arial"/>
              <w:sz w:val="20"/>
              <w:szCs w:val="20"/>
            </w:rPr>
          </w:rPrChange>
        </w:rPr>
        <w:t>PR</w:t>
      </w:r>
      <w:r w:rsidRPr="005D1CE5">
        <w:rPr>
          <w:rFonts w:ascii="Arial" w:hAnsi="Arial" w:cs="Arial"/>
          <w:b/>
          <w:bCs/>
          <w:sz w:val="20"/>
          <w:szCs w:val="20"/>
          <w:lang w:val="el-GR"/>
          <w:rPrChange w:id="419" w:author="Giannis mougios" w:date="2025-08-30T14:14:00Z">
            <w:rPr>
              <w:rFonts w:ascii="Arial" w:hAnsi="Arial" w:cs="Arial"/>
              <w:sz w:val="20"/>
              <w:szCs w:val="20"/>
              <w:lang w:val="el-GR"/>
            </w:rPr>
          </w:rPrChange>
        </w:rPr>
        <w:t>-</w:t>
      </w:r>
      <w:r w:rsidRPr="005D1CE5">
        <w:rPr>
          <w:rFonts w:ascii="Arial" w:hAnsi="Arial" w:cs="Arial"/>
          <w:b/>
          <w:bCs/>
          <w:sz w:val="20"/>
          <w:szCs w:val="20"/>
          <w:rPrChange w:id="420" w:author="Giannis mougios" w:date="2025-08-30T14:14:00Z">
            <w:rPr>
              <w:rFonts w:ascii="Arial" w:hAnsi="Arial" w:cs="Arial"/>
              <w:sz w:val="20"/>
              <w:szCs w:val="20"/>
            </w:rPr>
          </w:rPrChange>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w:t>
      </w:r>
      <w:ins w:id="421" w:author="Giannis mougios" w:date="2025-08-29T23:12:00Z">
        <w:r w:rsidR="00023C17" w:rsidRPr="00023C17">
          <w:rPr>
            <w:rFonts w:ascii="Arial" w:hAnsi="Arial" w:cs="Arial"/>
            <w:sz w:val="20"/>
            <w:szCs w:val="20"/>
            <w:lang w:val="el-GR"/>
          </w:rPr>
          <w:t xml:space="preserve">Αξίζει να σημειωθεί ότι αλλαγές σε άλλες υπερπαραμέτρους — όπως ο ρυθμός μάθησης, ο βελτιστοποιητής ή το μέγεθος παρτίδας — δεν παρουσίασαν σημαντική διαφοροποίηση στα αποτελέσματα. Τέλος, λαμβάνοντας υπόψη την περιορισμένη δυνατότητα πειραματισμού τόσο με την αρχιτεκτονική του μοντέλου όσο και με τις παραμέτρους εκπαίδευσης, τα αποτελέσματα κρίνονται ενθαρρυντικά και δικαιολογούν τη συνέχιση της παρούσας προσέγγισης για την επίλυση του </w:t>
        </w:r>
        <w:r w:rsidR="00023C17" w:rsidRPr="00023C17">
          <w:rPr>
            <w:rFonts w:ascii="Arial" w:hAnsi="Arial" w:cs="Arial"/>
            <w:sz w:val="20"/>
            <w:szCs w:val="20"/>
          </w:rPr>
          <w:t>TSP</w:t>
        </w:r>
        <w:r w:rsidR="00023C17" w:rsidRPr="00023C17">
          <w:rPr>
            <w:rFonts w:ascii="Arial" w:hAnsi="Arial" w:cs="Arial"/>
            <w:sz w:val="20"/>
            <w:szCs w:val="20"/>
            <w:lang w:val="el-GR"/>
          </w:rPr>
          <w:t>.</w:t>
        </w:r>
      </w:ins>
      <w:del w:id="422" w:author="Giannis mougios" w:date="2025-08-29T23:12:00Z">
        <w:r w:rsidRPr="00065F25" w:rsidDel="00023C17">
          <w:rPr>
            <w:rFonts w:ascii="Arial" w:hAnsi="Arial" w:cs="Arial"/>
            <w:sz w:val="20"/>
            <w:szCs w:val="20"/>
            <w:lang w:val="el-GR"/>
          </w:rPr>
          <w:delText>Αξίζει να σημειωθεί ότι αλλαγές σε άλλες υπερπαραμέτρους</w:delText>
        </w:r>
        <w:r w:rsidR="00D0299F" w:rsidDel="00023C17">
          <w:rPr>
            <w:rFonts w:ascii="Arial" w:hAnsi="Arial" w:cs="Arial"/>
            <w:sz w:val="20"/>
            <w:szCs w:val="20"/>
            <w:lang w:val="el-GR"/>
          </w:rPr>
          <w:delText>.</w:delText>
        </w:r>
      </w:del>
    </w:p>
    <w:p w14:paraId="483B1E90" w14:textId="77777777" w:rsidR="00D0299F" w:rsidRPr="00D0299F" w:rsidRDefault="00D0299F" w:rsidP="0097324E">
      <w:pPr>
        <w:spacing w:before="360" w:after="120"/>
        <w:jc w:val="both"/>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14:paraId="1F104970"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lastRenderedPageBreak/>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97324E">
      <w:pPr>
        <w:pStyle w:val="Caption"/>
        <w:jc w:val="both"/>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97324E">
      <w:pPr>
        <w:pStyle w:val="Caption"/>
        <w:jc w:val="both"/>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7324E">
      <w:pPr>
        <w:spacing w:before="360" w:after="120"/>
        <w:jc w:val="both"/>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w:t>
      </w:r>
      <w:r w:rsidRPr="009A136B">
        <w:rPr>
          <w:rFonts w:ascii="Arial" w:hAnsi="Arial" w:cs="Arial"/>
          <w:sz w:val="20"/>
          <w:szCs w:val="20"/>
          <w:lang w:val="el-GR"/>
        </w:rPr>
        <w:lastRenderedPageBreak/>
        <w:t xml:space="preserve">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7324E">
      <w:pPr>
        <w:numPr>
          <w:ilvl w:val="0"/>
          <w:numId w:val="48"/>
        </w:numPr>
        <w:spacing w:afterLines="60" w:after="144"/>
        <w:jc w:val="both"/>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7324E">
      <w:pPr>
        <w:numPr>
          <w:ilvl w:val="0"/>
          <w:numId w:val="48"/>
        </w:numPr>
        <w:spacing w:after="60"/>
        <w:jc w:val="both"/>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7324E">
      <w:pPr>
        <w:jc w:val="both"/>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lastRenderedPageBreak/>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97324E">
      <w:pPr>
        <w:spacing w:before="360" w:after="120"/>
        <w:jc w:val="both"/>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97324E">
      <w:pPr>
        <w:spacing w:after="60"/>
        <w:jc w:val="both"/>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97324E">
      <w:pPr>
        <w:spacing w:after="60"/>
        <w:jc w:val="both"/>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97324E">
      <w:pPr>
        <w:spacing w:after="60"/>
        <w:jc w:val="both"/>
        <w:rPr>
          <w:rFonts w:ascii="Arial" w:hAnsi="Arial" w:cs="Arial"/>
          <w:sz w:val="20"/>
          <w:szCs w:val="20"/>
        </w:rPr>
      </w:pPr>
      <w:r w:rsidRPr="00004E33">
        <w:rPr>
          <w:rFonts w:ascii="Arial" w:hAnsi="Arial" w:cs="Arial"/>
          <w:bCs/>
          <w:sz w:val="20"/>
          <w:szCs w:val="20"/>
        </w:rPr>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EE1D36">
      <w:headerReference w:type="default" r:id="rId28"/>
      <w:footerReference w:type="even" r:id="rId29"/>
      <w:footerReference w:type="default" r:id="rId30"/>
      <w:pgSz w:w="11900" w:h="16840"/>
      <w:pgMar w:top="1701" w:right="1701" w:bottom="1701" w:left="1701" w:header="1418" w:footer="141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Gregory Koronakos" w:date="2025-08-28T18:18:00Z" w:initials="GK">
    <w:p w14:paraId="1CBBFFF3" w14:textId="77777777" w:rsidR="00BF7CD0" w:rsidRPr="00EE1D36" w:rsidRDefault="00BF7CD0" w:rsidP="00BF7CD0">
      <w:pPr>
        <w:pStyle w:val="CommentText"/>
        <w:rPr>
          <w:lang w:val="el-GR"/>
        </w:rPr>
      </w:pPr>
      <w:r>
        <w:rPr>
          <w:rStyle w:val="CommentReference"/>
        </w:rPr>
        <w:annotationRef/>
      </w:r>
      <w:r w:rsidRPr="00EE1D36">
        <w:rPr>
          <w:lang w:val="el-GR"/>
        </w:rPr>
        <w:t xml:space="preserve">Αυτό δεν βγάζει νόημα. Ακέραιες τιμές στη βέλτιστη λύση εξασφαλίζονται είτε δηλώνοντας   στον </w:t>
      </w:r>
      <w:r>
        <w:t>solver</w:t>
      </w:r>
      <w:r w:rsidRPr="00EE1D36">
        <w:rPr>
          <w:lang w:val="el-GR"/>
        </w:rPr>
        <w:t xml:space="preserve">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(δλδ ακέραια βέλτ. λύση μέσω </w:t>
      </w:r>
      <w:r>
        <w:t>Simplex</w:t>
      </w:r>
      <w:r w:rsidRPr="00EE1D36">
        <w:rPr>
          <w:lang w:val="el-GR"/>
        </w:rPr>
        <w:t>, το μεταχειρίζεσαι ως γραμμ. προγ. )</w:t>
      </w:r>
    </w:p>
  </w:comment>
  <w:comment w:id="168" w:author="Gregory Koronakos" w:date="2025-08-28T20:52:00Z" w:initials="GK">
    <w:p w14:paraId="7AD8D19A" w14:textId="77777777" w:rsidR="004D1B67" w:rsidRPr="00EE1D36" w:rsidRDefault="004D1B67" w:rsidP="004D1B67">
      <w:pPr>
        <w:pStyle w:val="CommentText"/>
        <w:rPr>
          <w:lang w:val="el-GR"/>
        </w:rPr>
      </w:pPr>
      <w:r>
        <w:rPr>
          <w:rStyle w:val="CommentReference"/>
        </w:rPr>
        <w:annotationRef/>
      </w:r>
      <w:r w:rsidRPr="00EE1D36">
        <w:rPr>
          <w:lang w:val="el-GR"/>
        </w:rPr>
        <w:t xml:space="preserve">Γίνεται να πει εικόνα με το Νευρ. Δίκτυο και ο κώδικας να μεταφερθεί στο </w:t>
      </w:r>
      <w:r>
        <w:t>Appendix</w:t>
      </w:r>
      <w:r w:rsidRPr="00EE1D36">
        <w:rPr>
          <w:lang w:val="el-GR"/>
        </w:rPr>
        <w:t>;</w:t>
      </w:r>
    </w:p>
  </w:comment>
  <w:comment w:id="169" w:author="Giannis mougios" w:date="2025-08-30T12:24:00Z" w:initials="Gm">
    <w:p w14:paraId="6A843DEF" w14:textId="7620D317" w:rsidR="006E0E57" w:rsidRPr="006E0E57" w:rsidRDefault="006E0E57">
      <w:pPr>
        <w:pStyle w:val="CommentText"/>
        <w:rPr>
          <w:lang w:val="el-GR"/>
        </w:rPr>
      </w:pPr>
      <w:r>
        <w:rPr>
          <w:rStyle w:val="CommentReference"/>
        </w:rPr>
        <w:annotationRef/>
      </w:r>
      <w:r>
        <w:rPr>
          <w:lang w:val="el-GR"/>
        </w:rPr>
        <w:t>Η εικόνα δεν είναι ο κώδικας για την δημιουργία του νευρωνικού δικτύου. Είναι το πως αναπαριστά η p</w:t>
      </w:r>
      <w:r>
        <w:t>ython</w:t>
      </w:r>
      <w:r w:rsidRPr="006E0E57">
        <w:rPr>
          <w:lang w:val="el-GR"/>
        </w:rPr>
        <w:t xml:space="preserve"> </w:t>
      </w:r>
      <w:r>
        <w:rPr>
          <w:lang w:val="el-GR"/>
        </w:rPr>
        <w:t>το νευρωνικό δίκτυο. Δηλαδή είναι το αποτέλεσμα της εντολής r</w:t>
      </w:r>
      <w:r>
        <w:t>epr</w:t>
      </w:r>
      <w:r w:rsidRPr="006E0E57">
        <w:rPr>
          <w:lang w:val="el-GR"/>
        </w:rPr>
        <w:t>(</w:t>
      </w:r>
      <w:r>
        <w:rPr>
          <w:lang w:val="el-GR"/>
        </w:rPr>
        <w:t>TS</w:t>
      </w:r>
      <w:r>
        <w:t>PGNN</w:t>
      </w:r>
      <w:r w:rsidRPr="006E0E57">
        <w:rPr>
          <w:lang w:val="el-GR"/>
        </w:rPr>
        <w:t xml:space="preserve">) </w:t>
      </w:r>
      <w:r>
        <w:rPr>
          <w:lang w:val="el-GR"/>
        </w:rPr>
        <w:t>και δείχνει ποιες κλάσεις από το P</w:t>
      </w:r>
      <w:r>
        <w:t>ytorch</w:t>
      </w:r>
      <w:r w:rsidRPr="006E0E57">
        <w:rPr>
          <w:lang w:val="el-GR"/>
        </w:rPr>
        <w:t xml:space="preserve"> </w:t>
      </w:r>
      <w:r>
        <w:t>Geometric</w:t>
      </w:r>
      <w:r w:rsidRPr="006E0E57">
        <w:rPr>
          <w:lang w:val="el-GR"/>
        </w:rPr>
        <w:t xml:space="preserve"> </w:t>
      </w:r>
      <w:r>
        <w:rPr>
          <w:lang w:val="el-GR"/>
        </w:rPr>
        <w:t>χρησιμοποι</w:t>
      </w:r>
      <w:r w:rsidR="00716093">
        <w:rPr>
          <w:lang w:val="el-GR"/>
        </w:rPr>
        <w:t>ή</w:t>
      </w:r>
      <w:r>
        <w:rPr>
          <w:lang w:val="el-GR"/>
        </w:rPr>
        <w:t>θηκαν για την υλοποίηση του. Έψαξα λίγο στο ιντερνετ για κάποια φωτογραφ</w:t>
      </w:r>
      <w:r w:rsidR="00716093">
        <w:rPr>
          <w:lang w:val="el-GR"/>
        </w:rPr>
        <w:t>ί</w:t>
      </w:r>
      <w:r>
        <w:rPr>
          <w:lang w:val="el-GR"/>
        </w:rPr>
        <w:t>α αλλα είναι δ</w:t>
      </w:r>
      <w:r w:rsidR="00716093">
        <w:rPr>
          <w:lang w:val="el-GR"/>
        </w:rPr>
        <w:t>ύ</w:t>
      </w:r>
      <w:r>
        <w:rPr>
          <w:lang w:val="el-GR"/>
        </w:rPr>
        <w:t>σκολο να αποτυπωθεί έναν κωδικοπο</w:t>
      </w:r>
      <w:r w:rsidR="00716093">
        <w:rPr>
          <w:lang w:val="el-GR"/>
        </w:rPr>
        <w:t>ι</w:t>
      </w:r>
      <w:r>
        <w:rPr>
          <w:lang w:val="el-GR"/>
        </w:rPr>
        <w:t>ητ</w:t>
      </w:r>
      <w:r w:rsidR="00716093">
        <w:rPr>
          <w:lang w:val="el-GR"/>
        </w:rPr>
        <w:t>ή</w:t>
      </w:r>
      <w:r>
        <w:rPr>
          <w:lang w:val="el-GR"/>
        </w:rPr>
        <w:t xml:space="preserve">ς π.χ </w:t>
      </w:r>
      <w:r w:rsidRPr="006E0E57">
        <w:rPr>
          <w:lang w:val="el-GR"/>
        </w:rPr>
        <w:t>τ</w:t>
      </w:r>
      <w:r>
        <w:rPr>
          <w:lang w:val="el-GR"/>
        </w:rPr>
        <w:t>ων ακμών</w:t>
      </w:r>
      <w:r w:rsidR="00716093">
        <w:rPr>
          <w:lang w:val="el-GR"/>
        </w:rPr>
        <w:t xml:space="preserve"> όπως επίσης είναι δύσκολο να αποτυπωθεί και το συνελικτικό επίπεδο. Αν θέλετε το βλέπουμε ξανά μαζί.</w:t>
      </w:r>
    </w:p>
  </w:comment>
  <w:comment w:id="371" w:author="Gregory Koronakos" w:date="2025-08-28T21:05:00Z" w:initials="GK">
    <w:p w14:paraId="4058F619" w14:textId="77777777" w:rsidR="006C0EAF" w:rsidRPr="00EE1D36" w:rsidRDefault="006C0EAF" w:rsidP="006C0EAF">
      <w:pPr>
        <w:pStyle w:val="CommentText"/>
        <w:rPr>
          <w:lang w:val="el-GR"/>
        </w:rPr>
      </w:pPr>
      <w:r>
        <w:rPr>
          <w:rStyle w:val="CommentReference"/>
        </w:rPr>
        <w:annotationRef/>
      </w:r>
      <w:r w:rsidRPr="00EE1D36">
        <w:rPr>
          <w:lang w:val="el-GR"/>
        </w:rPr>
        <w:t>Μια μικρή περιγραφή για το πως διαφοροποιούνται</w:t>
      </w:r>
    </w:p>
  </w:comment>
  <w:comment w:id="372" w:author="Giannis mougios" w:date="2025-08-29T23:09:00Z" w:initials="Gm">
    <w:p w14:paraId="3B5731B5" w14:textId="1B1ABA4F" w:rsidR="004E2585" w:rsidRDefault="004E25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BBFFF3" w15:done="0"/>
  <w15:commentEx w15:paraId="7AD8D19A" w15:done="0"/>
  <w15:commentEx w15:paraId="6A843DEF" w15:paraIdParent="7AD8D19A" w15:done="0"/>
  <w15:commentEx w15:paraId="4058F619" w15:done="0"/>
  <w15:commentEx w15:paraId="3B5731B5" w15:paraIdParent="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224C74" w16cex:dateUtc="2025-08-28T15:18:00Z"/>
  <w16cex:commentExtensible w16cex:durableId="0F3D1C9E" w16cex:dateUtc="2025-08-28T17:52:00Z"/>
  <w16cex:commentExtensible w16cex:durableId="438A4630" w16cex:dateUtc="2025-08-30T09:24:00Z"/>
  <w16cex:commentExtensible w16cex:durableId="66CCC5D5" w16cex:dateUtc="2025-08-28T18:05:00Z"/>
  <w16cex:commentExtensible w16cex:durableId="6257100F" w16cex:dateUtc="2025-08-2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BBFFF3" w16cid:durableId="77224C74"/>
  <w16cid:commentId w16cid:paraId="7AD8D19A" w16cid:durableId="0F3D1C9E"/>
  <w16cid:commentId w16cid:paraId="6A843DEF" w16cid:durableId="438A4630"/>
  <w16cid:commentId w16cid:paraId="4058F619" w16cid:durableId="66CCC5D5"/>
  <w16cid:commentId w16cid:paraId="3B5731B5" w16cid:durableId="62571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7FD11" w14:textId="77777777" w:rsidR="00342253" w:rsidRDefault="00342253" w:rsidP="00CA1DDE">
      <w:r>
        <w:separator/>
      </w:r>
    </w:p>
  </w:endnote>
  <w:endnote w:type="continuationSeparator" w:id="0">
    <w:p w14:paraId="3B2B9B7C" w14:textId="77777777" w:rsidR="00342253" w:rsidRDefault="00342253"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FA74" w14:textId="77777777" w:rsidR="00EE1D36" w:rsidRPr="00EE1D36" w:rsidRDefault="00EE1D36" w:rsidP="00B40E9F">
    <w:pPr>
      <w:pStyle w:val="Footer"/>
      <w:ind w:right="360"/>
      <w:jc w:val="both"/>
      <w:rPr>
        <w:ins w:id="423" w:author="Giannis mougios" w:date="2025-08-29T21:27:00Z"/>
        <w:rFonts w:ascii="Arial" w:hAnsi="Arial" w:cs="Arial"/>
        <w:sz w:val="16"/>
        <w:szCs w:val="16"/>
        <w:lang w:val="el-GR"/>
      </w:rPr>
    </w:pPr>
    <w:ins w:id="424" w:author="Giannis mougios" w:date="2025-08-29T21:27:00Z">
      <w:r w:rsidRPr="00EE1D36">
        <w:rPr>
          <w:rFonts w:ascii="Arial" w:hAnsi="Arial" w:cs="Arial"/>
          <w:sz w:val="16"/>
          <w:szCs w:val="16"/>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694440AF" w14:textId="77777777" w:rsidR="0013353F" w:rsidRPr="00EE1D36" w:rsidRDefault="0013353F" w:rsidP="00E3433F">
    <w:pPr>
      <w:pStyle w:val="Footer"/>
      <w:ind w:right="360"/>
      <w:rPr>
        <w:rFonts w:ascii="Arial" w:hAnsi="Arial" w:cs="Arial"/>
        <w:sz w:val="16"/>
        <w:szCs w:val="16"/>
        <w:lang w:val="el-GR"/>
        <w:rPrChange w:id="425" w:author="Giannis mougios" w:date="2025-08-29T21:27:00Z">
          <w:rPr>
            <w:rFonts w:ascii="Arial" w:hAnsi="Arial" w:cs="Arial"/>
            <w:sz w:val="16"/>
            <w:szCs w:val="16"/>
          </w:rPr>
        </w:rPrChange>
      </w:rPr>
    </w:pPr>
  </w:p>
  <w:p w14:paraId="7A727055" w14:textId="77777777" w:rsidR="00C04757" w:rsidRPr="00EE1D36" w:rsidRDefault="00C04757">
    <w:pPr>
      <w:rPr>
        <w:lang w:val="el-GR"/>
        <w:rPrChange w:id="426" w:author="Giannis mougios" w:date="2025-08-29T21:27:00Z">
          <w:rPr/>
        </w:rPrChange>
      </w:rPr>
    </w:pPr>
  </w:p>
  <w:p w14:paraId="134C6943" w14:textId="77777777" w:rsidR="00C04757" w:rsidRPr="00EE1D36" w:rsidRDefault="00C04757">
    <w:pPr>
      <w:rPr>
        <w:lang w:val="el-GR"/>
        <w:rPrChange w:id="427" w:author="Giannis mougios" w:date="2025-08-29T21:27:00Z">
          <w:rPr/>
        </w:rPrChange>
      </w:rPr>
    </w:pPr>
  </w:p>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4D856" w14:textId="77777777" w:rsidR="00342253" w:rsidRDefault="00342253" w:rsidP="00CA1DDE">
      <w:r>
        <w:separator/>
      </w:r>
    </w:p>
  </w:footnote>
  <w:footnote w:type="continuationSeparator" w:id="0">
    <w:p w14:paraId="4D9769E8" w14:textId="77777777" w:rsidR="00342253" w:rsidRDefault="00342253"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nis mougios">
    <w15:presenceInfo w15:providerId="Windows Live" w15:userId="5bfdfff7726f51b9"/>
  </w15:person>
  <w15:person w15:author="Gregory Koronakos">
    <w15:presenceInfo w15:providerId="Windows Live" w15:userId="7c0cb3a3467ce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23C17"/>
    <w:rsid w:val="000431D6"/>
    <w:rsid w:val="00046029"/>
    <w:rsid w:val="00050BAB"/>
    <w:rsid w:val="00057288"/>
    <w:rsid w:val="0006084D"/>
    <w:rsid w:val="000620FF"/>
    <w:rsid w:val="00062C71"/>
    <w:rsid w:val="0006510B"/>
    <w:rsid w:val="00065F25"/>
    <w:rsid w:val="00077AA8"/>
    <w:rsid w:val="00083171"/>
    <w:rsid w:val="00083A5A"/>
    <w:rsid w:val="0008568E"/>
    <w:rsid w:val="000A1799"/>
    <w:rsid w:val="000B42F1"/>
    <w:rsid w:val="000B7EAF"/>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14B1"/>
    <w:rsid w:val="0029344E"/>
    <w:rsid w:val="002A6B87"/>
    <w:rsid w:val="002A7235"/>
    <w:rsid w:val="002C4AE9"/>
    <w:rsid w:val="002D26DF"/>
    <w:rsid w:val="002D3BAA"/>
    <w:rsid w:val="003108C8"/>
    <w:rsid w:val="00314379"/>
    <w:rsid w:val="00342253"/>
    <w:rsid w:val="0034350A"/>
    <w:rsid w:val="00347B0B"/>
    <w:rsid w:val="00351343"/>
    <w:rsid w:val="0035489F"/>
    <w:rsid w:val="00357DA6"/>
    <w:rsid w:val="00360596"/>
    <w:rsid w:val="003613F9"/>
    <w:rsid w:val="00373521"/>
    <w:rsid w:val="00381E71"/>
    <w:rsid w:val="0039258D"/>
    <w:rsid w:val="003B23B6"/>
    <w:rsid w:val="003B4737"/>
    <w:rsid w:val="003B6949"/>
    <w:rsid w:val="003C5837"/>
    <w:rsid w:val="003D7FD2"/>
    <w:rsid w:val="004121BD"/>
    <w:rsid w:val="0043234B"/>
    <w:rsid w:val="0043292D"/>
    <w:rsid w:val="00446DB1"/>
    <w:rsid w:val="004632E0"/>
    <w:rsid w:val="00463850"/>
    <w:rsid w:val="00471CD2"/>
    <w:rsid w:val="00472CD5"/>
    <w:rsid w:val="00477B33"/>
    <w:rsid w:val="0048718C"/>
    <w:rsid w:val="004B5808"/>
    <w:rsid w:val="004B74A6"/>
    <w:rsid w:val="004D1B67"/>
    <w:rsid w:val="004D6CA5"/>
    <w:rsid w:val="004D758E"/>
    <w:rsid w:val="004E2585"/>
    <w:rsid w:val="004F2680"/>
    <w:rsid w:val="004F3B50"/>
    <w:rsid w:val="0052758C"/>
    <w:rsid w:val="00533CBA"/>
    <w:rsid w:val="00535AEB"/>
    <w:rsid w:val="005373BF"/>
    <w:rsid w:val="00571879"/>
    <w:rsid w:val="00581381"/>
    <w:rsid w:val="005835EF"/>
    <w:rsid w:val="005B2343"/>
    <w:rsid w:val="005B3400"/>
    <w:rsid w:val="005B3AD0"/>
    <w:rsid w:val="005B57F7"/>
    <w:rsid w:val="005C07DF"/>
    <w:rsid w:val="005C1E92"/>
    <w:rsid w:val="005C5194"/>
    <w:rsid w:val="005D1CE5"/>
    <w:rsid w:val="005D693D"/>
    <w:rsid w:val="005E7D4F"/>
    <w:rsid w:val="005F1636"/>
    <w:rsid w:val="00600497"/>
    <w:rsid w:val="00614B62"/>
    <w:rsid w:val="006204AC"/>
    <w:rsid w:val="006226F5"/>
    <w:rsid w:val="00647F74"/>
    <w:rsid w:val="00662B40"/>
    <w:rsid w:val="00662B74"/>
    <w:rsid w:val="00670BF5"/>
    <w:rsid w:val="00692ACB"/>
    <w:rsid w:val="0069551C"/>
    <w:rsid w:val="006972F1"/>
    <w:rsid w:val="006B459F"/>
    <w:rsid w:val="006C0EAF"/>
    <w:rsid w:val="006C73C8"/>
    <w:rsid w:val="006D50F2"/>
    <w:rsid w:val="006E0E57"/>
    <w:rsid w:val="006E4779"/>
    <w:rsid w:val="006F024C"/>
    <w:rsid w:val="006F2797"/>
    <w:rsid w:val="006F28DB"/>
    <w:rsid w:val="00710C7C"/>
    <w:rsid w:val="00712726"/>
    <w:rsid w:val="00716093"/>
    <w:rsid w:val="00717712"/>
    <w:rsid w:val="00730ED5"/>
    <w:rsid w:val="00745F3C"/>
    <w:rsid w:val="00760299"/>
    <w:rsid w:val="00762FFD"/>
    <w:rsid w:val="00785F56"/>
    <w:rsid w:val="007A1C41"/>
    <w:rsid w:val="007C0A65"/>
    <w:rsid w:val="007E104C"/>
    <w:rsid w:val="00831C86"/>
    <w:rsid w:val="0084240E"/>
    <w:rsid w:val="0087449B"/>
    <w:rsid w:val="00876736"/>
    <w:rsid w:val="00891953"/>
    <w:rsid w:val="008B64C5"/>
    <w:rsid w:val="008B7C52"/>
    <w:rsid w:val="008D195A"/>
    <w:rsid w:val="008F0E28"/>
    <w:rsid w:val="00911EFA"/>
    <w:rsid w:val="00921A5A"/>
    <w:rsid w:val="00926917"/>
    <w:rsid w:val="00954594"/>
    <w:rsid w:val="00956CCF"/>
    <w:rsid w:val="0097324E"/>
    <w:rsid w:val="0098032D"/>
    <w:rsid w:val="00991AAE"/>
    <w:rsid w:val="009A136B"/>
    <w:rsid w:val="009B0AA9"/>
    <w:rsid w:val="00A02F49"/>
    <w:rsid w:val="00A038D2"/>
    <w:rsid w:val="00A04D8C"/>
    <w:rsid w:val="00A1178F"/>
    <w:rsid w:val="00A201BA"/>
    <w:rsid w:val="00A266A3"/>
    <w:rsid w:val="00A366CA"/>
    <w:rsid w:val="00A94035"/>
    <w:rsid w:val="00AB37E0"/>
    <w:rsid w:val="00B11F2E"/>
    <w:rsid w:val="00B22BBB"/>
    <w:rsid w:val="00B36CD1"/>
    <w:rsid w:val="00B40E9F"/>
    <w:rsid w:val="00B54202"/>
    <w:rsid w:val="00B62E6F"/>
    <w:rsid w:val="00B76E4A"/>
    <w:rsid w:val="00B9087A"/>
    <w:rsid w:val="00B90A49"/>
    <w:rsid w:val="00BB1643"/>
    <w:rsid w:val="00BC3C6A"/>
    <w:rsid w:val="00BC55B9"/>
    <w:rsid w:val="00BD2309"/>
    <w:rsid w:val="00BE7287"/>
    <w:rsid w:val="00BE72B9"/>
    <w:rsid w:val="00BF7999"/>
    <w:rsid w:val="00BF7CD0"/>
    <w:rsid w:val="00C01135"/>
    <w:rsid w:val="00C04757"/>
    <w:rsid w:val="00C401F5"/>
    <w:rsid w:val="00C60C6D"/>
    <w:rsid w:val="00C663ED"/>
    <w:rsid w:val="00C673B5"/>
    <w:rsid w:val="00C72089"/>
    <w:rsid w:val="00C7757F"/>
    <w:rsid w:val="00C83882"/>
    <w:rsid w:val="00C903DD"/>
    <w:rsid w:val="00C969F8"/>
    <w:rsid w:val="00CA1DDE"/>
    <w:rsid w:val="00CA207E"/>
    <w:rsid w:val="00CA296B"/>
    <w:rsid w:val="00CA5F21"/>
    <w:rsid w:val="00CB569C"/>
    <w:rsid w:val="00CC30A1"/>
    <w:rsid w:val="00CC4F58"/>
    <w:rsid w:val="00CC61AD"/>
    <w:rsid w:val="00D0299F"/>
    <w:rsid w:val="00D03426"/>
    <w:rsid w:val="00D03F9E"/>
    <w:rsid w:val="00D0699D"/>
    <w:rsid w:val="00D07FEA"/>
    <w:rsid w:val="00D116F3"/>
    <w:rsid w:val="00D41091"/>
    <w:rsid w:val="00D47E77"/>
    <w:rsid w:val="00D5316B"/>
    <w:rsid w:val="00D6500D"/>
    <w:rsid w:val="00D81B87"/>
    <w:rsid w:val="00D8673B"/>
    <w:rsid w:val="00D86DFA"/>
    <w:rsid w:val="00D9011C"/>
    <w:rsid w:val="00D9135B"/>
    <w:rsid w:val="00D91622"/>
    <w:rsid w:val="00DA02DF"/>
    <w:rsid w:val="00DB253D"/>
    <w:rsid w:val="00DB73BC"/>
    <w:rsid w:val="00DC4217"/>
    <w:rsid w:val="00DC6B6C"/>
    <w:rsid w:val="00DD067E"/>
    <w:rsid w:val="00DD5F94"/>
    <w:rsid w:val="00DD6248"/>
    <w:rsid w:val="00DE04F8"/>
    <w:rsid w:val="00E14E05"/>
    <w:rsid w:val="00E3433F"/>
    <w:rsid w:val="00E3626D"/>
    <w:rsid w:val="00E363E0"/>
    <w:rsid w:val="00E518CB"/>
    <w:rsid w:val="00E807A9"/>
    <w:rsid w:val="00E933A4"/>
    <w:rsid w:val="00EA7E4C"/>
    <w:rsid w:val="00EB67F7"/>
    <w:rsid w:val="00EC2BA0"/>
    <w:rsid w:val="00EE1D36"/>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454063519">
      <w:bodyDiv w:val="1"/>
      <w:marLeft w:val="0"/>
      <w:marRight w:val="0"/>
      <w:marTop w:val="0"/>
      <w:marBottom w:val="0"/>
      <w:divBdr>
        <w:top w:val="none" w:sz="0" w:space="0" w:color="auto"/>
        <w:left w:val="none" w:sz="0" w:space="0" w:color="auto"/>
        <w:bottom w:val="none" w:sz="0" w:space="0" w:color="auto"/>
        <w:right w:val="none" w:sz="0" w:space="0" w:color="auto"/>
      </w:divBdr>
    </w:div>
    <w:div w:id="760295640">
      <w:bodyDiv w:val="1"/>
      <w:marLeft w:val="0"/>
      <w:marRight w:val="0"/>
      <w:marTop w:val="0"/>
      <w:marBottom w:val="0"/>
      <w:divBdr>
        <w:top w:val="none" w:sz="0" w:space="0" w:color="auto"/>
        <w:left w:val="none" w:sz="0" w:space="0" w:color="auto"/>
        <w:bottom w:val="none" w:sz="0" w:space="0" w:color="auto"/>
        <w:right w:val="none" w:sz="0" w:space="0" w:color="auto"/>
      </w:divBdr>
    </w:div>
    <w:div w:id="842208506">
      <w:bodyDiv w:val="1"/>
      <w:marLeft w:val="0"/>
      <w:marRight w:val="0"/>
      <w:marTop w:val="0"/>
      <w:marBottom w:val="0"/>
      <w:divBdr>
        <w:top w:val="none" w:sz="0" w:space="0" w:color="auto"/>
        <w:left w:val="none" w:sz="0" w:space="0" w:color="auto"/>
        <w:bottom w:val="none" w:sz="0" w:space="0" w:color="auto"/>
        <w:right w:val="none" w:sz="0" w:space="0" w:color="auto"/>
      </w:divBdr>
    </w:div>
    <w:div w:id="1470980185">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44</Pages>
  <Words>13612</Words>
  <Characters>77591</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193</cp:revision>
  <dcterms:created xsi:type="dcterms:W3CDTF">2025-08-23T10:58:00Z</dcterms:created>
  <dcterms:modified xsi:type="dcterms:W3CDTF">2025-08-30T13:42:00Z</dcterms:modified>
</cp:coreProperties>
</file>