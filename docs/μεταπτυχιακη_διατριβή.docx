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9E14E" w14:textId="77777777" w:rsidR="003D7FD2" w:rsidRDefault="003D7FD2" w:rsidP="003D7FD2">
      <w:pPr>
        <w:jc w:val="center"/>
        <w:rPr>
          <w:rFonts w:ascii="Arial Black" w:hAnsi="Arial Black"/>
        </w:rPr>
      </w:pPr>
      <w:r>
        <w:rPr>
          <w:noProof/>
          <w:lang w:eastAsia="el-GR"/>
        </w:rPr>
        <w:drawing>
          <wp:inline distT="0" distB="0" distL="0" distR="0" wp14:anchorId="42ED6A2D" wp14:editId="290F0775">
            <wp:extent cx="885825" cy="885825"/>
            <wp:effectExtent l="0" t="0" r="0" b="0"/>
            <wp:docPr id="1" name="Picture 1"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HIREOS-PANTONE"/>
                    <pic:cNvPicPr>
                      <a:picLocks noChangeAspect="1" noChangeArrowheads="1"/>
                    </pic:cNvPicPr>
                  </pic:nvPicPr>
                  <pic:blipFill>
                    <a:blip r:embed="rId8" cstate="print"/>
                    <a:srcRect/>
                    <a:stretch>
                      <a:fillRect/>
                    </a:stretch>
                  </pic:blipFill>
                  <pic:spPr bwMode="auto">
                    <a:xfrm>
                      <a:off x="0" y="0"/>
                      <a:ext cx="885825" cy="885825"/>
                    </a:xfrm>
                    <a:prstGeom prst="rect">
                      <a:avLst/>
                    </a:prstGeom>
                    <a:noFill/>
                    <a:ln w="9525">
                      <a:noFill/>
                      <a:miter lim="800000"/>
                      <a:headEnd/>
                      <a:tailEnd/>
                    </a:ln>
                  </pic:spPr>
                </pic:pic>
              </a:graphicData>
            </a:graphic>
          </wp:inline>
        </w:drawing>
      </w:r>
    </w:p>
    <w:p w14:paraId="187543CE" w14:textId="77777777" w:rsidR="003D7FD2" w:rsidRPr="003D7FD2" w:rsidRDefault="003D7FD2" w:rsidP="003D7FD2">
      <w:pPr>
        <w:spacing w:before="120"/>
        <w:jc w:val="center"/>
        <w:rPr>
          <w:rFonts w:ascii="Arial Black" w:hAnsi="Arial Black" w:cs="Arial"/>
          <w:caps/>
          <w:lang w:val="el-GR"/>
        </w:rPr>
      </w:pPr>
      <w:r w:rsidRPr="003D7FD2">
        <w:rPr>
          <w:rFonts w:ascii="Arial Black" w:hAnsi="Arial Black" w:cs="Arial"/>
          <w:caps/>
          <w:lang w:val="el-GR"/>
        </w:rPr>
        <w:t>πανεπιστημιο πειραιωσ – τμημα πληροφορικησ</w:t>
      </w:r>
    </w:p>
    <w:p w14:paraId="65B700D6" w14:textId="77777777" w:rsidR="003D7FD2" w:rsidRPr="003D7FD2" w:rsidRDefault="003D7FD2" w:rsidP="003D7FD2">
      <w:pPr>
        <w:jc w:val="center"/>
        <w:rPr>
          <w:rFonts w:ascii="Arial Black" w:hAnsi="Arial Black" w:cs="Arial"/>
          <w:lang w:val="el-GR"/>
        </w:rPr>
      </w:pPr>
    </w:p>
    <w:p w14:paraId="38A80B20" w14:textId="77777777" w:rsidR="003D7FD2" w:rsidRPr="003D7FD2" w:rsidRDefault="003D7FD2" w:rsidP="003D7FD2">
      <w:pPr>
        <w:jc w:val="center"/>
        <w:rPr>
          <w:rFonts w:ascii="Arial Black" w:hAnsi="Arial Black" w:cs="Arial"/>
          <w:lang w:val="el-GR"/>
        </w:rPr>
      </w:pPr>
      <w:r w:rsidRPr="003D7FD2">
        <w:rPr>
          <w:rFonts w:ascii="Arial Black" w:hAnsi="Arial Black" w:cs="Arial"/>
          <w:lang w:val="el-GR"/>
        </w:rPr>
        <w:t>Πρόγραμμα Μεταπτυχιακών Σπουδών</w:t>
      </w:r>
    </w:p>
    <w:p w14:paraId="21BFAE5B" w14:textId="77777777" w:rsidR="003D7FD2" w:rsidRPr="000620FF" w:rsidRDefault="003D7FD2" w:rsidP="003D7FD2">
      <w:pPr>
        <w:jc w:val="center"/>
        <w:rPr>
          <w:rFonts w:ascii="Arial Black" w:hAnsi="Arial Black" w:cs="Arial"/>
          <w:lang w:val="el-GR"/>
        </w:rPr>
      </w:pPr>
      <w:r w:rsidRPr="000620FF">
        <w:rPr>
          <w:rFonts w:ascii="Arial Black" w:hAnsi="Arial Black" w:cs="Arial"/>
          <w:lang w:val="el-GR"/>
        </w:rPr>
        <w:t>«</w:t>
      </w:r>
      <w:proofErr w:type="spellStart"/>
      <w:r w:rsidR="00B22BBB">
        <w:rPr>
          <w:rFonts w:ascii="Arial Black" w:hAnsi="Arial Black" w:cs="Arial"/>
          <w:lang w:val="el-GR"/>
        </w:rPr>
        <w:t>Κυβερνοασφάλει</w:t>
      </w:r>
      <w:r w:rsidR="00F47955" w:rsidRPr="000620FF">
        <w:rPr>
          <w:rFonts w:ascii="Arial Black" w:hAnsi="Arial Black" w:cs="Arial"/>
          <w:lang w:val="el-GR"/>
        </w:rPr>
        <w:t>α</w:t>
      </w:r>
      <w:proofErr w:type="spellEnd"/>
      <w:r w:rsidR="00B22BBB">
        <w:rPr>
          <w:rFonts w:ascii="Arial Black" w:hAnsi="Arial Black" w:cs="Arial"/>
          <w:lang w:val="el-GR"/>
        </w:rPr>
        <w:t xml:space="preserve"> και Επιστήμη Δεδομένων</w:t>
      </w:r>
      <w:r w:rsidRPr="000620FF">
        <w:rPr>
          <w:rFonts w:ascii="Arial Black" w:hAnsi="Arial Black" w:cs="Arial"/>
          <w:lang w:val="el-GR"/>
        </w:rPr>
        <w:t>»</w:t>
      </w:r>
    </w:p>
    <w:p w14:paraId="5190A9D5" w14:textId="77777777" w:rsidR="003D7FD2" w:rsidRPr="000620FF" w:rsidRDefault="003D7FD2" w:rsidP="003D7FD2">
      <w:pPr>
        <w:jc w:val="center"/>
        <w:rPr>
          <w:rFonts w:ascii="Arial" w:hAnsi="Arial" w:cs="Arial"/>
          <w:lang w:val="el-GR"/>
        </w:rPr>
      </w:pPr>
    </w:p>
    <w:p w14:paraId="35D022E0" w14:textId="77777777" w:rsidR="003D7FD2" w:rsidRPr="000620FF" w:rsidRDefault="003D7FD2" w:rsidP="003D7FD2">
      <w:pPr>
        <w:jc w:val="center"/>
        <w:rPr>
          <w:rFonts w:ascii="Arial Black" w:hAnsi="Arial Black" w:cs="Arial"/>
          <w:u w:val="single"/>
          <w:lang w:val="el-GR"/>
        </w:rPr>
      </w:pPr>
      <w:r w:rsidRPr="000620FF">
        <w:rPr>
          <w:rFonts w:ascii="Arial Black" w:hAnsi="Arial Black" w:cs="Arial"/>
          <w:u w:val="single"/>
          <w:lang w:val="el-GR"/>
        </w:rPr>
        <w:t>Μεταπτυχιακή Διατριβή</w:t>
      </w:r>
    </w:p>
    <w:p w14:paraId="0CD6C4B1" w14:textId="77777777" w:rsidR="003D7FD2" w:rsidRPr="000620FF" w:rsidRDefault="003D7FD2" w:rsidP="003D7FD2">
      <w:pPr>
        <w:jc w:val="center"/>
        <w:rPr>
          <w:rFonts w:ascii="Arial Black" w:hAnsi="Arial Black"/>
          <w:b/>
          <w:lang w:val="el-GR"/>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1E0" w:firstRow="1" w:lastRow="1" w:firstColumn="1" w:lastColumn="1" w:noHBand="0" w:noVBand="0"/>
      </w:tblPr>
      <w:tblGrid>
        <w:gridCol w:w="2575"/>
        <w:gridCol w:w="6209"/>
      </w:tblGrid>
      <w:tr w:rsidR="003D7FD2" w:rsidRPr="00B3657F" w14:paraId="590AB989" w14:textId="77777777" w:rsidTr="008C0F44">
        <w:trPr>
          <w:jc w:val="center"/>
        </w:trPr>
        <w:tc>
          <w:tcPr>
            <w:tcW w:w="2575" w:type="dxa"/>
          </w:tcPr>
          <w:p w14:paraId="2644818F" w14:textId="77777777" w:rsidR="003D7FD2" w:rsidRPr="00B3657F" w:rsidRDefault="003D7FD2" w:rsidP="00A201BA">
            <w:pPr>
              <w:spacing w:before="120" w:after="120"/>
              <w:jc w:val="both"/>
              <w:rPr>
                <w:rFonts w:ascii="Arial" w:hAnsi="Arial" w:cs="Arial"/>
                <w:sz w:val="20"/>
                <w:szCs w:val="20"/>
              </w:rPr>
            </w:pPr>
            <w:r w:rsidRPr="000620FF">
              <w:rPr>
                <w:rFonts w:ascii="Arial" w:hAnsi="Arial" w:cs="Arial"/>
                <w:sz w:val="20"/>
                <w:szCs w:val="20"/>
                <w:lang w:val="el-GR"/>
              </w:rPr>
              <w:t xml:space="preserve"> </w:t>
            </w:r>
            <w:r w:rsidRPr="00B3657F">
              <w:rPr>
                <w:rFonts w:ascii="Arial" w:hAnsi="Arial" w:cs="Arial"/>
                <w:sz w:val="20"/>
                <w:szCs w:val="20"/>
              </w:rPr>
              <w:t>Τίτλος Διατριβής</w:t>
            </w:r>
          </w:p>
        </w:tc>
        <w:tc>
          <w:tcPr>
            <w:tcW w:w="6209" w:type="dxa"/>
          </w:tcPr>
          <w:p w14:paraId="69B0DC41" w14:textId="0843CDF1" w:rsidR="003D7FD2" w:rsidRPr="00EE1D36" w:rsidRDefault="00EE1D36" w:rsidP="00A201BA">
            <w:pPr>
              <w:spacing w:before="120" w:after="120"/>
              <w:rPr>
                <w:rFonts w:ascii="Arial Black" w:hAnsi="Arial Black" w:cs="Arial"/>
                <w:sz w:val="20"/>
                <w:szCs w:val="20"/>
                <w:lang w:val="el-GR"/>
              </w:rPr>
            </w:pPr>
            <w:ins w:id="0" w:author="Giannis mougios" w:date="2025-08-29T21:25:00Z">
              <w:r w:rsidRPr="00EE1D36">
                <w:rPr>
                  <w:rFonts w:ascii="Arial Black" w:hAnsi="Arial Black" w:cs="Arial"/>
                  <w:sz w:val="20"/>
                  <w:szCs w:val="20"/>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009B1895" w14:textId="6F942189" w:rsidR="003D7FD2" w:rsidRPr="00B3657F" w:rsidRDefault="00EE1D36" w:rsidP="00A201BA">
            <w:pPr>
              <w:spacing w:before="120" w:after="120"/>
              <w:rPr>
                <w:rFonts w:ascii="Arial Black" w:hAnsi="Arial Black" w:cs="Arial"/>
                <w:sz w:val="20"/>
                <w:szCs w:val="20"/>
              </w:rPr>
            </w:pPr>
            <w:ins w:id="1" w:author="Giannis mougios" w:date="2025-08-29T21:26:00Z">
              <w:r w:rsidRPr="00EE1D36">
                <w:rPr>
                  <w:rFonts w:ascii="Arial Black" w:hAnsi="Arial Black" w:cs="Arial"/>
                  <w:sz w:val="20"/>
                  <w:szCs w:val="20"/>
                </w:rPr>
                <w:t>Graph Neural Networks for Solving the Traveling Salesman Problem: Combining Mathematical Programming and Machine Learning</w:t>
              </w:r>
              <w:r w:rsidRPr="00EE1D36" w:rsidDel="00EE1D36">
                <w:rPr>
                  <w:rFonts w:ascii="Arial Black" w:hAnsi="Arial Black" w:cs="Arial"/>
                  <w:sz w:val="20"/>
                  <w:szCs w:val="20"/>
                </w:rPr>
                <w:t xml:space="preserve"> </w:t>
              </w:r>
            </w:ins>
          </w:p>
        </w:tc>
      </w:tr>
      <w:tr w:rsidR="003D7FD2" w:rsidRPr="00B3657F" w14:paraId="20677D6B" w14:textId="77777777" w:rsidTr="008C0F44">
        <w:trPr>
          <w:jc w:val="center"/>
        </w:trPr>
        <w:tc>
          <w:tcPr>
            <w:tcW w:w="2575" w:type="dxa"/>
          </w:tcPr>
          <w:p w14:paraId="0B7C9976"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Ονοματεπώνυμο Φοιτητή</w:t>
            </w:r>
          </w:p>
        </w:tc>
        <w:tc>
          <w:tcPr>
            <w:tcW w:w="6209" w:type="dxa"/>
          </w:tcPr>
          <w:p w14:paraId="4617F6E5" w14:textId="0FF6480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 xml:space="preserve">Ιωάννης </w:t>
            </w:r>
            <w:ins w:id="2" w:author="Giannis mougios" w:date="2025-08-30T12:08:00Z">
              <w:r w:rsidR="00C903DD">
                <w:rPr>
                  <w:rFonts w:ascii="Arial Black" w:hAnsi="Arial Black" w:cs="Arial"/>
                  <w:sz w:val="20"/>
                  <w:szCs w:val="20"/>
                  <w:lang w:val="el-GR"/>
                </w:rPr>
                <w:t>Μού</w:t>
              </w:r>
            </w:ins>
            <w:del w:id="3" w:author="Giannis mougios" w:date="2025-08-30T12:08:00Z">
              <w:r w:rsidDel="00C903DD">
                <w:rPr>
                  <w:rFonts w:ascii="Arial Black" w:hAnsi="Arial Black" w:cs="Arial"/>
                  <w:sz w:val="20"/>
                  <w:szCs w:val="20"/>
                  <w:lang w:val="el-GR"/>
                </w:rPr>
                <w:delText>Μόυ</w:delText>
              </w:r>
            </w:del>
            <w:r>
              <w:rPr>
                <w:rFonts w:ascii="Arial Black" w:hAnsi="Arial Black" w:cs="Arial"/>
                <w:sz w:val="20"/>
                <w:szCs w:val="20"/>
                <w:lang w:val="el-GR"/>
              </w:rPr>
              <w:t>γιος</w:t>
            </w:r>
          </w:p>
        </w:tc>
      </w:tr>
      <w:tr w:rsidR="003D7FD2" w:rsidRPr="00B3657F" w14:paraId="2DA49954" w14:textId="77777777" w:rsidTr="008C0F44">
        <w:trPr>
          <w:jc w:val="center"/>
        </w:trPr>
        <w:tc>
          <w:tcPr>
            <w:tcW w:w="2575" w:type="dxa"/>
          </w:tcPr>
          <w:p w14:paraId="3D433DA0" w14:textId="77777777" w:rsidR="003D7FD2" w:rsidRPr="00B3657F" w:rsidRDefault="003D7FD2" w:rsidP="00A201BA">
            <w:pPr>
              <w:spacing w:before="120" w:after="120"/>
              <w:jc w:val="both"/>
              <w:rPr>
                <w:rFonts w:ascii="Arial" w:hAnsi="Arial" w:cs="Arial"/>
                <w:b/>
                <w:sz w:val="20"/>
                <w:szCs w:val="20"/>
              </w:rPr>
            </w:pPr>
            <w:r w:rsidRPr="00B3657F">
              <w:rPr>
                <w:rFonts w:ascii="Arial" w:hAnsi="Arial" w:cs="Arial"/>
                <w:sz w:val="20"/>
                <w:szCs w:val="20"/>
              </w:rPr>
              <w:t>Πατρώνυμο</w:t>
            </w:r>
          </w:p>
        </w:tc>
        <w:tc>
          <w:tcPr>
            <w:tcW w:w="6209" w:type="dxa"/>
          </w:tcPr>
          <w:p w14:paraId="579FEF1A" w14:textId="7777777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Παντελεήμων</w:t>
            </w:r>
          </w:p>
        </w:tc>
      </w:tr>
      <w:tr w:rsidR="003D7FD2" w:rsidRPr="00B3657F" w14:paraId="00DD9217" w14:textId="77777777" w:rsidTr="008C0F44">
        <w:trPr>
          <w:jc w:val="center"/>
        </w:trPr>
        <w:tc>
          <w:tcPr>
            <w:tcW w:w="2575" w:type="dxa"/>
          </w:tcPr>
          <w:p w14:paraId="1E9B0009"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Αριθμός Μητρώου</w:t>
            </w:r>
          </w:p>
        </w:tc>
        <w:tc>
          <w:tcPr>
            <w:tcW w:w="6209" w:type="dxa"/>
          </w:tcPr>
          <w:p w14:paraId="3B5D2EEA" w14:textId="77777777" w:rsidR="003D7FD2" w:rsidRPr="00B22BBB" w:rsidRDefault="00B22BBB" w:rsidP="00A201BA">
            <w:pPr>
              <w:spacing w:before="120" w:after="120"/>
              <w:jc w:val="both"/>
              <w:rPr>
                <w:rFonts w:ascii="Arial Black" w:hAnsi="Arial Black" w:cs="Arial"/>
                <w:sz w:val="20"/>
                <w:szCs w:val="20"/>
              </w:rPr>
            </w:pPr>
            <w:r>
              <w:rPr>
                <w:rFonts w:ascii="Arial Black" w:hAnsi="Arial Black" w:cs="Arial"/>
                <w:sz w:val="20"/>
                <w:szCs w:val="20"/>
              </w:rPr>
              <w:t>mpked2327</w:t>
            </w:r>
          </w:p>
        </w:tc>
      </w:tr>
      <w:tr w:rsidR="003D7FD2" w:rsidRPr="00B3657F" w14:paraId="354C3B5C" w14:textId="77777777" w:rsidTr="008C0F44">
        <w:trPr>
          <w:jc w:val="center"/>
        </w:trPr>
        <w:tc>
          <w:tcPr>
            <w:tcW w:w="2575" w:type="dxa"/>
          </w:tcPr>
          <w:p w14:paraId="4F3A2FFB"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Επιβλέπων</w:t>
            </w:r>
          </w:p>
        </w:tc>
        <w:tc>
          <w:tcPr>
            <w:tcW w:w="6209" w:type="dxa"/>
          </w:tcPr>
          <w:p w14:paraId="064F8FCC" w14:textId="77777777" w:rsidR="003D7FD2" w:rsidRPr="00B3657F" w:rsidRDefault="003D7FD2" w:rsidP="00A201BA">
            <w:pPr>
              <w:spacing w:before="120" w:after="120"/>
              <w:jc w:val="both"/>
              <w:rPr>
                <w:rFonts w:ascii="Arial Black" w:hAnsi="Arial Black" w:cs="Arial"/>
                <w:sz w:val="20"/>
                <w:szCs w:val="20"/>
              </w:rPr>
            </w:pPr>
            <w:r w:rsidRPr="00B3657F">
              <w:rPr>
                <w:rFonts w:ascii="Arial Black" w:hAnsi="Arial Black" w:cs="Arial"/>
                <w:sz w:val="20"/>
                <w:szCs w:val="20"/>
              </w:rPr>
              <w:t>Όνομα Επώνυμο, Βαθμίδα</w:t>
            </w:r>
          </w:p>
        </w:tc>
      </w:tr>
    </w:tbl>
    <w:p w14:paraId="488DFF61" w14:textId="77777777" w:rsidR="003D7FD2" w:rsidRDefault="003D7FD2" w:rsidP="003D7FD2">
      <w:pPr>
        <w:rPr>
          <w:rFonts w:ascii="Arial Black" w:hAnsi="Arial Black"/>
        </w:rPr>
      </w:pPr>
    </w:p>
    <w:p w14:paraId="0A8B069B" w14:textId="77777777" w:rsidR="003D7FD2" w:rsidRDefault="003D7FD2" w:rsidP="003D7FD2">
      <w:pPr>
        <w:jc w:val="center"/>
        <w:rPr>
          <w:rFonts w:ascii="Arial Black" w:hAnsi="Arial Black"/>
        </w:rPr>
      </w:pPr>
    </w:p>
    <w:p w14:paraId="12891E09" w14:textId="77777777" w:rsidR="003D7FD2" w:rsidRPr="009625B2" w:rsidRDefault="003D7FD2" w:rsidP="003D7FD2"/>
    <w:tbl>
      <w:tblPr>
        <w:tblW w:w="4820" w:type="dxa"/>
        <w:jc w:val="center"/>
        <w:tblLook w:val="01E0" w:firstRow="1" w:lastRow="1" w:firstColumn="1" w:lastColumn="1" w:noHBand="0" w:noVBand="0"/>
      </w:tblPr>
      <w:tblGrid>
        <w:gridCol w:w="2631"/>
        <w:gridCol w:w="2189"/>
      </w:tblGrid>
      <w:tr w:rsidR="003D7FD2" w:rsidRPr="00482811" w14:paraId="062C349D" w14:textId="77777777" w:rsidTr="008C0F44">
        <w:trPr>
          <w:trHeight w:val="636"/>
          <w:jc w:val="center"/>
        </w:trPr>
        <w:tc>
          <w:tcPr>
            <w:tcW w:w="2631" w:type="dxa"/>
          </w:tcPr>
          <w:p w14:paraId="3151FBD0" w14:textId="77777777" w:rsidR="003D7FD2" w:rsidRPr="00482811" w:rsidRDefault="003D7FD2" w:rsidP="008C0F44">
            <w:pPr>
              <w:jc w:val="right"/>
              <w:rPr>
                <w:rFonts w:ascii="Arial" w:hAnsi="Arial" w:cs="Arial"/>
                <w:sz w:val="20"/>
                <w:szCs w:val="20"/>
              </w:rPr>
            </w:pPr>
            <w:r w:rsidRPr="00482811">
              <w:rPr>
                <w:rFonts w:ascii="Arial" w:hAnsi="Arial" w:cs="Arial"/>
                <w:sz w:val="20"/>
                <w:szCs w:val="20"/>
              </w:rPr>
              <w:t>Ημερομηνία Παράδοσης</w:t>
            </w:r>
          </w:p>
        </w:tc>
        <w:tc>
          <w:tcPr>
            <w:tcW w:w="2189" w:type="dxa"/>
          </w:tcPr>
          <w:p w14:paraId="31362B69" w14:textId="77777777" w:rsidR="003D7FD2" w:rsidRPr="00482811" w:rsidRDefault="003D7FD2" w:rsidP="008C0F44">
            <w:pPr>
              <w:rPr>
                <w:rFonts w:ascii="Arial Black" w:hAnsi="Arial Black" w:cs="Arial"/>
                <w:sz w:val="20"/>
                <w:szCs w:val="20"/>
              </w:rPr>
            </w:pPr>
            <w:r w:rsidRPr="00482811">
              <w:rPr>
                <w:rFonts w:ascii="Arial Black" w:hAnsi="Arial Black" w:cs="Arial"/>
                <w:sz w:val="20"/>
                <w:szCs w:val="20"/>
              </w:rPr>
              <w:t>Μήνας Έτος</w:t>
            </w:r>
          </w:p>
        </w:tc>
      </w:tr>
    </w:tbl>
    <w:p w14:paraId="68EB19DD" w14:textId="77777777" w:rsidR="003D7FD2" w:rsidRDefault="003D7FD2" w:rsidP="003D7FD2">
      <w:pPr>
        <w:pBdr>
          <w:top w:val="single" w:sz="4" w:space="1" w:color="auto"/>
        </w:pBdr>
        <w:jc w:val="center"/>
      </w:pPr>
      <w:r>
        <w:t xml:space="preserve"> </w:t>
      </w:r>
    </w:p>
    <w:p w14:paraId="1E4C2148" w14:textId="77777777" w:rsidR="003D7FD2" w:rsidRDefault="003D7FD2" w:rsidP="003D7F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3D7FD2" w:rsidRPr="00B3657F" w14:paraId="207AC3C6" w14:textId="77777777" w:rsidTr="00BE7287">
        <w:tc>
          <w:tcPr>
            <w:tcW w:w="8495" w:type="dxa"/>
            <w:gridSpan w:val="3"/>
          </w:tcPr>
          <w:p w14:paraId="69A59382" w14:textId="77777777" w:rsidR="003D7FD2" w:rsidRPr="00B3657F" w:rsidRDefault="003D7FD2" w:rsidP="008C0F44">
            <w:pPr>
              <w:jc w:val="center"/>
              <w:rPr>
                <w:rFonts w:ascii="Arial Black" w:hAnsi="Arial Black" w:cs="Arial"/>
                <w:sz w:val="20"/>
                <w:szCs w:val="20"/>
              </w:rPr>
            </w:pPr>
            <w:r w:rsidRPr="00B3657F">
              <w:rPr>
                <w:rFonts w:ascii="Arial Black" w:hAnsi="Arial Black" w:cs="Arial"/>
                <w:sz w:val="20"/>
                <w:szCs w:val="20"/>
              </w:rPr>
              <w:t>Τριμελής Εξεταστική Επιτροπή</w:t>
            </w:r>
          </w:p>
          <w:p w14:paraId="1018BF97" w14:textId="77777777" w:rsidR="003D7FD2" w:rsidRPr="00B3657F" w:rsidRDefault="003D7FD2" w:rsidP="008C0F44">
            <w:pPr>
              <w:jc w:val="center"/>
              <w:rPr>
                <w:sz w:val="20"/>
                <w:szCs w:val="20"/>
              </w:rPr>
            </w:pPr>
          </w:p>
        </w:tc>
      </w:tr>
      <w:tr w:rsidR="003D7FD2" w:rsidRPr="00B3657F" w14:paraId="5DB2D558" w14:textId="77777777" w:rsidTr="00DD6248">
        <w:trPr>
          <w:trHeight w:val="378"/>
        </w:trPr>
        <w:tc>
          <w:tcPr>
            <w:tcW w:w="2831" w:type="dxa"/>
          </w:tcPr>
          <w:p w14:paraId="2741185C" w14:textId="78D671D6" w:rsidR="006C0EAF" w:rsidRDefault="006C0EAF" w:rsidP="008C0F44">
            <w:pPr>
              <w:jc w:val="center"/>
              <w:rPr>
                <w:ins w:id="4" w:author="Gregory Koronakos" w:date="2025-08-28T21:06:00Z"/>
                <w:rFonts w:ascii="Arial" w:hAnsi="Arial" w:cs="Arial"/>
                <w:sz w:val="20"/>
                <w:szCs w:val="20"/>
                <w:lang w:val="el-GR"/>
              </w:rPr>
            </w:pPr>
            <w:proofErr w:type="spellStart"/>
            <w:ins w:id="5" w:author="Gregory Koronakos" w:date="2025-08-28T21:06:00Z">
              <w:r>
                <w:rPr>
                  <w:rFonts w:ascii="Arial" w:hAnsi="Arial" w:cs="Arial"/>
                  <w:sz w:val="20"/>
                  <w:szCs w:val="20"/>
                  <w:lang w:val="el-GR"/>
                </w:rPr>
                <w:lastRenderedPageBreak/>
                <w:t>Κορωνάκος</w:t>
              </w:r>
              <w:proofErr w:type="spellEnd"/>
              <w:r>
                <w:rPr>
                  <w:rFonts w:ascii="Arial" w:hAnsi="Arial" w:cs="Arial"/>
                  <w:sz w:val="20"/>
                  <w:szCs w:val="20"/>
                  <w:lang w:val="el-GR"/>
                </w:rPr>
                <w:t xml:space="preserve"> Γρηγόριος</w:t>
              </w:r>
            </w:ins>
          </w:p>
          <w:p w14:paraId="0845B68D" w14:textId="464B0BD6" w:rsidR="006C0EAF" w:rsidRDefault="006C0EAF" w:rsidP="008C0F44">
            <w:pPr>
              <w:jc w:val="center"/>
              <w:rPr>
                <w:ins w:id="6" w:author="Gregory Koronakos" w:date="2025-08-28T21:06:00Z"/>
                <w:rFonts w:ascii="Arial" w:hAnsi="Arial" w:cs="Arial"/>
                <w:sz w:val="20"/>
                <w:szCs w:val="20"/>
                <w:lang w:val="el-GR"/>
              </w:rPr>
            </w:pPr>
            <w:ins w:id="7" w:author="Gregory Koronakos" w:date="2025-08-28T21:06:00Z">
              <w:r>
                <w:rPr>
                  <w:rFonts w:ascii="Arial" w:hAnsi="Arial" w:cs="Arial"/>
                  <w:sz w:val="20"/>
                  <w:szCs w:val="20"/>
                  <w:lang w:val="el-GR"/>
                </w:rPr>
                <w:t>Επίκουρος Καθηγητής</w:t>
              </w:r>
            </w:ins>
          </w:p>
          <w:p w14:paraId="20B53416" w14:textId="1C5933EC" w:rsidR="003D7FD2" w:rsidRPr="00EE1D36" w:rsidRDefault="003D7FD2" w:rsidP="008C0F44">
            <w:pPr>
              <w:jc w:val="center"/>
              <w:rPr>
                <w:sz w:val="20"/>
                <w:szCs w:val="20"/>
                <w:lang w:val="el-GR"/>
              </w:rPr>
            </w:pPr>
          </w:p>
        </w:tc>
        <w:tc>
          <w:tcPr>
            <w:tcW w:w="2832" w:type="dxa"/>
          </w:tcPr>
          <w:p w14:paraId="60635539" w14:textId="5E660A1C" w:rsidR="006C0EAF" w:rsidRDefault="006C0EAF" w:rsidP="008C0F44">
            <w:pPr>
              <w:jc w:val="center"/>
              <w:rPr>
                <w:ins w:id="8" w:author="Gregory Koronakos" w:date="2025-08-28T21:06:00Z"/>
                <w:rFonts w:ascii="Arial" w:hAnsi="Arial" w:cs="Arial"/>
                <w:sz w:val="20"/>
                <w:szCs w:val="20"/>
                <w:lang w:val="el-GR"/>
              </w:rPr>
            </w:pPr>
            <w:ins w:id="9" w:author="Gregory Koronakos" w:date="2025-08-28T21:06:00Z">
              <w:r>
                <w:rPr>
                  <w:rFonts w:ascii="Arial" w:hAnsi="Arial" w:cs="Arial"/>
                  <w:sz w:val="20"/>
                  <w:szCs w:val="20"/>
                  <w:lang w:val="el-GR"/>
                </w:rPr>
                <w:t xml:space="preserve">Διονύσιος </w:t>
              </w:r>
            </w:ins>
            <w:ins w:id="10" w:author="Gregory Koronakos" w:date="2025-08-28T21:07:00Z">
              <w:r>
                <w:rPr>
                  <w:rFonts w:ascii="Arial" w:hAnsi="Arial" w:cs="Arial"/>
                  <w:sz w:val="20"/>
                  <w:szCs w:val="20"/>
                  <w:lang w:val="el-GR"/>
                </w:rPr>
                <w:t>Σωτηρόπουλος</w:t>
              </w:r>
            </w:ins>
          </w:p>
          <w:p w14:paraId="629BE976" w14:textId="206AB8D7" w:rsidR="003D7FD2" w:rsidRPr="00B3657F" w:rsidRDefault="006C0EAF" w:rsidP="008C0F44">
            <w:pPr>
              <w:jc w:val="center"/>
              <w:rPr>
                <w:sz w:val="20"/>
                <w:szCs w:val="20"/>
              </w:rPr>
            </w:pPr>
            <w:ins w:id="11" w:author="Gregory Koronakos" w:date="2025-08-28T21:06:00Z">
              <w:r>
                <w:rPr>
                  <w:rFonts w:ascii="Arial" w:hAnsi="Arial" w:cs="Arial"/>
                  <w:sz w:val="20"/>
                  <w:szCs w:val="20"/>
                  <w:lang w:val="el-GR"/>
                </w:rPr>
                <w:t>Αναπληρωτής Καθηγητής</w:t>
              </w:r>
            </w:ins>
          </w:p>
        </w:tc>
        <w:tc>
          <w:tcPr>
            <w:tcW w:w="2832" w:type="dxa"/>
          </w:tcPr>
          <w:p w14:paraId="7D69524A" w14:textId="03E150E0" w:rsidR="003D7FD2" w:rsidRDefault="006C0EAF" w:rsidP="008C0F44">
            <w:pPr>
              <w:jc w:val="center"/>
              <w:rPr>
                <w:ins w:id="12" w:author="Gregory Koronakos" w:date="2025-08-28T21:06:00Z"/>
                <w:rFonts w:ascii="Arial" w:hAnsi="Arial" w:cs="Arial"/>
                <w:sz w:val="20"/>
                <w:szCs w:val="20"/>
                <w:lang w:val="el-GR"/>
              </w:rPr>
            </w:pPr>
            <w:ins w:id="13" w:author="Gregory Koronakos" w:date="2025-08-28T21:06:00Z">
              <w:r>
                <w:rPr>
                  <w:rFonts w:ascii="Arial" w:hAnsi="Arial" w:cs="Arial"/>
                  <w:sz w:val="20"/>
                  <w:szCs w:val="20"/>
                  <w:lang w:val="el-GR"/>
                </w:rPr>
                <w:t>Δημήτρης Αποστόλου</w:t>
              </w:r>
            </w:ins>
          </w:p>
          <w:p w14:paraId="125839EC" w14:textId="5E626CAF" w:rsidR="006C0EAF" w:rsidRPr="00EE1D36" w:rsidRDefault="006C0EAF" w:rsidP="008C0F44">
            <w:pPr>
              <w:jc w:val="center"/>
              <w:rPr>
                <w:sz w:val="20"/>
                <w:szCs w:val="20"/>
                <w:lang w:val="el-GR"/>
              </w:rPr>
            </w:pPr>
            <w:ins w:id="14" w:author="Gregory Koronakos" w:date="2025-08-28T21:06:00Z">
              <w:r>
                <w:rPr>
                  <w:rFonts w:ascii="Arial" w:hAnsi="Arial" w:cs="Arial"/>
                  <w:sz w:val="20"/>
                  <w:szCs w:val="20"/>
                  <w:lang w:val="el-GR"/>
                </w:rPr>
                <w:t>Καθηγητής</w:t>
              </w:r>
            </w:ins>
          </w:p>
        </w:tc>
      </w:tr>
    </w:tbl>
    <w:p w14:paraId="5761992F" w14:textId="77777777" w:rsidR="003D7FD2" w:rsidRDefault="003D7FD2" w:rsidP="00DD6248"/>
    <w:p w14:paraId="563E939D" w14:textId="77777777" w:rsidR="000B42F1" w:rsidRPr="000B42F1" w:rsidRDefault="000B42F1" w:rsidP="00DD6248">
      <w:pPr>
        <w:pStyle w:val="Heading3"/>
        <w:spacing w:before="0"/>
        <w:rPr>
          <w:rFonts w:ascii="Arial" w:hAnsi="Arial" w:cs="Arial"/>
          <w:b/>
          <w:color w:val="4472C4" w:themeColor="accent1"/>
          <w:sz w:val="20"/>
          <w:szCs w:val="20"/>
          <w:lang w:val="el-GR"/>
        </w:rPr>
      </w:pPr>
      <w:r w:rsidRPr="000B42F1">
        <w:rPr>
          <w:rFonts w:ascii="Arial" w:hAnsi="Arial" w:cs="Arial"/>
          <w:b/>
          <w:color w:val="4472C4" w:themeColor="accent1"/>
          <w:sz w:val="20"/>
          <w:szCs w:val="20"/>
          <w:lang w:val="el-GR"/>
        </w:rPr>
        <w:t>Πίνακας Περιεχομένων</w:t>
      </w:r>
    </w:p>
    <w:p w14:paraId="39B1CB52" w14:textId="40C459D2" w:rsidR="000B42F1" w:rsidRPr="000B42F1" w:rsidRDefault="000B42F1" w:rsidP="00EE1D36">
      <w:pPr>
        <w:pStyle w:val="Heading3"/>
        <w:spacing w:before="360" w:after="120"/>
        <w:rPr>
          <w:rFonts w:ascii="Arial" w:hAnsi="Arial" w:cs="Arial"/>
          <w:color w:val="4472C4" w:themeColor="accent1"/>
          <w:sz w:val="20"/>
          <w:szCs w:val="20"/>
          <w:lang w:val="el-GR"/>
        </w:rPr>
      </w:pPr>
      <w:r w:rsidRPr="000B42F1">
        <w:rPr>
          <w:rStyle w:val="Strong"/>
          <w:rFonts w:ascii="Arial" w:hAnsi="Arial" w:cs="Arial"/>
          <w:color w:val="4472C4" w:themeColor="accent1"/>
          <w:sz w:val="20"/>
          <w:szCs w:val="20"/>
          <w:lang w:val="el-GR"/>
        </w:rPr>
        <w:t>1 Εισαγωγή</w:t>
      </w:r>
    </w:p>
    <w:p w14:paraId="44557A84" w14:textId="14660CF5" w:rsidR="003C5837" w:rsidRPr="003C5837" w:rsidRDefault="000B42F1" w:rsidP="00A201BA">
      <w:pPr>
        <w:pStyle w:val="NormalWeb"/>
        <w:rPr>
          <w:rStyle w:val="Strong"/>
          <w:rFonts w:ascii="Arial" w:hAnsi="Arial" w:cs="Arial"/>
          <w:color w:val="4472C4" w:themeColor="accent1"/>
          <w:sz w:val="20"/>
          <w:szCs w:val="20"/>
          <w:lang w:val="el-GR"/>
        </w:rPr>
      </w:pPr>
      <w:r w:rsidRPr="000B42F1">
        <w:rPr>
          <w:rFonts w:ascii="Arial" w:hAnsi="Arial" w:cs="Arial"/>
          <w:sz w:val="20"/>
          <w:szCs w:val="20"/>
          <w:lang w:val="el-GR"/>
        </w:rPr>
        <w:t>1.1 Το Πρόβλημα του Περιπλανώμενου Πωλητή (</w:t>
      </w:r>
      <w:r w:rsidRPr="000B42F1">
        <w:rPr>
          <w:rFonts w:ascii="Arial" w:hAnsi="Arial" w:cs="Arial"/>
          <w:sz w:val="20"/>
          <w:szCs w:val="20"/>
        </w:rPr>
        <w:t>TSP</w:t>
      </w:r>
      <w:r w:rsidRPr="000B42F1">
        <w:rPr>
          <w:rFonts w:ascii="Arial" w:hAnsi="Arial" w:cs="Arial"/>
          <w:sz w:val="20"/>
          <w:szCs w:val="20"/>
          <w:lang w:val="el-GR"/>
        </w:rPr>
        <w:t>)</w:t>
      </w:r>
      <w:r w:rsidRPr="000B42F1">
        <w:rPr>
          <w:rFonts w:ascii="Arial" w:hAnsi="Arial" w:cs="Arial"/>
          <w:sz w:val="20"/>
          <w:szCs w:val="20"/>
          <w:lang w:val="el-GR"/>
        </w:rPr>
        <w:br/>
        <w:t>1.2 Μια Προσέγγιση με Μηχανική Μάθηση</w:t>
      </w:r>
      <w:r w:rsidRPr="000B42F1">
        <w:rPr>
          <w:rFonts w:ascii="Arial" w:hAnsi="Arial" w:cs="Arial"/>
          <w:sz w:val="20"/>
          <w:szCs w:val="20"/>
          <w:lang w:val="el-GR"/>
        </w:rPr>
        <w:br/>
        <w:t>1.3 Συνεισφορές</w:t>
      </w:r>
      <w:bookmarkStart w:id="15" w:name="_Hlk201101708"/>
    </w:p>
    <w:p w14:paraId="785E48D3" w14:textId="77777777" w:rsidR="00A201BA" w:rsidRDefault="003C5837" w:rsidP="00A201BA">
      <w:pPr>
        <w:pStyle w:val="Heading3"/>
        <w:spacing w:before="360" w:after="120"/>
        <w:jc w:val="both"/>
        <w:rPr>
          <w:rFonts w:ascii="Arial" w:hAnsi="Arial" w:cs="Arial"/>
          <w:b/>
          <w:bCs/>
          <w:color w:val="4472C4" w:themeColor="accent1"/>
          <w:sz w:val="20"/>
          <w:szCs w:val="20"/>
          <w:lang w:val="el-GR"/>
        </w:rPr>
      </w:pPr>
      <w:r w:rsidRPr="003C5837">
        <w:rPr>
          <w:rFonts w:ascii="Arial" w:hAnsi="Arial" w:cs="Arial"/>
          <w:b/>
          <w:bCs/>
          <w:color w:val="4472C4" w:themeColor="accent1"/>
          <w:sz w:val="20"/>
          <w:szCs w:val="20"/>
          <w:lang w:val="el-GR"/>
        </w:rPr>
        <w:t xml:space="preserve">2 Επίλυση του </w:t>
      </w:r>
      <w:r w:rsidRPr="003C5837">
        <w:rPr>
          <w:rFonts w:ascii="Arial" w:hAnsi="Arial" w:cs="Arial"/>
          <w:b/>
          <w:bCs/>
          <w:color w:val="4472C4" w:themeColor="accent1"/>
          <w:sz w:val="20"/>
          <w:szCs w:val="20"/>
        </w:rPr>
        <w:t>TSP</w:t>
      </w:r>
      <w:r w:rsidRPr="003C5837">
        <w:rPr>
          <w:rFonts w:ascii="Arial" w:hAnsi="Arial" w:cs="Arial"/>
          <w:b/>
          <w:bCs/>
          <w:color w:val="4472C4" w:themeColor="accent1"/>
          <w:sz w:val="20"/>
          <w:szCs w:val="20"/>
          <w:lang w:val="el-GR"/>
        </w:rPr>
        <w:t xml:space="preserve"> με Γραμμικό Προγραμματισμό</w:t>
      </w:r>
    </w:p>
    <w:p w14:paraId="0DC714F2" w14:textId="6EFDADEF" w:rsidR="00A201BA" w:rsidRDefault="00A201BA" w:rsidP="00A201BA">
      <w:pPr>
        <w:jc w:val="both"/>
        <w:rPr>
          <w:rFonts w:ascii="Arial" w:hAnsi="Arial" w:cs="Arial"/>
          <w:sz w:val="20"/>
          <w:szCs w:val="20"/>
          <w:lang w:val="el-GR"/>
        </w:rPr>
      </w:pPr>
      <w:r w:rsidRPr="00C903DD">
        <w:rPr>
          <w:rFonts w:ascii="Arial" w:hAnsi="Arial" w:cs="Arial"/>
          <w:sz w:val="20"/>
          <w:szCs w:val="20"/>
          <w:lang w:val="el-GR"/>
          <w:rPrChange w:id="16" w:author="Giannis mougios" w:date="2025-08-30T12:08:00Z">
            <w:rPr>
              <w:rFonts w:ascii="Arial" w:hAnsi="Arial" w:cs="Arial"/>
              <w:sz w:val="20"/>
              <w:szCs w:val="20"/>
            </w:rPr>
          </w:rPrChange>
        </w:rPr>
        <w:t>2.1 Π</w:t>
      </w:r>
      <w:r w:rsidRPr="00A201BA">
        <w:rPr>
          <w:rFonts w:ascii="Arial" w:hAnsi="Arial" w:cs="Arial"/>
          <w:sz w:val="20"/>
          <w:szCs w:val="20"/>
          <w:lang w:val="el-GR"/>
        </w:rPr>
        <w:t>ροσεγγίσεις Μαθηματικής Μοντελοποίησης</w:t>
      </w:r>
    </w:p>
    <w:p w14:paraId="22BF58F0" w14:textId="6441FC15" w:rsidR="00A201BA" w:rsidRPr="00C903DD" w:rsidRDefault="00A201BA" w:rsidP="00A201BA">
      <w:pPr>
        <w:jc w:val="both"/>
        <w:rPr>
          <w:rFonts w:ascii="Arial" w:hAnsi="Arial" w:cs="Arial"/>
          <w:sz w:val="20"/>
          <w:szCs w:val="20"/>
          <w:lang w:val="el-GR"/>
          <w:rPrChange w:id="17" w:author="Giannis mougios" w:date="2025-08-30T12:08:00Z">
            <w:rPr>
              <w:rFonts w:ascii="Arial" w:hAnsi="Arial" w:cs="Arial"/>
              <w:sz w:val="20"/>
              <w:szCs w:val="20"/>
            </w:rPr>
          </w:rPrChange>
        </w:rPr>
      </w:pPr>
      <w:r>
        <w:rPr>
          <w:rFonts w:ascii="Arial" w:hAnsi="Arial" w:cs="Arial"/>
          <w:sz w:val="20"/>
          <w:szCs w:val="20"/>
          <w:lang w:val="el-GR"/>
        </w:rPr>
        <w:t xml:space="preserve">2.1.1 Μαθηματική Διατύπωση του Μοντέλου </w:t>
      </w:r>
      <w:r>
        <w:rPr>
          <w:rFonts w:ascii="Arial" w:hAnsi="Arial" w:cs="Arial"/>
          <w:sz w:val="20"/>
          <w:szCs w:val="20"/>
        </w:rPr>
        <w:t>Miller</w:t>
      </w:r>
      <w:r w:rsidRPr="00A201BA">
        <w:rPr>
          <w:rFonts w:ascii="Arial" w:hAnsi="Arial" w:cs="Arial"/>
          <w:sz w:val="20"/>
          <w:szCs w:val="20"/>
          <w:lang w:val="el-GR"/>
        </w:rPr>
        <w:t xml:space="preserve">, </w:t>
      </w:r>
      <w:r>
        <w:rPr>
          <w:rFonts w:ascii="Arial" w:hAnsi="Arial" w:cs="Arial"/>
          <w:sz w:val="20"/>
          <w:szCs w:val="20"/>
        </w:rPr>
        <w:t>Tucker</w:t>
      </w:r>
      <w:r>
        <w:rPr>
          <w:rFonts w:ascii="Arial" w:hAnsi="Arial" w:cs="Arial"/>
          <w:sz w:val="20"/>
          <w:szCs w:val="20"/>
          <w:lang w:val="el-GR"/>
        </w:rPr>
        <w:t xml:space="preserve"> και </w:t>
      </w:r>
      <w:r>
        <w:rPr>
          <w:rFonts w:ascii="Arial" w:hAnsi="Arial" w:cs="Arial"/>
          <w:sz w:val="20"/>
          <w:szCs w:val="20"/>
        </w:rPr>
        <w:t>Zemlin</w:t>
      </w:r>
    </w:p>
    <w:p w14:paraId="634FD85C" w14:textId="4920300A" w:rsidR="00A201BA" w:rsidRPr="00C903DD" w:rsidRDefault="00A201BA" w:rsidP="00A201BA">
      <w:pPr>
        <w:jc w:val="both"/>
        <w:rPr>
          <w:rFonts w:ascii="Arial" w:hAnsi="Arial" w:cs="Arial"/>
          <w:sz w:val="20"/>
          <w:szCs w:val="20"/>
          <w:lang w:val="el-GR"/>
          <w:rPrChange w:id="18" w:author="Giannis mougios" w:date="2025-08-30T12:08:00Z">
            <w:rPr>
              <w:rFonts w:ascii="Arial" w:hAnsi="Arial" w:cs="Arial"/>
              <w:sz w:val="20"/>
              <w:szCs w:val="20"/>
            </w:rPr>
          </w:rPrChange>
        </w:rPr>
      </w:pPr>
      <w:r w:rsidRPr="00A201BA">
        <w:rPr>
          <w:rFonts w:ascii="Arial" w:hAnsi="Arial" w:cs="Arial"/>
          <w:sz w:val="20"/>
          <w:szCs w:val="20"/>
          <w:lang w:val="el-GR"/>
        </w:rPr>
        <w:t xml:space="preserve">2.1.2 Μαθηματική Διατύπωση του Μοντέλου </w:t>
      </w:r>
      <w:r w:rsidRPr="00A201BA">
        <w:rPr>
          <w:rFonts w:ascii="Arial" w:hAnsi="Arial" w:cs="Arial"/>
          <w:sz w:val="20"/>
          <w:szCs w:val="20"/>
        </w:rPr>
        <w:t>Dantzig</w:t>
      </w:r>
      <w:r w:rsidRPr="00A201BA">
        <w:rPr>
          <w:rFonts w:ascii="Arial" w:hAnsi="Arial" w:cs="Arial"/>
          <w:sz w:val="20"/>
          <w:szCs w:val="20"/>
          <w:lang w:val="el-GR"/>
        </w:rPr>
        <w:t>–</w:t>
      </w:r>
      <w:r w:rsidRPr="00A201BA">
        <w:rPr>
          <w:rFonts w:ascii="Arial" w:hAnsi="Arial" w:cs="Arial"/>
          <w:sz w:val="20"/>
          <w:szCs w:val="20"/>
        </w:rPr>
        <w:t>Fulkerson</w:t>
      </w:r>
      <w:r w:rsidRPr="00A201BA">
        <w:rPr>
          <w:rFonts w:ascii="Arial" w:hAnsi="Arial" w:cs="Arial"/>
          <w:sz w:val="20"/>
          <w:szCs w:val="20"/>
          <w:lang w:val="el-GR"/>
        </w:rPr>
        <w:t>–</w:t>
      </w:r>
      <w:r w:rsidRPr="00A201BA">
        <w:rPr>
          <w:rFonts w:ascii="Arial" w:hAnsi="Arial" w:cs="Arial"/>
          <w:sz w:val="20"/>
          <w:szCs w:val="20"/>
        </w:rPr>
        <w:t>Johnson</w:t>
      </w:r>
    </w:p>
    <w:p w14:paraId="6B0F4FC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2.2 Ακέραιος Γραμμικός Προγραμματισμός (</w:t>
      </w:r>
      <w:r w:rsidRPr="00A201BA">
        <w:rPr>
          <w:rFonts w:ascii="Arial" w:hAnsi="Arial" w:cs="Arial"/>
          <w:sz w:val="20"/>
          <w:szCs w:val="20"/>
        </w:rPr>
        <w:t>ILP</w:t>
      </w:r>
      <w:r w:rsidRPr="00A201BA">
        <w:rPr>
          <w:rFonts w:ascii="Arial" w:hAnsi="Arial" w:cs="Arial"/>
          <w:sz w:val="20"/>
          <w:szCs w:val="20"/>
          <w:lang w:val="el-GR"/>
        </w:rPr>
        <w:t>)</w:t>
      </w:r>
    </w:p>
    <w:p w14:paraId="4573B44C" w14:textId="77777777" w:rsidR="00A201BA" w:rsidRPr="00A201BA" w:rsidRDefault="00A201BA" w:rsidP="00A201BA">
      <w:pPr>
        <w:jc w:val="both"/>
        <w:rPr>
          <w:rFonts w:ascii="Arial" w:hAnsi="Arial" w:cs="Arial"/>
          <w:sz w:val="20"/>
          <w:szCs w:val="20"/>
          <w:lang w:val="el-GR"/>
        </w:rPr>
      </w:pPr>
      <w:bookmarkStart w:id="19" w:name="_Hlk201144020"/>
      <w:r w:rsidRPr="00A201BA">
        <w:rPr>
          <w:rFonts w:ascii="Arial" w:hAnsi="Arial" w:cs="Arial"/>
          <w:sz w:val="20"/>
          <w:szCs w:val="20"/>
          <w:lang w:val="el-GR"/>
        </w:rPr>
        <w:t>2.3 Ανασκόπηση Μεθόδων Αποκατάστασης Ακεραιότητας</w:t>
      </w:r>
    </w:p>
    <w:p w14:paraId="02D893F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2.3.1 Μέθοδος της Εξάντλησης και υπολογιστικής πολυπλοκότητας</w:t>
      </w:r>
    </w:p>
    <w:p w14:paraId="49B121BA" w14:textId="77777777" w:rsidR="00A201BA" w:rsidRDefault="00A201BA" w:rsidP="00A201BA">
      <w:pPr>
        <w:jc w:val="both"/>
        <w:rPr>
          <w:rFonts w:ascii="Arial" w:hAnsi="Arial" w:cs="Arial"/>
          <w:sz w:val="20"/>
          <w:szCs w:val="20"/>
        </w:rPr>
      </w:pPr>
      <w:r w:rsidRPr="00A201BA">
        <w:rPr>
          <w:rFonts w:ascii="Arial" w:hAnsi="Arial" w:cs="Arial"/>
          <w:sz w:val="20"/>
          <w:szCs w:val="20"/>
        </w:rPr>
        <w:t>2.3.2 Διακλάδωση και Φραγμός (Branch and Bound)</w:t>
      </w:r>
    </w:p>
    <w:p w14:paraId="72209B34" w14:textId="6B27EA85" w:rsidR="00A201BA" w:rsidRDefault="00A201BA" w:rsidP="00A201BA">
      <w:pPr>
        <w:jc w:val="both"/>
        <w:rPr>
          <w:rFonts w:ascii="Arial" w:hAnsi="Arial" w:cs="Arial"/>
          <w:sz w:val="20"/>
          <w:szCs w:val="20"/>
          <w:lang w:val="el-GR"/>
        </w:rPr>
      </w:pPr>
      <w:r w:rsidRPr="00A201BA">
        <w:rPr>
          <w:rFonts w:ascii="Arial" w:hAnsi="Arial" w:cs="Arial"/>
          <w:sz w:val="20"/>
          <w:szCs w:val="20"/>
          <w:lang w:val="el-GR"/>
        </w:rPr>
        <w:t>2.3.3 Τέμνοντα Επίπεδα (</w:t>
      </w:r>
      <w:r w:rsidRPr="00A201BA">
        <w:rPr>
          <w:rFonts w:ascii="Arial" w:hAnsi="Arial" w:cs="Arial"/>
          <w:sz w:val="20"/>
          <w:szCs w:val="20"/>
        </w:rPr>
        <w:t>Cutting</w:t>
      </w:r>
      <w:r w:rsidRPr="00A201BA">
        <w:rPr>
          <w:rFonts w:ascii="Arial" w:hAnsi="Arial" w:cs="Arial"/>
          <w:sz w:val="20"/>
          <w:szCs w:val="20"/>
          <w:lang w:val="el-GR"/>
        </w:rPr>
        <w:t xml:space="preserve"> </w:t>
      </w:r>
      <w:r w:rsidRPr="00A201BA">
        <w:rPr>
          <w:rFonts w:ascii="Arial" w:hAnsi="Arial" w:cs="Arial"/>
          <w:sz w:val="20"/>
          <w:szCs w:val="20"/>
        </w:rPr>
        <w:t>Planes</w:t>
      </w:r>
      <w:r w:rsidRPr="00A201BA">
        <w:rPr>
          <w:rFonts w:ascii="Arial" w:hAnsi="Arial" w:cs="Arial"/>
          <w:sz w:val="20"/>
          <w:szCs w:val="20"/>
          <w:lang w:val="el-GR"/>
        </w:rPr>
        <w:t>)</w:t>
      </w:r>
    </w:p>
    <w:p w14:paraId="7284D3EB" w14:textId="77777777" w:rsidR="00A201BA" w:rsidRPr="00A201BA" w:rsidRDefault="00A201BA" w:rsidP="00A201BA">
      <w:pPr>
        <w:spacing w:before="360" w:after="120"/>
        <w:jc w:val="both"/>
        <w:rPr>
          <w:rFonts w:ascii="Arial" w:hAnsi="Arial" w:cs="Arial"/>
          <w:b/>
          <w:bCs/>
          <w:color w:val="4472C4" w:themeColor="accent1"/>
          <w:sz w:val="20"/>
          <w:szCs w:val="20"/>
          <w:lang w:val="el-GR"/>
        </w:rPr>
      </w:pPr>
      <w:r w:rsidRPr="00A201BA">
        <w:rPr>
          <w:rFonts w:ascii="Arial" w:hAnsi="Arial" w:cs="Arial"/>
          <w:b/>
          <w:bCs/>
          <w:color w:val="4472C4" w:themeColor="accent1"/>
          <w:sz w:val="20"/>
          <w:szCs w:val="20"/>
          <w:lang w:val="el-GR"/>
        </w:rPr>
        <w:t>3 Εισαγωγή στα Νευρωνικά Δίκτυα Γράφων</w:t>
      </w:r>
    </w:p>
    <w:p w14:paraId="79C36AE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3.1 Βασικές Αρχές Νευρωνικών Δικτύων</w:t>
      </w:r>
    </w:p>
    <w:p w14:paraId="58E9C72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 Θεμελιώδης Περιορισμοί και Γενίκευση της Συνέλιξης</w:t>
      </w:r>
    </w:p>
    <w:p w14:paraId="1B8956AB"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3.2.1 Κίνητρο για Γενίκευση της Συνέλιξης</w:t>
      </w:r>
    </w:p>
    <w:p w14:paraId="7ECEA680"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3.2.2 Συνέλιξη σε μη Ευκλείδειες δομές</w:t>
      </w:r>
    </w:p>
    <w:p w14:paraId="58D6682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3.2.3 Δίκτυα Μηχανισμών Προσοχής </w:t>
      </w:r>
    </w:p>
    <w:p w14:paraId="34673A9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 Κατηγορίες Εκπαίδευσης Νευρωνικών Δικτύων Γράφων</w:t>
      </w:r>
    </w:p>
    <w:p w14:paraId="773EE40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3.3.1 Επιτηρούμενη και Ημι-επιτηρούμενη Μάθηση σε Γράφους</w:t>
      </w:r>
    </w:p>
    <w:p w14:paraId="42BEDD73" w14:textId="77777777" w:rsidR="00A201BA" w:rsidRPr="00A201BA" w:rsidRDefault="00A201BA" w:rsidP="00A201BA">
      <w:pPr>
        <w:jc w:val="both"/>
        <w:rPr>
          <w:rFonts w:ascii="Arial" w:hAnsi="Arial" w:cs="Arial"/>
          <w:sz w:val="20"/>
          <w:szCs w:val="20"/>
          <w:lang w:val="el-GR"/>
        </w:rPr>
      </w:pPr>
      <w:bookmarkStart w:id="20" w:name="_Hlk201144174"/>
      <w:r w:rsidRPr="00A201BA">
        <w:rPr>
          <w:rFonts w:ascii="Arial" w:hAnsi="Arial" w:cs="Arial"/>
          <w:sz w:val="20"/>
          <w:szCs w:val="20"/>
          <w:lang w:val="el-GR"/>
        </w:rPr>
        <w:t>3.3.2 Επαγωγική και Μεταγωγική Μάθηση σε Γράφους</w:t>
      </w:r>
    </w:p>
    <w:p w14:paraId="2F4256D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 Μοντελοποίηση του Προβλήματος του Πλανόδιου Πωλητή με </w:t>
      </w:r>
      <w:r w:rsidRPr="00A201BA">
        <w:rPr>
          <w:rFonts w:ascii="Arial" w:hAnsi="Arial" w:cs="Arial"/>
          <w:sz w:val="20"/>
          <w:szCs w:val="20"/>
        </w:rPr>
        <w:t>GNN</w:t>
      </w:r>
      <w:bookmarkEnd w:id="20"/>
    </w:p>
    <w:p w14:paraId="1F09B286"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3.4.1 Αναπαράσταση του Συμμετρικού </w:t>
      </w:r>
      <w:r w:rsidRPr="00A201BA">
        <w:rPr>
          <w:rFonts w:ascii="Arial" w:hAnsi="Arial" w:cs="Arial"/>
          <w:sz w:val="20"/>
          <w:szCs w:val="20"/>
        </w:rPr>
        <w:t>TSP</w:t>
      </w:r>
      <w:r w:rsidRPr="00A201BA">
        <w:rPr>
          <w:rFonts w:ascii="Arial" w:hAnsi="Arial" w:cs="Arial"/>
          <w:sz w:val="20"/>
          <w:szCs w:val="20"/>
          <w:lang w:val="el-GR"/>
        </w:rPr>
        <w:t xml:space="preserve"> ως Μη Κατευθυνόμενος Γράφος</w:t>
      </w:r>
    </w:p>
    <w:p w14:paraId="5212784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3.4.2 Νευρωνικό Δίκτυο για την Εκτίμηση της Λύσης του </w:t>
      </w:r>
      <w:r w:rsidRPr="00A201BA">
        <w:rPr>
          <w:rFonts w:ascii="Arial" w:hAnsi="Arial" w:cs="Arial"/>
          <w:sz w:val="20"/>
          <w:szCs w:val="20"/>
        </w:rPr>
        <w:t>TSP</w:t>
      </w:r>
    </w:p>
    <w:p w14:paraId="3A9554F1" w14:textId="77777777" w:rsidR="00A201BA" w:rsidRPr="00A201BA" w:rsidRDefault="00A201BA" w:rsidP="00A201BA">
      <w:pPr>
        <w:jc w:val="both"/>
        <w:rPr>
          <w:rFonts w:ascii="Arial" w:hAnsi="Arial" w:cs="Arial"/>
          <w:sz w:val="20"/>
          <w:szCs w:val="20"/>
          <w:lang w:val="el-GR"/>
        </w:rPr>
      </w:pPr>
    </w:p>
    <w:bookmarkEnd w:id="15"/>
    <w:bookmarkEnd w:id="19"/>
    <w:p w14:paraId="3C7D10CF" w14:textId="77777777" w:rsidR="000B42F1" w:rsidRPr="000B42F1" w:rsidRDefault="000B42F1" w:rsidP="00EE1D36">
      <w:pPr>
        <w:pStyle w:val="Heading3"/>
        <w:spacing w:before="360" w:after="120"/>
        <w:jc w:val="both"/>
        <w:rPr>
          <w:rFonts w:ascii="Arial" w:hAnsi="Arial" w:cs="Arial"/>
          <w:b/>
          <w:bCs/>
          <w:color w:val="4472C4" w:themeColor="accent1"/>
          <w:sz w:val="20"/>
          <w:szCs w:val="20"/>
          <w:lang w:val="el-GR"/>
        </w:rPr>
      </w:pPr>
      <w:r w:rsidRPr="000B42F1">
        <w:rPr>
          <w:rStyle w:val="Strong"/>
          <w:rFonts w:ascii="Arial" w:hAnsi="Arial" w:cs="Arial"/>
          <w:b w:val="0"/>
          <w:bCs w:val="0"/>
          <w:color w:val="4472C4" w:themeColor="accent1"/>
          <w:sz w:val="20"/>
          <w:szCs w:val="20"/>
          <w:lang w:val="el-GR"/>
        </w:rPr>
        <w:t xml:space="preserve">4 </w:t>
      </w:r>
      <w:r w:rsidRPr="000B42F1">
        <w:rPr>
          <w:rFonts w:ascii="Arial" w:hAnsi="Arial" w:cs="Arial"/>
          <w:b/>
          <w:bCs/>
          <w:color w:val="4472C4" w:themeColor="accent1"/>
          <w:sz w:val="20"/>
          <w:szCs w:val="20"/>
          <w:lang w:val="el-GR"/>
        </w:rPr>
        <w:t>Μεθοδολογία – Πειραματισμός – Αξιολόγηση</w:t>
      </w:r>
    </w:p>
    <w:p w14:paraId="24FAA3F3" w14:textId="3C6DD5B9" w:rsidR="000B42F1" w:rsidRPr="000B42F1" w:rsidRDefault="000B42F1" w:rsidP="00EE1D36">
      <w:pPr>
        <w:jc w:val="both"/>
        <w:rPr>
          <w:rFonts w:ascii="Arial" w:hAnsi="Arial" w:cs="Arial"/>
          <w:sz w:val="20"/>
          <w:szCs w:val="20"/>
          <w:lang w:val="el-GR"/>
        </w:rPr>
      </w:pPr>
      <w:r w:rsidRPr="000B42F1">
        <w:rPr>
          <w:rFonts w:ascii="Arial" w:hAnsi="Arial" w:cs="Arial"/>
          <w:sz w:val="20"/>
          <w:szCs w:val="20"/>
          <w:lang w:val="el-GR"/>
        </w:rPr>
        <w:t>4.1 Δημιουργία Βέλτιστων Λύσεων με Ακέραιο Γραμμικό Προγραμματισμό</w:t>
      </w:r>
    </w:p>
    <w:p w14:paraId="3E707772" w14:textId="77777777" w:rsidR="000B42F1" w:rsidRDefault="000B42F1" w:rsidP="00EE1D36">
      <w:pPr>
        <w:jc w:val="both"/>
        <w:rPr>
          <w:rFonts w:ascii="Arial" w:hAnsi="Arial" w:cs="Arial"/>
          <w:sz w:val="20"/>
          <w:szCs w:val="20"/>
          <w:lang w:val="el-GR"/>
        </w:rPr>
      </w:pPr>
      <w:r w:rsidRPr="000B42F1">
        <w:rPr>
          <w:rFonts w:ascii="Arial" w:hAnsi="Arial" w:cs="Arial"/>
          <w:sz w:val="20"/>
          <w:szCs w:val="20"/>
          <w:lang w:val="el-GR"/>
        </w:rPr>
        <w:t>4.2 Παραγωγή συνόλων δεδομένων</w:t>
      </w:r>
    </w:p>
    <w:p w14:paraId="7BA325E7"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4.3 </w:t>
      </w:r>
      <w:r w:rsidRPr="00C60C6D">
        <w:rPr>
          <w:rFonts w:ascii="Arial" w:hAnsi="Arial" w:cs="Arial"/>
          <w:sz w:val="20"/>
          <w:szCs w:val="20"/>
          <w:lang w:val="el-GR"/>
        </w:rPr>
        <w:t>Εκπαίδευση Νευρωνικού Δικτύου και Παραμετροποίηση</w:t>
      </w:r>
    </w:p>
    <w:p w14:paraId="3CF218C9"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4.4 </w:t>
      </w:r>
      <w:r w:rsidRPr="00D0299F">
        <w:rPr>
          <w:rFonts w:ascii="Arial" w:hAnsi="Arial" w:cs="Arial"/>
          <w:sz w:val="20"/>
          <w:szCs w:val="20"/>
          <w:lang w:val="el-GR"/>
        </w:rPr>
        <w:t>Αξιολόγηση απόδοσης στο σύνολο ελέγχου</w:t>
      </w:r>
    </w:p>
    <w:p w14:paraId="2EADB940" w14:textId="77777777" w:rsidR="000B42F1" w:rsidRDefault="000B42F1" w:rsidP="00EE1D36">
      <w:pPr>
        <w:jc w:val="both"/>
        <w:rPr>
          <w:rFonts w:ascii="Arial" w:hAnsi="Arial" w:cs="Arial"/>
          <w:sz w:val="20"/>
          <w:szCs w:val="20"/>
          <w:lang w:val="el-GR"/>
        </w:rPr>
      </w:pPr>
      <w:r>
        <w:rPr>
          <w:rFonts w:ascii="Arial" w:hAnsi="Arial" w:cs="Arial"/>
          <w:sz w:val="20"/>
          <w:szCs w:val="20"/>
          <w:lang w:val="el-GR"/>
        </w:rPr>
        <w:t>4.5 Συμπεράσματα</w:t>
      </w:r>
    </w:p>
    <w:p w14:paraId="59A8AB1C" w14:textId="77777777" w:rsidR="00EF6DBD" w:rsidRPr="00EF6DBD" w:rsidRDefault="00EF6DBD" w:rsidP="00EF6DBD">
      <w:pPr>
        <w:pStyle w:val="Heading2"/>
        <w:rPr>
          <w:rFonts w:ascii="Arial Black" w:hAnsi="Arial Black" w:cs="Arial"/>
          <w:color w:val="000000"/>
          <w:sz w:val="24"/>
          <w:szCs w:val="24"/>
          <w:lang w:val="el-GR"/>
        </w:rPr>
      </w:pPr>
      <w:r w:rsidRPr="00EF6DBD">
        <w:rPr>
          <w:rStyle w:val="Strong"/>
          <w:rFonts w:ascii="Arial Black" w:hAnsi="Arial Black" w:cs="Arial"/>
          <w:color w:val="000000"/>
          <w:sz w:val="24"/>
          <w:szCs w:val="24"/>
          <w:lang w:val="el-GR"/>
        </w:rPr>
        <w:lastRenderedPageBreak/>
        <w:t>Περίληψη</w:t>
      </w:r>
    </w:p>
    <w:p w14:paraId="36B9295D" w14:textId="6A0AA39C" w:rsidR="00EF6DBD" w:rsidRP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παρούσα διατριβή εξετάζει τη χρήση </w:t>
      </w:r>
      <w:ins w:id="21" w:author="Giannis mougios" w:date="2025-08-30T12:09:00Z">
        <w:r w:rsidR="00C903DD">
          <w:rPr>
            <w:rFonts w:ascii="Arial" w:hAnsi="Arial" w:cs="Arial"/>
            <w:color w:val="000000"/>
            <w:sz w:val="20"/>
            <w:szCs w:val="20"/>
            <w:lang w:val="el-GR"/>
          </w:rPr>
          <w:t>Νευρωνικών Δ</w:t>
        </w:r>
      </w:ins>
      <w:ins w:id="22" w:author="Giannis mougios" w:date="2025-08-30T12:10:00Z">
        <w:r w:rsidR="00C903DD">
          <w:rPr>
            <w:rFonts w:ascii="Arial" w:hAnsi="Arial" w:cs="Arial"/>
            <w:color w:val="000000"/>
            <w:sz w:val="20"/>
            <w:szCs w:val="20"/>
            <w:lang w:val="el-GR"/>
          </w:rPr>
          <w:t>ικτύων Γρ</w:t>
        </w:r>
      </w:ins>
      <w:ins w:id="23" w:author="Giannis mougios" w:date="2025-08-30T16:50:00Z">
        <w:r w:rsidR="003346EC">
          <w:rPr>
            <w:rFonts w:ascii="Arial" w:hAnsi="Arial" w:cs="Arial"/>
            <w:color w:val="000000"/>
            <w:sz w:val="20"/>
            <w:szCs w:val="20"/>
            <w:lang w:val="el-GR"/>
          </w:rPr>
          <w:t xml:space="preserve">άφων </w:t>
        </w:r>
      </w:ins>
      <w:del w:id="24" w:author="Giannis mougios" w:date="2025-08-30T12:09:00Z">
        <w:r w:rsidRPr="00EF6DBD" w:rsidDel="00C903DD">
          <w:rPr>
            <w:rFonts w:ascii="Arial" w:hAnsi="Arial" w:cs="Arial"/>
            <w:color w:val="000000"/>
            <w:sz w:val="20"/>
            <w:szCs w:val="20"/>
            <w:lang w:val="el-GR"/>
          </w:rPr>
          <w:delText xml:space="preserve">Γραφικών Νευρωνικών Δικτύων </w:delText>
        </w:r>
      </w:del>
      <w:r w:rsidRPr="00EF6DBD">
        <w:rPr>
          <w:rFonts w:ascii="Arial" w:hAnsi="Arial" w:cs="Arial"/>
          <w:color w:val="000000"/>
          <w:sz w:val="20"/>
          <w:szCs w:val="20"/>
          <w:lang w:val="el-GR"/>
        </w:rPr>
        <w:t>(</w:t>
      </w:r>
      <w:r w:rsidRPr="00EF6DBD">
        <w:rPr>
          <w:rFonts w:ascii="Arial" w:hAnsi="Arial" w:cs="Arial"/>
          <w:color w:val="000000"/>
          <w:sz w:val="20"/>
          <w:szCs w:val="20"/>
        </w:rPr>
        <w:t>Graph</w:t>
      </w:r>
      <w:r w:rsidRPr="00EF6DBD">
        <w:rPr>
          <w:rFonts w:ascii="Arial" w:hAnsi="Arial" w:cs="Arial"/>
          <w:color w:val="000000"/>
          <w:sz w:val="20"/>
          <w:szCs w:val="20"/>
          <w:lang w:val="el-GR"/>
        </w:rPr>
        <w:t xml:space="preserve"> </w:t>
      </w:r>
      <w:r w:rsidRPr="00EF6DBD">
        <w:rPr>
          <w:rFonts w:ascii="Arial" w:hAnsi="Arial" w:cs="Arial"/>
          <w:color w:val="000000"/>
          <w:sz w:val="20"/>
          <w:szCs w:val="20"/>
        </w:rPr>
        <w:t>Neural</w:t>
      </w:r>
      <w:r w:rsidRPr="00EF6DBD">
        <w:rPr>
          <w:rFonts w:ascii="Arial" w:hAnsi="Arial" w:cs="Arial"/>
          <w:color w:val="000000"/>
          <w:sz w:val="20"/>
          <w:szCs w:val="20"/>
          <w:lang w:val="el-GR"/>
        </w:rPr>
        <w:t xml:space="preserve"> </w:t>
      </w:r>
      <w:r w:rsidRPr="00EF6DBD">
        <w:rPr>
          <w:rFonts w:ascii="Arial" w:hAnsi="Arial" w:cs="Arial"/>
          <w:color w:val="000000"/>
          <w:sz w:val="20"/>
          <w:szCs w:val="20"/>
        </w:rPr>
        <w:t>Networks</w:t>
      </w:r>
      <w:ins w:id="25" w:author="Giannis mougios" w:date="2025-08-30T12:14:00Z">
        <w:r w:rsidR="00C903DD">
          <w:rPr>
            <w:rFonts w:ascii="Arial" w:hAnsi="Arial" w:cs="Arial"/>
            <w:color w:val="000000"/>
            <w:sz w:val="20"/>
            <w:szCs w:val="20"/>
            <w:lang w:val="el-GR"/>
          </w:rPr>
          <w:t xml:space="preserve"> -</w:t>
        </w:r>
      </w:ins>
      <w:del w:id="26" w:author="Giannis mougios" w:date="2025-08-30T12:14:00Z">
        <w:r w:rsidRPr="00EF6DBD" w:rsidDel="00C903DD">
          <w:rPr>
            <w:rFonts w:ascii="Arial" w:hAnsi="Arial" w:cs="Arial"/>
            <w:color w:val="000000"/>
            <w:sz w:val="20"/>
            <w:szCs w:val="20"/>
            <w:lang w:val="el-GR"/>
          </w:rPr>
          <w:delText>,</w:delText>
        </w:r>
      </w:del>
      <w:r w:rsidRPr="00EF6DBD">
        <w:rPr>
          <w:rFonts w:ascii="Arial" w:hAnsi="Arial" w:cs="Arial"/>
          <w:color w:val="000000"/>
          <w:sz w:val="20"/>
          <w:szCs w:val="20"/>
          <w:lang w:val="el-GR"/>
        </w:rPr>
        <w:t xml:space="preserve"> </w:t>
      </w:r>
      <w:r w:rsidRPr="00EF6DBD">
        <w:rPr>
          <w:rFonts w:ascii="Arial" w:hAnsi="Arial" w:cs="Arial"/>
          <w:color w:val="000000"/>
          <w:sz w:val="20"/>
          <w:szCs w:val="20"/>
        </w:rPr>
        <w:t>GNNs</w:t>
      </w:r>
      <w:r w:rsidRPr="00EF6DBD">
        <w:rPr>
          <w:rFonts w:ascii="Arial" w:hAnsi="Arial" w:cs="Arial"/>
          <w:color w:val="000000"/>
          <w:sz w:val="20"/>
          <w:szCs w:val="20"/>
          <w:lang w:val="el-GR"/>
        </w:rPr>
        <w:t>) για την επίλυση του Κλασικού Προβλήματος του Πλανόδιου Πωλητή (</w:t>
      </w:r>
      <w:r w:rsidRPr="00EF6DBD">
        <w:rPr>
          <w:rFonts w:ascii="Arial" w:hAnsi="Arial" w:cs="Arial"/>
          <w:color w:val="000000"/>
          <w:sz w:val="20"/>
          <w:szCs w:val="20"/>
        </w:rPr>
        <w:t>Traveling</w:t>
      </w:r>
      <w:r w:rsidRPr="00EF6DBD">
        <w:rPr>
          <w:rFonts w:ascii="Arial" w:hAnsi="Arial" w:cs="Arial"/>
          <w:color w:val="000000"/>
          <w:sz w:val="20"/>
          <w:szCs w:val="20"/>
          <w:lang w:val="el-GR"/>
        </w:rPr>
        <w:t xml:space="preserve"> </w:t>
      </w:r>
      <w:r w:rsidRPr="00EF6DBD">
        <w:rPr>
          <w:rFonts w:ascii="Arial" w:hAnsi="Arial" w:cs="Arial"/>
          <w:color w:val="000000"/>
          <w:sz w:val="20"/>
          <w:szCs w:val="20"/>
        </w:rPr>
        <w:t>Salesman</w:t>
      </w:r>
      <w:r w:rsidRPr="00EF6DBD">
        <w:rPr>
          <w:rFonts w:ascii="Arial" w:hAnsi="Arial" w:cs="Arial"/>
          <w:color w:val="000000"/>
          <w:sz w:val="20"/>
          <w:szCs w:val="20"/>
          <w:lang w:val="el-GR"/>
        </w:rPr>
        <w:t xml:space="preserve"> </w:t>
      </w:r>
      <w:r w:rsidRPr="00EF6DBD">
        <w:rPr>
          <w:rFonts w:ascii="Arial" w:hAnsi="Arial" w:cs="Arial"/>
          <w:color w:val="000000"/>
          <w:sz w:val="20"/>
          <w:szCs w:val="20"/>
        </w:rPr>
        <w:t>Problem</w:t>
      </w:r>
      <w:r w:rsidRPr="00EF6DBD">
        <w:rPr>
          <w:rFonts w:ascii="Arial" w:hAnsi="Arial" w:cs="Arial"/>
          <w:color w:val="000000"/>
          <w:sz w:val="20"/>
          <w:szCs w:val="20"/>
          <w:lang w:val="el-GR"/>
        </w:rPr>
        <w:t xml:space="preserve">, </w:t>
      </w:r>
      <w:r w:rsidRPr="00EF6DBD">
        <w:rPr>
          <w:rFonts w:ascii="Arial" w:hAnsi="Arial" w:cs="Arial"/>
          <w:color w:val="000000"/>
          <w:sz w:val="20"/>
          <w:szCs w:val="20"/>
        </w:rPr>
        <w:t>TSP</w:t>
      </w:r>
      <w:r w:rsidRPr="00EF6DBD">
        <w:rPr>
          <w:rFonts w:ascii="Arial" w:hAnsi="Arial" w:cs="Arial"/>
          <w:color w:val="000000"/>
          <w:sz w:val="20"/>
          <w:szCs w:val="20"/>
          <w:lang w:val="el-GR"/>
        </w:rPr>
        <w:t xml:space="preserve">). Το </w:t>
      </w:r>
      <w:r w:rsidRPr="00EF6DBD">
        <w:rPr>
          <w:rFonts w:ascii="Arial" w:hAnsi="Arial" w:cs="Arial"/>
          <w:color w:val="000000"/>
          <w:sz w:val="20"/>
          <w:szCs w:val="20"/>
        </w:rPr>
        <w:t>TSP</w:t>
      </w:r>
      <w:r w:rsidRPr="00EF6DBD">
        <w:rPr>
          <w:rFonts w:ascii="Arial" w:hAnsi="Arial" w:cs="Arial"/>
          <w:color w:val="000000"/>
          <w:sz w:val="20"/>
          <w:szCs w:val="20"/>
          <w:lang w:val="el-GR"/>
        </w:rPr>
        <w:t xml:space="preserve"> αποτελεί ένα από τα σημαντικότερα προβλήματα συνδυαστικής βελτιστοποίησης και έχει χαρακτηριστεί ως </w:t>
      </w:r>
      <w:r w:rsidRPr="00EF6DBD">
        <w:rPr>
          <w:rFonts w:ascii="Arial" w:hAnsi="Arial" w:cs="Arial"/>
          <w:color w:val="000000"/>
          <w:sz w:val="20"/>
          <w:szCs w:val="20"/>
        </w:rPr>
        <w:t>NP</w:t>
      </w:r>
      <w:r w:rsidRPr="00EF6DBD">
        <w:rPr>
          <w:rFonts w:ascii="Arial" w:hAnsi="Arial" w:cs="Arial"/>
          <w:color w:val="000000"/>
          <w:sz w:val="20"/>
          <w:szCs w:val="20"/>
          <w:lang w:val="el-GR"/>
        </w:rPr>
        <w:t>-πλήρες. Για την παραγωγή βέλτιστων λύσεων αξιοποιήθηκε ένας λύτης Γραμμικού Προγραμματισμού (</w:t>
      </w:r>
      <w:r w:rsidRPr="00EF6DBD">
        <w:rPr>
          <w:rFonts w:ascii="Arial" w:hAnsi="Arial" w:cs="Arial"/>
          <w:color w:val="000000"/>
          <w:sz w:val="20"/>
          <w:szCs w:val="20"/>
        </w:rPr>
        <w:t>Linear</w:t>
      </w:r>
      <w:r w:rsidRPr="00EF6DBD">
        <w:rPr>
          <w:rFonts w:ascii="Arial" w:hAnsi="Arial" w:cs="Arial"/>
          <w:color w:val="000000"/>
          <w:sz w:val="20"/>
          <w:szCs w:val="20"/>
          <w:lang w:val="el-GR"/>
        </w:rPr>
        <w:t xml:space="preserve"> </w:t>
      </w:r>
      <w:r w:rsidRPr="00EF6DBD">
        <w:rPr>
          <w:rFonts w:ascii="Arial" w:hAnsi="Arial" w:cs="Arial"/>
          <w:color w:val="000000"/>
          <w:sz w:val="20"/>
          <w:szCs w:val="20"/>
        </w:rPr>
        <w:t>Programming</w:t>
      </w:r>
      <w:r w:rsidRPr="00EF6DBD">
        <w:rPr>
          <w:rFonts w:ascii="Arial" w:hAnsi="Arial" w:cs="Arial"/>
          <w:color w:val="000000"/>
          <w:sz w:val="20"/>
          <w:szCs w:val="20"/>
          <w:lang w:val="el-GR"/>
        </w:rPr>
        <w:t xml:space="preserve">, </w:t>
      </w:r>
      <w:r w:rsidRPr="00EF6DBD">
        <w:rPr>
          <w:rFonts w:ascii="Arial" w:hAnsi="Arial" w:cs="Arial"/>
          <w:color w:val="000000"/>
          <w:sz w:val="20"/>
          <w:szCs w:val="20"/>
        </w:rPr>
        <w:t>LP</w:t>
      </w:r>
      <w:r w:rsidRPr="00EF6DBD">
        <w:rPr>
          <w:rFonts w:ascii="Arial" w:hAnsi="Arial" w:cs="Arial"/>
          <w:color w:val="000000"/>
          <w:sz w:val="20"/>
          <w:szCs w:val="20"/>
          <w:lang w:val="el-GR"/>
        </w:rPr>
        <w:t xml:space="preserve">), με σκοπό τη δημιουργία συνόλων δεδομένων υψηλής ποιότητας. Τα δεδομένα αυτά χρησιμοποιήθηκαν για την εκπαίδευση και αξιολόγηση μοντέλων </w:t>
      </w:r>
      <w:r w:rsidRPr="00EF6DBD">
        <w:rPr>
          <w:rFonts w:ascii="Arial" w:hAnsi="Arial" w:cs="Arial"/>
          <w:color w:val="000000"/>
          <w:sz w:val="20"/>
          <w:szCs w:val="20"/>
        </w:rPr>
        <w:t>GNN</w:t>
      </w:r>
      <w:r w:rsidRPr="00EF6DBD">
        <w:rPr>
          <w:rFonts w:ascii="Arial" w:hAnsi="Arial" w:cs="Arial"/>
          <w:color w:val="000000"/>
          <w:sz w:val="20"/>
          <w:szCs w:val="20"/>
          <w:lang w:val="el-GR"/>
        </w:rPr>
        <w:t>, με στόχο την πρόβλεψη των ακμών που συνθέτουν τη βέλτιστη διαδρομή σε πλήρως συνδεδεμένους γράφους.</w:t>
      </w:r>
    </w:p>
    <w:p w14:paraId="7874A69B" w14:textId="77777777" w:rsid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μεθοδολογία που αναπτύχθηκε συνδυάζει κλασικές τεχνικές βελτιστοποίησης με σύγχρονες προσεγγίσεις μηχανικής μάθησης, αναδεικνύοντας τον ρόλο των </w:t>
      </w:r>
      <w:r w:rsidRPr="00EF6DBD">
        <w:rPr>
          <w:rFonts w:ascii="Arial" w:hAnsi="Arial" w:cs="Arial"/>
          <w:color w:val="000000"/>
          <w:sz w:val="20"/>
          <w:szCs w:val="20"/>
        </w:rPr>
        <w:t>GNNs</w:t>
      </w:r>
      <w:r w:rsidRPr="00EF6DBD">
        <w:rPr>
          <w:rFonts w:ascii="Arial" w:hAnsi="Arial" w:cs="Arial"/>
          <w:color w:val="000000"/>
          <w:sz w:val="20"/>
          <w:szCs w:val="20"/>
          <w:lang w:val="el-GR"/>
        </w:rPr>
        <w:t xml:space="preserve"> στη μοντελοποίηση δομών γραφημάτων και στην επίλυση προβλημάτων συνδυαστικής φύσης. Τα πειραματικά αποτελέσματα καταδεικνύουν ότι τα </w:t>
      </w:r>
      <w:r w:rsidRPr="00EF6DBD">
        <w:rPr>
          <w:rFonts w:ascii="Arial" w:hAnsi="Arial" w:cs="Arial"/>
          <w:color w:val="000000"/>
          <w:sz w:val="20"/>
          <w:szCs w:val="20"/>
        </w:rPr>
        <w:t>GNN</w:t>
      </w:r>
      <w:r w:rsidRPr="00EF6DBD">
        <w:rPr>
          <w:rFonts w:ascii="Arial" w:hAnsi="Arial" w:cs="Arial"/>
          <w:color w:val="000000"/>
          <w:sz w:val="20"/>
          <w:szCs w:val="20"/>
          <w:lang w:val="el-GR"/>
        </w:rPr>
        <w:t xml:space="preserve"> μοντέλα μπορούν να μάθουν αποτελεσματικά τα μοτίβα που διέπουν τις βέλτιστες λύσεις και να γενικεύσουν σε νέα παραδείγματα, γεγονός που επιβεβαιώνει τη δυναμική τους για την αντιμετώπιση πολύπλοκων προβλημάτων βελτιστοποίησης.</w:t>
      </w:r>
    </w:p>
    <w:p w14:paraId="2E286FA3" w14:textId="77777777" w:rsidR="00EF6DBD" w:rsidRPr="00EF6DBD" w:rsidRDefault="00EF6DBD" w:rsidP="00A201BA">
      <w:pPr>
        <w:pStyle w:val="Heading2"/>
        <w:spacing w:before="360" w:beforeAutospacing="0" w:after="120" w:afterAutospacing="0"/>
        <w:jc w:val="both"/>
        <w:rPr>
          <w:rFonts w:ascii="Arial Black" w:hAnsi="Arial Black"/>
          <w:color w:val="000000"/>
          <w:sz w:val="24"/>
          <w:szCs w:val="24"/>
        </w:rPr>
      </w:pPr>
      <w:r w:rsidRPr="00EF6DBD">
        <w:rPr>
          <w:rStyle w:val="Strong"/>
          <w:rFonts w:ascii="Arial Black" w:hAnsi="Arial Black"/>
          <w:color w:val="000000"/>
          <w:sz w:val="24"/>
          <w:szCs w:val="24"/>
        </w:rPr>
        <w:t>Abstract</w:t>
      </w:r>
    </w:p>
    <w:p w14:paraId="604F8645" w14:textId="77777777" w:rsidR="00EF6DBD" w:rsidRPr="00EF6DBD" w:rsidRDefault="00EF6DBD" w:rsidP="00A201BA">
      <w:pPr>
        <w:pStyle w:val="NormalWeb"/>
        <w:spacing w:after="120" w:afterAutospacing="0"/>
        <w:jc w:val="both"/>
        <w:rPr>
          <w:rFonts w:ascii="Arial" w:hAnsi="Arial" w:cs="Arial"/>
          <w:color w:val="000000"/>
          <w:sz w:val="20"/>
          <w:szCs w:val="20"/>
        </w:rPr>
      </w:pPr>
      <w:r w:rsidRPr="00EF6DBD">
        <w:rPr>
          <w:rFonts w:ascii="Arial" w:hAnsi="Arial" w:cs="Arial"/>
          <w:color w:val="000000"/>
          <w:sz w:val="20"/>
          <w:szCs w:val="20"/>
        </w:rPr>
        <w:t>This dissertation investigates the use of Graph Neural Networks (GNNs) for solving the classical Traveling Salesman Problem (TSP). The TSP is a cornerstone problem in combinatorial optimization and is classified as NP-complete. In order to obtain optimal solutions, a Linear Programming (LP) solver was employed to generate high-quality datasets. These datasets were then used to train and evaluate GNN models, aiming to predict the edges that constitute the optimal tour in fully connected graphs.</w:t>
      </w:r>
    </w:p>
    <w:p w14:paraId="65DEFEE6" w14:textId="77777777" w:rsidR="00EF6DBD" w:rsidRPr="00EF6DBD" w:rsidRDefault="00EF6DBD" w:rsidP="00A201BA">
      <w:pPr>
        <w:pStyle w:val="NormalWeb"/>
        <w:spacing w:before="0" w:beforeAutospacing="0" w:after="60" w:afterAutospacing="0"/>
        <w:jc w:val="both"/>
        <w:rPr>
          <w:rFonts w:ascii="Arial" w:hAnsi="Arial" w:cs="Arial"/>
          <w:color w:val="000000"/>
          <w:sz w:val="20"/>
          <w:szCs w:val="20"/>
        </w:rPr>
      </w:pPr>
      <w:r w:rsidRPr="00EF6DBD">
        <w:rPr>
          <w:rFonts w:ascii="Arial" w:hAnsi="Arial" w:cs="Arial"/>
          <w:color w:val="000000"/>
          <w:sz w:val="20"/>
          <w:szCs w:val="20"/>
        </w:rPr>
        <w:t>The proposed methodology integrates classical optimization techniques with modern machine learning approaches, highlighting the ability of GNNs to model graph structures and address combinatorial problems. Experimental results demonstrate that GNN models can effectively learn the patterns underlying optimal solutions and generalize to unseen problem instances, thereby confirming their potential as a powerful tool for solving complex optimization challenges.</w:t>
      </w:r>
    </w:p>
    <w:p w14:paraId="36E5A4BB" w14:textId="77777777" w:rsidR="00EF6DBD" w:rsidRPr="00EF6DBD" w:rsidRDefault="00EF6DBD" w:rsidP="00EF6DBD">
      <w:pPr>
        <w:pStyle w:val="NormalWeb"/>
        <w:spacing w:before="0" w:beforeAutospacing="0" w:after="60" w:afterAutospacing="0"/>
        <w:rPr>
          <w:rFonts w:ascii="Arial" w:hAnsi="Arial" w:cs="Arial"/>
          <w:color w:val="000000"/>
          <w:sz w:val="20"/>
          <w:szCs w:val="20"/>
        </w:rPr>
      </w:pPr>
    </w:p>
    <w:p w14:paraId="22ED7858" w14:textId="77777777" w:rsidR="00EF6DBD" w:rsidRDefault="00EF6DBD" w:rsidP="000B42F1">
      <w:pPr>
        <w:spacing w:line="360" w:lineRule="auto"/>
        <w:rPr>
          <w:rFonts w:ascii="Arial" w:hAnsi="Arial" w:cs="Arial"/>
          <w:sz w:val="20"/>
          <w:szCs w:val="20"/>
        </w:rPr>
      </w:pPr>
    </w:p>
    <w:p w14:paraId="0B2E9CB7" w14:textId="77777777" w:rsidR="00EF6DBD" w:rsidRDefault="00EF6DBD" w:rsidP="000B42F1">
      <w:pPr>
        <w:spacing w:line="360" w:lineRule="auto"/>
        <w:rPr>
          <w:rFonts w:ascii="Arial" w:hAnsi="Arial" w:cs="Arial"/>
          <w:sz w:val="20"/>
          <w:szCs w:val="20"/>
        </w:rPr>
      </w:pPr>
    </w:p>
    <w:p w14:paraId="163EDCAB" w14:textId="77777777" w:rsidR="00EF6DBD" w:rsidRDefault="00EF6DBD" w:rsidP="000B42F1">
      <w:pPr>
        <w:spacing w:line="360" w:lineRule="auto"/>
        <w:rPr>
          <w:rFonts w:ascii="Arial" w:hAnsi="Arial" w:cs="Arial"/>
          <w:sz w:val="20"/>
          <w:szCs w:val="20"/>
        </w:rPr>
      </w:pPr>
    </w:p>
    <w:p w14:paraId="04A44AD7" w14:textId="77777777" w:rsidR="00EF6DBD" w:rsidRDefault="00EF6DBD" w:rsidP="000B42F1">
      <w:pPr>
        <w:spacing w:line="360" w:lineRule="auto"/>
        <w:rPr>
          <w:rFonts w:ascii="Arial" w:hAnsi="Arial" w:cs="Arial"/>
          <w:sz w:val="20"/>
          <w:szCs w:val="20"/>
        </w:rPr>
      </w:pPr>
    </w:p>
    <w:p w14:paraId="2DD7CEDB" w14:textId="77777777" w:rsidR="00EF6DBD" w:rsidRDefault="00EF6DBD" w:rsidP="000B42F1">
      <w:pPr>
        <w:spacing w:line="360" w:lineRule="auto"/>
        <w:rPr>
          <w:rFonts w:ascii="Arial" w:hAnsi="Arial" w:cs="Arial"/>
          <w:sz w:val="20"/>
          <w:szCs w:val="20"/>
        </w:rPr>
      </w:pPr>
    </w:p>
    <w:p w14:paraId="4B277C9A" w14:textId="77777777" w:rsidR="00EF6DBD" w:rsidRDefault="00EF6DBD" w:rsidP="000B42F1">
      <w:pPr>
        <w:spacing w:line="360" w:lineRule="auto"/>
        <w:rPr>
          <w:rFonts w:ascii="Arial" w:hAnsi="Arial" w:cs="Arial"/>
          <w:sz w:val="20"/>
          <w:szCs w:val="20"/>
        </w:rPr>
      </w:pPr>
    </w:p>
    <w:p w14:paraId="44E40001" w14:textId="77777777" w:rsidR="00EF6DBD" w:rsidRDefault="00EF6DBD" w:rsidP="000B42F1">
      <w:pPr>
        <w:spacing w:line="360" w:lineRule="auto"/>
        <w:rPr>
          <w:rFonts w:ascii="Arial" w:hAnsi="Arial" w:cs="Arial"/>
          <w:sz w:val="20"/>
          <w:szCs w:val="20"/>
        </w:rPr>
      </w:pPr>
    </w:p>
    <w:p w14:paraId="79E0FAF4" w14:textId="77777777" w:rsidR="00EF6DBD" w:rsidRDefault="00EF6DBD" w:rsidP="000B42F1">
      <w:pPr>
        <w:spacing w:line="360" w:lineRule="auto"/>
        <w:rPr>
          <w:rFonts w:ascii="Arial" w:hAnsi="Arial" w:cs="Arial"/>
          <w:sz w:val="20"/>
          <w:szCs w:val="20"/>
        </w:rPr>
      </w:pPr>
    </w:p>
    <w:p w14:paraId="4708659D" w14:textId="77777777" w:rsidR="00EF6DBD" w:rsidRDefault="00EF6DBD" w:rsidP="000B42F1">
      <w:pPr>
        <w:spacing w:line="360" w:lineRule="auto"/>
        <w:rPr>
          <w:rFonts w:ascii="Arial" w:hAnsi="Arial" w:cs="Arial"/>
          <w:sz w:val="20"/>
          <w:szCs w:val="20"/>
        </w:rPr>
      </w:pPr>
    </w:p>
    <w:p w14:paraId="282F255B" w14:textId="77777777" w:rsidR="00EF6DBD" w:rsidRDefault="00EF6DBD" w:rsidP="000B42F1">
      <w:pPr>
        <w:spacing w:line="360" w:lineRule="auto"/>
        <w:rPr>
          <w:rFonts w:ascii="Arial" w:hAnsi="Arial" w:cs="Arial"/>
          <w:sz w:val="20"/>
          <w:szCs w:val="20"/>
        </w:rPr>
      </w:pPr>
    </w:p>
    <w:p w14:paraId="33B8EE6C" w14:textId="77777777" w:rsidR="00EF6DBD" w:rsidRDefault="00EF6DBD" w:rsidP="000B42F1">
      <w:pPr>
        <w:spacing w:line="360" w:lineRule="auto"/>
        <w:rPr>
          <w:rFonts w:ascii="Arial" w:hAnsi="Arial" w:cs="Arial"/>
          <w:sz w:val="20"/>
          <w:szCs w:val="20"/>
        </w:rPr>
      </w:pPr>
    </w:p>
    <w:p w14:paraId="589F8152" w14:textId="77777777" w:rsidR="00EF6DBD" w:rsidRDefault="00EF6DBD" w:rsidP="000B42F1">
      <w:pPr>
        <w:spacing w:line="360" w:lineRule="auto"/>
        <w:rPr>
          <w:rFonts w:ascii="Arial" w:hAnsi="Arial" w:cs="Arial"/>
          <w:sz w:val="20"/>
          <w:szCs w:val="20"/>
        </w:rPr>
      </w:pPr>
    </w:p>
    <w:p w14:paraId="7A3109B1" w14:textId="77777777" w:rsidR="00EF6DBD" w:rsidRDefault="00EF6DBD" w:rsidP="000B42F1">
      <w:pPr>
        <w:spacing w:line="360" w:lineRule="auto"/>
        <w:rPr>
          <w:rFonts w:ascii="Arial" w:hAnsi="Arial" w:cs="Arial"/>
          <w:sz w:val="20"/>
          <w:szCs w:val="20"/>
        </w:rPr>
      </w:pPr>
    </w:p>
    <w:p w14:paraId="464DC283" w14:textId="77777777" w:rsidR="00EF6DBD" w:rsidRDefault="00EF6DBD" w:rsidP="000B42F1">
      <w:pPr>
        <w:spacing w:line="360" w:lineRule="auto"/>
        <w:rPr>
          <w:rFonts w:ascii="Arial" w:hAnsi="Arial" w:cs="Arial"/>
          <w:sz w:val="20"/>
          <w:szCs w:val="20"/>
        </w:rPr>
      </w:pPr>
    </w:p>
    <w:p w14:paraId="302BF521" w14:textId="77777777" w:rsidR="00EF6DBD" w:rsidRDefault="00EF6DBD" w:rsidP="000B42F1">
      <w:pPr>
        <w:spacing w:line="360" w:lineRule="auto"/>
        <w:rPr>
          <w:rFonts w:ascii="Arial" w:hAnsi="Arial" w:cs="Arial"/>
          <w:sz w:val="20"/>
          <w:szCs w:val="20"/>
        </w:rPr>
      </w:pPr>
    </w:p>
    <w:p w14:paraId="2167CF27" w14:textId="77777777" w:rsidR="00EF6DBD" w:rsidRPr="00EF6DBD" w:rsidRDefault="00EF6DBD" w:rsidP="000B42F1">
      <w:pPr>
        <w:spacing w:line="360" w:lineRule="auto"/>
        <w:rPr>
          <w:rFonts w:ascii="Arial" w:hAnsi="Arial" w:cs="Arial"/>
          <w:sz w:val="20"/>
          <w:szCs w:val="20"/>
        </w:rPr>
      </w:pPr>
    </w:p>
    <w:p w14:paraId="2682CEAE" w14:textId="77777777" w:rsidR="00F23581" w:rsidRPr="00F23581" w:rsidRDefault="00F23581" w:rsidP="00533CBA">
      <w:pPr>
        <w:spacing w:before="360" w:after="120"/>
        <w:rPr>
          <w:rFonts w:ascii="Arial Black" w:hAnsi="Arial Black"/>
          <w:lang w:val="el-GR"/>
        </w:rPr>
      </w:pPr>
      <w:r w:rsidRPr="00F23581">
        <w:rPr>
          <w:rFonts w:ascii="Arial Black" w:hAnsi="Arial Black"/>
          <w:lang w:val="el-GR"/>
        </w:rPr>
        <w:t>1 Εισαγωγ</w:t>
      </w:r>
      <w:r w:rsidR="000B42F1">
        <w:rPr>
          <w:rFonts w:ascii="Arial Black" w:hAnsi="Arial Black"/>
          <w:lang w:val="el-GR"/>
        </w:rPr>
        <w:t>ή</w:t>
      </w:r>
    </w:p>
    <w:p w14:paraId="033FB5F1"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Το Πρόβλημα του Περιπλανώμενου Πωλητή (</w:t>
      </w:r>
      <w:r w:rsidRPr="00F23581">
        <w:rPr>
          <w:rFonts w:ascii="Arial" w:hAnsi="Arial" w:cs="Arial"/>
          <w:sz w:val="20"/>
          <w:szCs w:val="20"/>
        </w:rPr>
        <w:t>Traveling</w:t>
      </w:r>
      <w:r w:rsidRPr="00F23581">
        <w:rPr>
          <w:rFonts w:ascii="Arial" w:hAnsi="Arial" w:cs="Arial"/>
          <w:sz w:val="20"/>
          <w:szCs w:val="20"/>
          <w:lang w:val="el-GR"/>
        </w:rPr>
        <w:t xml:space="preserve"> </w:t>
      </w:r>
      <w:r w:rsidRPr="00F23581">
        <w:rPr>
          <w:rFonts w:ascii="Arial" w:hAnsi="Arial" w:cs="Arial"/>
          <w:sz w:val="20"/>
          <w:szCs w:val="20"/>
        </w:rPr>
        <w:t>Salesperson</w:t>
      </w:r>
      <w:r w:rsidRPr="00F23581">
        <w:rPr>
          <w:rFonts w:ascii="Arial" w:hAnsi="Arial" w:cs="Arial"/>
          <w:sz w:val="20"/>
          <w:szCs w:val="20"/>
          <w:lang w:val="el-GR"/>
        </w:rPr>
        <w:t xml:space="preserve"> </w:t>
      </w:r>
      <w:r w:rsidRPr="00F23581">
        <w:rPr>
          <w:rFonts w:ascii="Arial" w:hAnsi="Arial" w:cs="Arial"/>
          <w:sz w:val="20"/>
          <w:szCs w:val="20"/>
        </w:rPr>
        <w:t>Problem</w:t>
      </w:r>
      <w:r w:rsidRPr="00F23581">
        <w:rPr>
          <w:rFonts w:ascii="Arial" w:hAnsi="Arial" w:cs="Arial"/>
          <w:sz w:val="20"/>
          <w:szCs w:val="20"/>
          <w:lang w:val="el-GR"/>
        </w:rPr>
        <w:t xml:space="preserve"> - </w:t>
      </w:r>
      <w:r w:rsidRPr="00F23581">
        <w:rPr>
          <w:rFonts w:ascii="Arial" w:hAnsi="Arial" w:cs="Arial"/>
          <w:sz w:val="20"/>
          <w:szCs w:val="20"/>
        </w:rPr>
        <w:t>TSP</w:t>
      </w:r>
      <w:r w:rsidRPr="00F23581">
        <w:rPr>
          <w:rFonts w:ascii="Arial" w:hAnsi="Arial" w:cs="Arial"/>
          <w:sz w:val="20"/>
          <w:szCs w:val="20"/>
          <w:lang w:val="el-GR"/>
        </w:rPr>
        <w:t xml:space="preserve">) αποτελεί μία από τις πιο εντατικά μελετημένες προκλήσεις στον τομέα της συνδυαστικής βελτιστοποίησης, τόσο στην επιστήμη των υπολογιστών όσο και στην έρευνα επιχειρησιακών διαδικασιών. Στην ουσία, το πρόβλημα θέτει την εξής απλή ερώτηση. Δίνοντας μια λίστα πόλεων και τις αποστάσεις μεταξύ τους, ποια είναι η συντομότερη δυνατή διαδρομή που επισκέπτεται κάθε πόλη ακριβώς μία φορά και επιστρέφει στην αρχική πόλη; Παρά την απλή του διατύπωση, η υπολογιστική πολυπλοκότητα του </w:t>
      </w:r>
      <w:r w:rsidRPr="00F23581">
        <w:rPr>
          <w:rFonts w:ascii="Arial" w:hAnsi="Arial" w:cs="Arial"/>
          <w:sz w:val="20"/>
          <w:szCs w:val="20"/>
        </w:rPr>
        <w:t>TSP</w:t>
      </w:r>
      <w:r w:rsidRPr="00F23581">
        <w:rPr>
          <w:rFonts w:ascii="Arial" w:hAnsi="Arial" w:cs="Arial"/>
          <w:sz w:val="20"/>
          <w:szCs w:val="20"/>
          <w:lang w:val="el-GR"/>
        </w:rPr>
        <w:t xml:space="preserve"> το καθιστά μια διαρκή πρόκληση και σημείο αναφοράς για την ανάπτυξη αλγορίθμων. Συγκεκριμένα, ο χώρος των εφικτών λύσεων του </w:t>
      </w:r>
      <w:r w:rsidRPr="00F23581">
        <w:rPr>
          <w:rFonts w:ascii="Arial" w:hAnsi="Arial" w:cs="Arial"/>
          <w:sz w:val="20"/>
          <w:szCs w:val="20"/>
        </w:rPr>
        <w:t>TSP</w:t>
      </w:r>
      <w:r w:rsidRPr="00F23581">
        <w:rPr>
          <w:rFonts w:ascii="Arial" w:hAnsi="Arial" w:cs="Arial"/>
          <w:sz w:val="20"/>
          <w:szCs w:val="20"/>
          <w:lang w:val="el-GR"/>
        </w:rPr>
        <w:t xml:space="preserve"> αυξάνεται παραγοντικά με τον αριθμό των πόλεων </w:t>
      </w:r>
      <m:oMath>
        <m:f>
          <m:fPr>
            <m:ctrlPr>
              <w:rPr>
                <w:rFonts w:ascii="Cambria Math" w:hAnsi="Cambria Math" w:cs="Arial"/>
                <w:i/>
                <w:sz w:val="20"/>
                <w:szCs w:val="20"/>
                <w:lang w:val="el-GR"/>
              </w:rPr>
            </m:ctrlPr>
          </m:fPr>
          <m:num>
            <m:d>
              <m:dPr>
                <m:ctrlPr>
                  <w:rPr>
                    <w:rFonts w:ascii="Cambria Math" w:hAnsi="Cambria Math" w:cs="Arial"/>
                    <w:i/>
                    <w:sz w:val="20"/>
                    <w:szCs w:val="20"/>
                    <w:lang w:val="el-GR"/>
                  </w:rPr>
                </m:ctrlPr>
              </m:dPr>
              <m:e>
                <m:r>
                  <w:rPr>
                    <w:rFonts w:ascii="Cambria Math" w:hAnsi="Cambria Math" w:cs="Arial"/>
                    <w:sz w:val="20"/>
                    <w:szCs w:val="20"/>
                    <w:lang w:val="el-GR"/>
                  </w:rPr>
                  <m:t>n-1</m:t>
                </m:r>
              </m:e>
            </m:d>
            <m:r>
              <w:rPr>
                <w:rFonts w:ascii="Cambria Math" w:hAnsi="Cambria Math" w:cs="Arial"/>
                <w:sz w:val="20"/>
                <w:szCs w:val="20"/>
                <w:lang w:val="el-GR"/>
              </w:rPr>
              <m:t>!</m:t>
            </m:r>
          </m:num>
          <m:den>
            <m:r>
              <w:rPr>
                <w:rFonts w:ascii="Cambria Math" w:hAnsi="Cambria Math" w:cs="Arial"/>
                <w:sz w:val="20"/>
                <w:szCs w:val="20"/>
                <w:lang w:val="el-GR"/>
              </w:rPr>
              <m:t>2</m:t>
            </m:r>
          </m:den>
        </m:f>
      </m:oMath>
      <w:r w:rsidRPr="00F23581">
        <w:rPr>
          <w:rFonts w:ascii="Arial" w:hAnsi="Arial" w:cs="Arial"/>
          <w:sz w:val="20"/>
          <w:szCs w:val="20"/>
          <w:lang w:val="el-GR"/>
        </w:rPr>
        <w:t xml:space="preserve">,  ακόμη και στην συμμετρική εκδοχή του προβλήματος, όπου απαιτείται η εξέταση ​ πιθανών διαδρομών. Με τον χαρακτηρισμό συμμετρική εκδοχή ενός </w:t>
      </w:r>
      <w:r w:rsidRPr="00F23581">
        <w:rPr>
          <w:rFonts w:ascii="Arial" w:hAnsi="Arial" w:cs="Arial"/>
          <w:sz w:val="20"/>
          <w:szCs w:val="20"/>
        </w:rPr>
        <w:t>TSP</w:t>
      </w:r>
      <w:r w:rsidRPr="00F23581">
        <w:rPr>
          <w:rFonts w:ascii="Arial" w:hAnsi="Arial" w:cs="Arial"/>
          <w:sz w:val="20"/>
          <w:szCs w:val="20"/>
          <w:lang w:val="el-GR"/>
        </w:rPr>
        <w:t xml:space="preserve"> δεχόμαστε την υπόθεση ότι το κόστος μετάβασης από το σημείο Α στο σημείο Β ισούται με το κόστος μετάβασης από το σημείο Β στο σημείο Α. Μολονότι η υπόθεση αυτή συνεπάγεται μείωση των μεταβλητών απόφασης στο μισό, ο χώρος των εφικτών λύσεων συνεχίζει να αυξάνεται παραγοντικά ως προς τον αριθμό των πόλεων, καθιστώντας την ακριβή επίλυση μέσω πλήρους εξάντλησης πρακτικά αδύνατη ακόμα και για σχετικά μικρούς αριθμούς πόλεων. Για να αποδώσουμε το μέγεθος του προβλήματος, στην συμμετρική μορφή του </w:t>
      </w:r>
      <w:r w:rsidRPr="00F23581">
        <w:rPr>
          <w:rFonts w:ascii="Arial" w:hAnsi="Arial" w:cs="Arial"/>
          <w:sz w:val="20"/>
          <w:szCs w:val="20"/>
        </w:rPr>
        <w:t>TSP</w:t>
      </w:r>
      <w:r w:rsidRPr="00F23581">
        <w:rPr>
          <w:rFonts w:ascii="Arial" w:hAnsi="Arial" w:cs="Arial"/>
          <w:sz w:val="20"/>
          <w:szCs w:val="20"/>
          <w:lang w:val="el-GR"/>
        </w:rPr>
        <w:t xml:space="preserve">, ο αριθμός των εφικτών διαδρομών για 10 πόλεις είναι 181.440, ενώ για 15 πόλεις αυξάνεται σε 43.589.145.600. Μέθοδοι γραμμικού προγραμματισμού, όπως η προσέγγιση με </w:t>
      </w:r>
      <w:r w:rsidRPr="00F23581">
        <w:rPr>
          <w:rFonts w:ascii="Arial" w:hAnsi="Arial" w:cs="Arial"/>
          <w:sz w:val="20"/>
          <w:szCs w:val="20"/>
        </w:rPr>
        <w:t>cutting</w:t>
      </w:r>
      <w:r w:rsidRPr="00F23581">
        <w:rPr>
          <w:rFonts w:ascii="Arial" w:hAnsi="Arial" w:cs="Arial"/>
          <w:sz w:val="20"/>
          <w:szCs w:val="20"/>
          <w:lang w:val="el-GR"/>
        </w:rPr>
        <w:t>-</w:t>
      </w:r>
      <w:r w:rsidRPr="00F23581">
        <w:rPr>
          <w:rFonts w:ascii="Arial" w:hAnsi="Arial" w:cs="Arial"/>
          <w:sz w:val="20"/>
          <w:szCs w:val="20"/>
        </w:rPr>
        <w:t>plane</w:t>
      </w:r>
      <w:r w:rsidRPr="00F23581">
        <w:rPr>
          <w:rFonts w:ascii="Arial" w:hAnsi="Arial" w:cs="Arial"/>
          <w:sz w:val="20"/>
          <w:szCs w:val="20"/>
          <w:lang w:val="el-GR"/>
        </w:rPr>
        <w:t xml:space="preserve"> και δυναμική αποκοπή διαδρομών που υλοποιούμε στην παρούσα εργασία, προσφέρουν πιο αποδοτικά πλαίσια επίλυσης. Ωστόσο, ακόμα και αυτές οι προηγμένες μαθηματικές τεχνικές δεν ξεφεύγουν από τη βασική </w:t>
      </w:r>
      <w:r w:rsidRPr="00F23581">
        <w:rPr>
          <w:rFonts w:ascii="Arial" w:hAnsi="Arial" w:cs="Arial"/>
          <w:sz w:val="20"/>
          <w:szCs w:val="20"/>
        </w:rPr>
        <w:t>NP</w:t>
      </w:r>
      <w:r w:rsidRPr="00F23581">
        <w:rPr>
          <w:rFonts w:ascii="Arial" w:hAnsi="Arial" w:cs="Arial"/>
          <w:sz w:val="20"/>
          <w:szCs w:val="20"/>
          <w:lang w:val="el-GR"/>
        </w:rPr>
        <w:t>-</w:t>
      </w:r>
      <w:r w:rsidRPr="00F23581">
        <w:rPr>
          <w:rFonts w:ascii="Arial" w:hAnsi="Arial" w:cs="Arial"/>
          <w:sz w:val="20"/>
          <w:szCs w:val="20"/>
        </w:rPr>
        <w:t>hard</w:t>
      </w:r>
      <w:r w:rsidRPr="00F23581">
        <w:rPr>
          <w:rFonts w:ascii="Arial" w:hAnsi="Arial" w:cs="Arial"/>
          <w:sz w:val="20"/>
          <w:szCs w:val="20"/>
          <w:lang w:val="el-GR"/>
        </w:rPr>
        <w:t xml:space="preserve"> φύση του προβλήματος. Η κλασική διατύπωση </w:t>
      </w:r>
      <w:r w:rsidRPr="00F23581">
        <w:rPr>
          <w:rFonts w:ascii="Arial" w:hAnsi="Arial" w:cs="Arial"/>
          <w:sz w:val="20"/>
          <w:szCs w:val="20"/>
        </w:rPr>
        <w:t>Dantzig</w:t>
      </w:r>
      <w:r w:rsidRPr="00F23581">
        <w:rPr>
          <w:rFonts w:ascii="Arial" w:hAnsi="Arial" w:cs="Arial"/>
          <w:sz w:val="20"/>
          <w:szCs w:val="20"/>
          <w:lang w:val="el-GR"/>
        </w:rPr>
        <w:t>–</w:t>
      </w:r>
      <w:r w:rsidRPr="00F23581">
        <w:rPr>
          <w:rFonts w:ascii="Arial" w:hAnsi="Arial" w:cs="Arial"/>
          <w:sz w:val="20"/>
          <w:szCs w:val="20"/>
        </w:rPr>
        <w:t>Fulkerson</w:t>
      </w:r>
      <w:r w:rsidRPr="00F23581">
        <w:rPr>
          <w:rFonts w:ascii="Arial" w:hAnsi="Arial" w:cs="Arial"/>
          <w:sz w:val="20"/>
          <w:szCs w:val="20"/>
          <w:lang w:val="el-GR"/>
        </w:rPr>
        <w:t>–</w:t>
      </w:r>
      <w:r w:rsidRPr="00F23581">
        <w:rPr>
          <w:rFonts w:ascii="Arial" w:hAnsi="Arial" w:cs="Arial"/>
          <w:sz w:val="20"/>
          <w:szCs w:val="20"/>
        </w:rPr>
        <w:t>Johnson</w:t>
      </w:r>
      <w:r w:rsidRPr="00F23581">
        <w:rPr>
          <w:rFonts w:ascii="Arial" w:hAnsi="Arial" w:cs="Arial"/>
          <w:sz w:val="20"/>
          <w:szCs w:val="20"/>
          <w:lang w:val="el-GR"/>
        </w:rPr>
        <w:t xml:space="preserve"> (</w:t>
      </w:r>
      <w:r w:rsidRPr="00F23581">
        <w:rPr>
          <w:rFonts w:ascii="Arial" w:hAnsi="Arial" w:cs="Arial"/>
          <w:sz w:val="20"/>
          <w:szCs w:val="20"/>
        </w:rPr>
        <w:t>DFJ</w:t>
      </w:r>
      <w:r w:rsidRPr="00F23581">
        <w:rPr>
          <w:rFonts w:ascii="Arial" w:hAnsi="Arial" w:cs="Arial"/>
          <w:sz w:val="20"/>
          <w:szCs w:val="20"/>
          <w:lang w:val="el-GR"/>
        </w:rPr>
        <w:t>) παρουσιάζει χειρότερη χρονική πολυπλοκότητα της τάξης</w:t>
      </w:r>
    </w:p>
    <w:p w14:paraId="3E339207" w14:textId="77777777" w:rsidR="00F23581" w:rsidRPr="00F23581" w:rsidRDefault="00F23581" w:rsidP="00A201BA">
      <w:pPr>
        <w:spacing w:after="60"/>
        <w:jc w:val="both"/>
        <w:rPr>
          <w:rFonts w:ascii="Arial" w:hAnsi="Arial" w:cs="Arial"/>
          <w:i/>
          <w:sz w:val="20"/>
          <w:szCs w:val="20"/>
          <w:lang w:val="el-GR"/>
        </w:rPr>
      </w:pPr>
      <m:oMath>
        <m:r>
          <w:rPr>
            <w:rFonts w:ascii="Cambria Math" w:hAnsi="Cambria Math" w:cs="Arial"/>
            <w:sz w:val="20"/>
            <w:szCs w:val="20"/>
          </w:rPr>
          <m:t>O</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lang w:val="el-GR"/>
                  </w:rPr>
                  <m:t>1.674</m:t>
                </m:r>
              </m:e>
              <m:sup>
                <m:r>
                  <w:rPr>
                    <w:rFonts w:ascii="Cambria Math" w:hAnsi="Cambria Math" w:cs="Arial"/>
                    <w:sz w:val="20"/>
                    <w:szCs w:val="20"/>
                  </w:rPr>
                  <m:t>n</m:t>
                </m:r>
              </m:sup>
            </m:sSup>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lang w:val="el-GR"/>
                  </w:rPr>
                  <m:t>2</m:t>
                </m:r>
              </m:sup>
            </m:sSup>
          </m:e>
        </m:d>
      </m:oMath>
      <w:r w:rsidR="007E104C">
        <w:rPr>
          <w:rFonts w:ascii="Arial" w:hAnsi="Arial" w:cs="Arial"/>
          <w:i/>
          <w:sz w:val="20"/>
          <w:szCs w:val="20"/>
          <w:lang w:val="el-GR"/>
        </w:rPr>
        <w:t xml:space="preserve"> </w:t>
      </w:r>
      <w:r w:rsidRPr="00F23581">
        <w:rPr>
          <w:rFonts w:ascii="Arial" w:hAnsi="Arial" w:cs="Arial"/>
          <w:sz w:val="20"/>
          <w:szCs w:val="20"/>
          <w:lang w:val="el-GR"/>
        </w:rPr>
        <w:t xml:space="preserve">και χειρότερη χωρική πολυπλοκότητα </w:t>
      </w:r>
      <m:oMath>
        <m:r>
          <w:rPr>
            <w:rFonts w:ascii="Cambria Math" w:hAnsi="Cambria Math" w:cs="Arial"/>
            <w:sz w:val="20"/>
            <w:szCs w:val="20"/>
            <w:lang w:val="el-GR"/>
          </w:rPr>
          <m:t>O</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lang w:val="el-GR"/>
                  </w:rPr>
                  <m:t>n</m:t>
                </m:r>
              </m:e>
              <m:sup>
                <m:r>
                  <w:rPr>
                    <w:rFonts w:ascii="Cambria Math" w:hAnsi="Cambria Math" w:cs="Arial"/>
                    <w:sz w:val="20"/>
                    <w:szCs w:val="20"/>
                    <w:lang w:val="el-GR"/>
                  </w:rPr>
                  <m:t>2</m:t>
                </m:r>
              </m:sup>
            </m:sSup>
          </m:e>
        </m:d>
      </m:oMath>
      <w:r w:rsidRPr="00F23581">
        <w:rPr>
          <w:rFonts w:ascii="Arial" w:hAnsi="Arial" w:cs="Arial"/>
          <w:sz w:val="20"/>
          <w:szCs w:val="20"/>
          <w:lang w:val="el-GR"/>
        </w:rPr>
        <w:t xml:space="preserve">, όπου </w:t>
      </w:r>
      <w:r w:rsidRPr="00F23581">
        <w:rPr>
          <w:rFonts w:ascii="Arial" w:hAnsi="Arial" w:cs="Arial"/>
          <w:sz w:val="20"/>
          <w:szCs w:val="20"/>
        </w:rPr>
        <w:t>n</w:t>
      </w:r>
      <w:r w:rsidRPr="00F23581">
        <w:rPr>
          <w:rFonts w:ascii="Arial" w:hAnsi="Arial" w:cs="Arial"/>
          <w:sz w:val="20"/>
          <w:szCs w:val="20"/>
          <w:lang w:val="el-GR"/>
        </w:rPr>
        <w:t xml:space="preserve"> είναι ο αριθμός των πόλεων και</w:t>
      </w:r>
    </w:p>
    <w:p w14:paraId="5B75E837"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 xml:space="preserve"> </w:t>
      </w:r>
      <m:oMath>
        <m:d>
          <m:dPr>
            <m:begChr m:val="|"/>
            <m:endChr m:val="|"/>
            <m:ctrlPr>
              <w:rPr>
                <w:rFonts w:ascii="Cambria Math" w:hAnsi="Cambria Math" w:cs="Arial"/>
                <w:i/>
                <w:sz w:val="20"/>
                <w:szCs w:val="20"/>
                <w:lang w:val="el-GR"/>
              </w:rPr>
            </m:ctrlPr>
          </m:dPr>
          <m:e>
            <m:r>
              <w:rPr>
                <w:rFonts w:ascii="Cambria Math" w:hAnsi="Cambria Math" w:cs="Arial"/>
                <w:sz w:val="20"/>
                <w:szCs w:val="20"/>
                <w:lang w:val="el-GR"/>
              </w:rPr>
              <m:t>E</m:t>
            </m:r>
          </m:e>
        </m:d>
        <m:r>
          <w:rPr>
            <w:rFonts w:ascii="Cambria Math" w:hAnsi="Cambria Math" w:cs="Arial"/>
            <w:sz w:val="20"/>
            <w:szCs w:val="20"/>
            <w:lang w:val="el-GR"/>
          </w:rPr>
          <m:t>=</m:t>
        </m:r>
        <m:f>
          <m:fPr>
            <m:ctrlPr>
              <w:rPr>
                <w:rFonts w:ascii="Cambria Math" w:hAnsi="Cambria Math" w:cs="Arial"/>
                <w:i/>
                <w:sz w:val="20"/>
                <w:szCs w:val="20"/>
                <w:lang w:val="el-GR"/>
              </w:rPr>
            </m:ctrlPr>
          </m:fPr>
          <m:num>
            <m:sSup>
              <m:sSupPr>
                <m:ctrlPr>
                  <w:rPr>
                    <w:rFonts w:ascii="Cambria Math" w:hAnsi="Cambria Math" w:cs="Arial"/>
                    <w:i/>
                    <w:sz w:val="20"/>
                    <w:szCs w:val="20"/>
                    <w:lang w:val="el-GR"/>
                  </w:rPr>
                </m:ctrlPr>
              </m:sSupPr>
              <m:e>
                <m:d>
                  <m:dPr>
                    <m:ctrlPr>
                      <w:rPr>
                        <w:rFonts w:ascii="Cambria Math" w:hAnsi="Cambria Math" w:cs="Arial"/>
                        <w:i/>
                        <w:sz w:val="20"/>
                        <w:szCs w:val="20"/>
                        <w:lang w:val="el-GR"/>
                      </w:rPr>
                    </m:ctrlPr>
                  </m:dPr>
                  <m:e>
                    <m:r>
                      <w:rPr>
                        <w:rFonts w:ascii="Cambria Math" w:hAnsi="Cambria Math" w:cs="Arial"/>
                        <w:sz w:val="20"/>
                        <w:szCs w:val="20"/>
                        <w:lang w:val="el-GR"/>
                      </w:rPr>
                      <m:t>n-1</m:t>
                    </m:r>
                  </m:e>
                </m:d>
              </m:e>
              <m:sup>
                <m:r>
                  <w:rPr>
                    <w:rFonts w:ascii="Cambria Math" w:hAnsi="Cambria Math" w:cs="Arial"/>
                    <w:sz w:val="20"/>
                    <w:szCs w:val="20"/>
                    <w:lang w:val="el-GR"/>
                  </w:rPr>
                  <m:t>2</m:t>
                </m:r>
              </m:sup>
            </m:sSup>
          </m:num>
          <m:den>
            <m:r>
              <w:rPr>
                <w:rFonts w:ascii="Cambria Math" w:hAnsi="Cambria Math" w:cs="Arial"/>
                <w:sz w:val="20"/>
                <w:szCs w:val="20"/>
                <w:lang w:val="el-GR"/>
              </w:rPr>
              <m:t xml:space="preserve">2 </m:t>
            </m:r>
          </m:den>
        </m:f>
      </m:oMath>
      <w:r w:rsidRPr="00F23581">
        <w:rPr>
          <w:rFonts w:ascii="Arial" w:hAnsi="Arial" w:cs="Arial"/>
          <w:sz w:val="20"/>
          <w:szCs w:val="20"/>
          <w:lang w:val="el-GR"/>
        </w:rPr>
        <w:t xml:space="preserve"> οι ακμές του πλήρους γράφου. Οι εκθετικές αυτές απαιτήσεις καθιστούν την πρακτική εφαρμογή της μεθόδου περιορισμένη σε μεσαίου μεγέθους προβλήματα, παρά τις δεκαετίες βελτιστοποιήσεων [</w:t>
      </w:r>
      <w:r w:rsidRPr="00F23581">
        <w:rPr>
          <w:rFonts w:ascii="Arial" w:hAnsi="Arial" w:cs="Arial"/>
          <w:sz w:val="20"/>
          <w:szCs w:val="20"/>
        </w:rPr>
        <w:t>Algorithm</w:t>
      </w:r>
      <w:r w:rsidRPr="00F23581">
        <w:rPr>
          <w:rFonts w:ascii="Arial" w:hAnsi="Arial" w:cs="Arial"/>
          <w:sz w:val="20"/>
          <w:szCs w:val="20"/>
          <w:lang w:val="el-GR"/>
        </w:rPr>
        <w:t>-</w:t>
      </w:r>
      <w:r w:rsidRPr="00F23581">
        <w:rPr>
          <w:rFonts w:ascii="Arial" w:hAnsi="Arial" w:cs="Arial"/>
          <w:sz w:val="20"/>
          <w:szCs w:val="20"/>
        </w:rPr>
        <w:t>Wiki</w:t>
      </w:r>
      <w:r w:rsidRPr="00F23581">
        <w:rPr>
          <w:rFonts w:ascii="Arial" w:hAnsi="Arial" w:cs="Arial"/>
          <w:sz w:val="20"/>
          <w:szCs w:val="20"/>
          <w:lang w:val="el-GR"/>
        </w:rPr>
        <w:t>, 2024].</w:t>
      </w:r>
    </w:p>
    <w:p w14:paraId="555A765F"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1.1 Μια Προσέγγιση με Μηχανική Μάθηση</w:t>
      </w:r>
    </w:p>
    <w:p w14:paraId="0A7C060A" w14:textId="77777777" w:rsidR="00F23581" w:rsidRPr="00C903DD" w:rsidRDefault="00F23581" w:rsidP="00A201BA">
      <w:pPr>
        <w:spacing w:after="60"/>
        <w:jc w:val="both"/>
        <w:rPr>
          <w:rFonts w:ascii="Arial" w:hAnsi="Arial" w:cs="Arial"/>
          <w:sz w:val="20"/>
          <w:szCs w:val="20"/>
          <w:lang w:val="el-GR"/>
          <w:rPrChange w:id="27" w:author="Giannis mougios" w:date="2025-08-30T12:11:00Z">
            <w:rPr>
              <w:rFonts w:ascii="Arial" w:hAnsi="Arial" w:cs="Arial"/>
              <w:sz w:val="20"/>
              <w:szCs w:val="20"/>
            </w:rPr>
          </w:rPrChange>
        </w:rPr>
      </w:pPr>
      <w:r w:rsidRPr="00F23581">
        <w:rPr>
          <w:rFonts w:ascii="Arial" w:hAnsi="Arial" w:cs="Arial"/>
          <w:sz w:val="20"/>
          <w:szCs w:val="20"/>
          <w:lang w:val="el-GR"/>
        </w:rPr>
        <w:lastRenderedPageBreak/>
        <w:t>Η παρούσα εργασία εξετάζει αν τα νευρωνικά δίκτυα γράφων (</w:t>
      </w:r>
      <w:r w:rsidRPr="00F23581">
        <w:rPr>
          <w:rFonts w:ascii="Arial" w:hAnsi="Arial" w:cs="Arial"/>
          <w:sz w:val="20"/>
          <w:szCs w:val="20"/>
        </w:rPr>
        <w:t>Graph</w:t>
      </w:r>
      <w:r w:rsidRPr="00F23581">
        <w:rPr>
          <w:rFonts w:ascii="Arial" w:hAnsi="Arial" w:cs="Arial"/>
          <w:sz w:val="20"/>
          <w:szCs w:val="20"/>
          <w:lang w:val="el-GR"/>
        </w:rPr>
        <w:t xml:space="preserve"> </w:t>
      </w:r>
      <w:r w:rsidRPr="00F23581">
        <w:rPr>
          <w:rFonts w:ascii="Arial" w:hAnsi="Arial" w:cs="Arial"/>
          <w:sz w:val="20"/>
          <w:szCs w:val="20"/>
        </w:rPr>
        <w:t>Neural</w:t>
      </w:r>
      <w:r w:rsidRPr="00F23581">
        <w:rPr>
          <w:rFonts w:ascii="Arial" w:hAnsi="Arial" w:cs="Arial"/>
          <w:sz w:val="20"/>
          <w:szCs w:val="20"/>
          <w:lang w:val="el-GR"/>
        </w:rPr>
        <w:t xml:space="preserve"> </w:t>
      </w:r>
      <w:r w:rsidRPr="00F23581">
        <w:rPr>
          <w:rFonts w:ascii="Arial" w:hAnsi="Arial" w:cs="Arial"/>
          <w:sz w:val="20"/>
          <w:szCs w:val="20"/>
        </w:rPr>
        <w:t>Networks</w:t>
      </w:r>
      <w:r w:rsidRPr="00F23581">
        <w:rPr>
          <w:rFonts w:ascii="Arial" w:hAnsi="Arial" w:cs="Arial"/>
          <w:sz w:val="20"/>
          <w:szCs w:val="20"/>
          <w:lang w:val="el-GR"/>
        </w:rPr>
        <w:t xml:space="preserve"> - </w:t>
      </w:r>
      <w:r w:rsidRPr="00F23581">
        <w:rPr>
          <w:rFonts w:ascii="Arial" w:hAnsi="Arial" w:cs="Arial"/>
          <w:sz w:val="20"/>
          <w:szCs w:val="20"/>
        </w:rPr>
        <w:t>GNNs</w:t>
      </w:r>
      <w:r w:rsidRPr="00F23581">
        <w:rPr>
          <w:rFonts w:ascii="Arial" w:hAnsi="Arial" w:cs="Arial"/>
          <w:sz w:val="20"/>
          <w:szCs w:val="20"/>
          <w:lang w:val="el-GR"/>
        </w:rPr>
        <w:t xml:space="preserve">) μπορούν να μάθουν τα μοτίβα των βέλτιστων λύσεων του </w:t>
      </w:r>
      <w:r w:rsidRPr="00F23581">
        <w:rPr>
          <w:rFonts w:ascii="Arial" w:hAnsi="Arial" w:cs="Arial"/>
          <w:sz w:val="20"/>
          <w:szCs w:val="20"/>
        </w:rPr>
        <w:t>TSP</w:t>
      </w:r>
      <w:r w:rsidRPr="00F23581">
        <w:rPr>
          <w:rFonts w:ascii="Arial" w:hAnsi="Arial" w:cs="Arial"/>
          <w:sz w:val="20"/>
          <w:szCs w:val="20"/>
          <w:lang w:val="el-GR"/>
        </w:rPr>
        <w:t xml:space="preserve"> από μικρά παραδείγματα και να γενικεύσουν αυτή τη γνώση σε μεγαλύτερα προβλήματα. </w:t>
      </w:r>
      <w:r w:rsidRPr="00C903DD">
        <w:rPr>
          <w:rFonts w:ascii="Arial" w:hAnsi="Arial" w:cs="Arial"/>
          <w:sz w:val="20"/>
          <w:szCs w:val="20"/>
          <w:lang w:val="el-GR"/>
          <w:rPrChange w:id="28" w:author="Giannis mougios" w:date="2025-08-30T12:11:00Z">
            <w:rPr>
              <w:rFonts w:ascii="Arial" w:hAnsi="Arial" w:cs="Arial"/>
              <w:sz w:val="20"/>
              <w:szCs w:val="20"/>
            </w:rPr>
          </w:rPrChange>
        </w:rPr>
        <w:t>Η πρ</w:t>
      </w:r>
      <w:r w:rsidRPr="00F23581">
        <w:rPr>
          <w:rFonts w:ascii="Arial" w:hAnsi="Arial" w:cs="Arial"/>
          <w:sz w:val="20"/>
          <w:szCs w:val="20"/>
          <w:lang w:val="el-GR"/>
        </w:rPr>
        <w:t>οσέγγιση</w:t>
      </w:r>
      <w:r w:rsidRPr="00C903DD">
        <w:rPr>
          <w:rFonts w:ascii="Arial" w:hAnsi="Arial" w:cs="Arial"/>
          <w:sz w:val="20"/>
          <w:szCs w:val="20"/>
          <w:lang w:val="el-GR"/>
          <w:rPrChange w:id="29" w:author="Giannis mougios" w:date="2025-08-30T12:11:00Z">
            <w:rPr>
              <w:rFonts w:ascii="Arial" w:hAnsi="Arial" w:cs="Arial"/>
              <w:sz w:val="20"/>
              <w:szCs w:val="20"/>
            </w:rPr>
          </w:rPrChange>
        </w:rPr>
        <w:t xml:space="preserve"> μας βασ</w:t>
      </w:r>
      <w:r w:rsidRPr="00F23581">
        <w:rPr>
          <w:rFonts w:ascii="Arial" w:hAnsi="Arial" w:cs="Arial"/>
          <w:sz w:val="20"/>
          <w:szCs w:val="20"/>
          <w:lang w:val="el-GR"/>
        </w:rPr>
        <w:t>ίζεται</w:t>
      </w:r>
      <w:r w:rsidRPr="00C903DD">
        <w:rPr>
          <w:rFonts w:ascii="Arial" w:hAnsi="Arial" w:cs="Arial"/>
          <w:sz w:val="20"/>
          <w:szCs w:val="20"/>
          <w:lang w:val="el-GR"/>
          <w:rPrChange w:id="30" w:author="Giannis mougios" w:date="2025-08-30T12:11:00Z">
            <w:rPr>
              <w:rFonts w:ascii="Arial" w:hAnsi="Arial" w:cs="Arial"/>
              <w:sz w:val="20"/>
              <w:szCs w:val="20"/>
            </w:rPr>
          </w:rPrChange>
        </w:rPr>
        <w:t xml:space="preserve"> σε τρε</w:t>
      </w:r>
      <w:r w:rsidRPr="00F23581">
        <w:rPr>
          <w:rFonts w:ascii="Arial" w:hAnsi="Arial" w:cs="Arial"/>
          <w:sz w:val="20"/>
          <w:szCs w:val="20"/>
          <w:lang w:val="el-GR"/>
        </w:rPr>
        <w:t>ί</w:t>
      </w:r>
      <w:r w:rsidRPr="00C903DD">
        <w:rPr>
          <w:rFonts w:ascii="Arial" w:hAnsi="Arial" w:cs="Arial"/>
          <w:sz w:val="20"/>
          <w:szCs w:val="20"/>
          <w:lang w:val="el-GR"/>
          <w:rPrChange w:id="31" w:author="Giannis mougios" w:date="2025-08-30T12:11:00Z">
            <w:rPr>
              <w:rFonts w:ascii="Arial" w:hAnsi="Arial" w:cs="Arial"/>
              <w:sz w:val="20"/>
              <w:szCs w:val="20"/>
            </w:rPr>
          </w:rPrChange>
        </w:rPr>
        <w:t>ς βασικές παρατηρήσεις:</w:t>
      </w:r>
    </w:p>
    <w:p w14:paraId="530053D8"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Δομική Ομοιότητα:</w:t>
      </w:r>
      <w:r w:rsidRPr="00CA5F21">
        <w:rPr>
          <w:rFonts w:ascii="Arial" w:hAnsi="Arial" w:cs="Arial"/>
          <w:sz w:val="20"/>
          <w:szCs w:val="20"/>
        </w:rPr>
        <w:t> </w:t>
      </w:r>
      <w:r w:rsidRPr="00CA5F21">
        <w:rPr>
          <w:rFonts w:ascii="Arial" w:hAnsi="Arial" w:cs="Arial"/>
          <w:sz w:val="20"/>
          <w:szCs w:val="20"/>
          <w:lang w:val="el-GR"/>
        </w:rPr>
        <w:t xml:space="preserve">Μικρά και μεγάλα παραδείγματα του </w:t>
      </w:r>
      <w:r w:rsidRPr="00CA5F21">
        <w:rPr>
          <w:rFonts w:ascii="Arial" w:hAnsi="Arial" w:cs="Arial"/>
          <w:sz w:val="20"/>
          <w:szCs w:val="20"/>
        </w:rPr>
        <w:t>TSP</w:t>
      </w:r>
      <w:r w:rsidRPr="00CA5F21">
        <w:rPr>
          <w:rFonts w:ascii="Arial" w:hAnsi="Arial" w:cs="Arial"/>
          <w:sz w:val="20"/>
          <w:szCs w:val="20"/>
          <w:lang w:val="el-GR"/>
        </w:rPr>
        <w:t xml:space="preserve"> παρουσιάζουν κοινά τοπολογικά χαρακτηριστικά στις βέλτιστες λύσεις τους.</w:t>
      </w:r>
    </w:p>
    <w:p w14:paraId="4E9D77BC"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Τοπικά Μοτίβα:</w:t>
      </w:r>
      <w:r w:rsidRPr="00CA5F21">
        <w:rPr>
          <w:rFonts w:ascii="Arial" w:hAnsi="Arial" w:cs="Arial"/>
          <w:sz w:val="20"/>
          <w:szCs w:val="20"/>
        </w:rPr>
        <w:t> </w:t>
      </w:r>
      <w:r w:rsidRPr="00CA5F21">
        <w:rPr>
          <w:rFonts w:ascii="Arial" w:hAnsi="Arial" w:cs="Arial"/>
          <w:sz w:val="20"/>
          <w:szCs w:val="20"/>
          <w:lang w:val="el-GR"/>
        </w:rPr>
        <w:t xml:space="preserve">Οι βέλτιστες διαδρομές συχνά εμφανίζουν αναγνωρίσιμα τοπικά μοτίβα επιλογής ακμών, τα οποία τα </w:t>
      </w:r>
      <w:r w:rsidRPr="00CA5F21">
        <w:rPr>
          <w:rFonts w:ascii="Arial" w:hAnsi="Arial" w:cs="Arial"/>
          <w:sz w:val="20"/>
          <w:szCs w:val="20"/>
        </w:rPr>
        <w:t>GNN</w:t>
      </w:r>
      <w:r w:rsidRPr="00CA5F21">
        <w:rPr>
          <w:rFonts w:ascii="Arial" w:hAnsi="Arial" w:cs="Arial"/>
          <w:sz w:val="20"/>
          <w:szCs w:val="20"/>
          <w:lang w:val="el-GR"/>
        </w:rPr>
        <w:t xml:space="preserve"> μπορούν να μάθουν.</w:t>
      </w:r>
    </w:p>
    <w:p w14:paraId="0A074137"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Ανοχή σε υποβέλτιστες λύσεις:</w:t>
      </w:r>
      <w:r w:rsidRPr="00CA5F21">
        <w:rPr>
          <w:rFonts w:ascii="Arial" w:hAnsi="Arial" w:cs="Arial"/>
          <w:sz w:val="20"/>
          <w:szCs w:val="20"/>
        </w:rPr>
        <w:t> </w:t>
      </w:r>
      <w:r w:rsidRPr="00CA5F21">
        <w:rPr>
          <w:rFonts w:ascii="Arial" w:hAnsi="Arial" w:cs="Arial"/>
          <w:sz w:val="20"/>
          <w:szCs w:val="20"/>
          <w:lang w:val="el-GR"/>
        </w:rPr>
        <w:t>Αν και δεν εγγυώνται βέλτιστες λύσεις, οι νευρωνικές προσεγγίσεις μπορεί να προσφέρουν κοντινές στη βέλτιστη λύσεις με σημαντικά μειωμένο χρόνο υπολογισμού.</w:t>
      </w:r>
    </w:p>
    <w:p w14:paraId="535D8D42"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Αυτό υλοποιείται μέσω ενός υβριδικού πλαισίου όπου:</w:t>
      </w:r>
    </w:p>
    <w:p w14:paraId="4700F23F"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Ένα </w:t>
      </w:r>
      <w:r w:rsidRPr="00F23581">
        <w:rPr>
          <w:rFonts w:ascii="Arial" w:hAnsi="Arial" w:cs="Arial"/>
          <w:sz w:val="20"/>
          <w:szCs w:val="20"/>
        </w:rPr>
        <w:t>GNN</w:t>
      </w:r>
      <w:r w:rsidRPr="00F23581">
        <w:rPr>
          <w:rFonts w:ascii="Arial" w:hAnsi="Arial" w:cs="Arial"/>
          <w:sz w:val="20"/>
          <w:szCs w:val="20"/>
          <w:lang w:val="el-GR"/>
        </w:rPr>
        <w:t xml:space="preserve"> μαθαίνει να προβλέπει τις πιθανότητες επιλογής ακμών από βέλτιστες λύσεις μικρών παραδειγμάτων (20-50 κόμβοι).</w:t>
      </w:r>
    </w:p>
    <w:p w14:paraId="0A5A297D"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Οι προβλέψεις αυτές καθοδηγούν έναν αλγόριθμο </w:t>
      </w:r>
      <w:r w:rsidRPr="00F23581">
        <w:rPr>
          <w:rFonts w:ascii="Arial" w:hAnsi="Arial" w:cs="Arial"/>
          <w:sz w:val="20"/>
          <w:szCs w:val="20"/>
        </w:rPr>
        <w:t>beam</w:t>
      </w:r>
      <w:r w:rsidRPr="00F23581">
        <w:rPr>
          <w:rFonts w:ascii="Arial" w:hAnsi="Arial" w:cs="Arial"/>
          <w:sz w:val="20"/>
          <w:szCs w:val="20"/>
          <w:lang w:val="el-GR"/>
        </w:rPr>
        <w:t xml:space="preserve"> </w:t>
      </w:r>
      <w:r w:rsidRPr="00F23581">
        <w:rPr>
          <w:rFonts w:ascii="Arial" w:hAnsi="Arial" w:cs="Arial"/>
          <w:sz w:val="20"/>
          <w:szCs w:val="20"/>
        </w:rPr>
        <w:t>search</w:t>
      </w:r>
      <w:r w:rsidRPr="00F23581">
        <w:rPr>
          <w:rFonts w:ascii="Arial" w:hAnsi="Arial" w:cs="Arial"/>
          <w:sz w:val="20"/>
          <w:szCs w:val="20"/>
          <w:lang w:val="el-GR"/>
        </w:rPr>
        <w:t xml:space="preserve"> για την κατασκευή εφικτών διαδρομών.</w:t>
      </w:r>
    </w:p>
    <w:p w14:paraId="3FF668A4"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1.2 Συνεισφορές</w:t>
      </w:r>
    </w:p>
    <w:p w14:paraId="6B193950"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Η εργασία αυτή προσφέρει τρεις βασικές συνεισφορές:</w:t>
      </w:r>
    </w:p>
    <w:p w14:paraId="41B894D1"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Υλοποίηση:</w:t>
      </w:r>
      <w:r w:rsidRPr="00F23581">
        <w:rPr>
          <w:rFonts w:ascii="Arial" w:hAnsi="Arial" w:cs="Arial"/>
          <w:sz w:val="20"/>
          <w:szCs w:val="20"/>
        </w:rPr>
        <w:t> </w:t>
      </w:r>
      <w:r w:rsidRPr="00F23581">
        <w:rPr>
          <w:rFonts w:ascii="Arial" w:hAnsi="Arial" w:cs="Arial"/>
          <w:sz w:val="20"/>
          <w:szCs w:val="20"/>
          <w:lang w:val="el-GR"/>
        </w:rPr>
        <w:t xml:space="preserve">Ανάπτυξη τόσο παραδοσιακών λύσεων γραμμικού προγραμματισμού όσο και νέων </w:t>
      </w:r>
      <w:r w:rsidRPr="00F23581">
        <w:rPr>
          <w:rFonts w:ascii="Arial" w:hAnsi="Arial" w:cs="Arial"/>
          <w:sz w:val="20"/>
          <w:szCs w:val="20"/>
        </w:rPr>
        <w:t>GNN</w:t>
      </w:r>
      <w:r w:rsidRPr="00F23581">
        <w:rPr>
          <w:rFonts w:ascii="Arial" w:hAnsi="Arial" w:cs="Arial"/>
          <w:sz w:val="20"/>
          <w:szCs w:val="20"/>
          <w:lang w:val="el-GR"/>
        </w:rPr>
        <w:t>-</w:t>
      </w:r>
      <w:r w:rsidRPr="00F23581">
        <w:rPr>
          <w:rFonts w:ascii="Arial" w:hAnsi="Arial" w:cs="Arial"/>
          <w:sz w:val="20"/>
          <w:szCs w:val="20"/>
        </w:rPr>
        <w:t>based</w:t>
      </w:r>
      <w:r w:rsidRPr="00F23581">
        <w:rPr>
          <w:rFonts w:ascii="Arial" w:hAnsi="Arial" w:cs="Arial"/>
          <w:sz w:val="20"/>
          <w:szCs w:val="20"/>
          <w:lang w:val="el-GR"/>
        </w:rPr>
        <w:t xml:space="preserve"> λύσεων με ανοικτή πρόσβαση στον κώδικα.</w:t>
      </w:r>
    </w:p>
    <w:p w14:paraId="6131FF59"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Υβριδική Μεθοδολογία</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Επίδειξη του πώς η μηχανική μάθηση μπορεί να συμπληρώσει τον μαθηματικό προγραμματισμό στην επίλυση συνδυαστικών προβλημάτων.</w:t>
      </w:r>
    </w:p>
    <w:p w14:paraId="561DE8F9" w14:textId="77777777" w:rsid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Εμπειρική Επιβεβαίωση</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 xml:space="preserve">Συστηματική αξιολόγηση που αποδεικνύει ότι τα </w:t>
      </w:r>
      <w:r w:rsidRPr="00F23581">
        <w:rPr>
          <w:rFonts w:ascii="Arial" w:hAnsi="Arial" w:cs="Arial"/>
          <w:sz w:val="20"/>
          <w:szCs w:val="20"/>
        </w:rPr>
        <w:t>GNN</w:t>
      </w:r>
      <w:r w:rsidRPr="00F23581">
        <w:rPr>
          <w:rFonts w:ascii="Arial" w:hAnsi="Arial" w:cs="Arial"/>
          <w:sz w:val="20"/>
          <w:szCs w:val="20"/>
          <w:lang w:val="el-GR"/>
        </w:rPr>
        <w:t xml:space="preserve"> μπορούν να συλλάβουν ουσιαστικά μοτίβα λύσεων, θέτοντας θεμέλια για μελλοντική έρευνα.</w:t>
      </w:r>
    </w:p>
    <w:p w14:paraId="547F8B05" w14:textId="77777777" w:rsidR="00692ACB" w:rsidRPr="00692ACB" w:rsidRDefault="00692ACB" w:rsidP="00A201BA">
      <w:pPr>
        <w:spacing w:before="360" w:after="120"/>
        <w:jc w:val="both"/>
        <w:rPr>
          <w:rFonts w:ascii="Arial Black" w:hAnsi="Arial Black" w:cs="Arial"/>
          <w:lang w:val="el-GR"/>
        </w:rPr>
      </w:pPr>
      <w:r w:rsidRPr="00692ACB">
        <w:rPr>
          <w:rFonts w:ascii="Arial Black" w:hAnsi="Arial Black" w:cs="Arial"/>
          <w:lang w:val="el-GR"/>
        </w:rPr>
        <w:t xml:space="preserve">2 Επίλυση του </w:t>
      </w:r>
      <w:r w:rsidRPr="00692ACB">
        <w:rPr>
          <w:rFonts w:ascii="Arial Black" w:hAnsi="Arial Black" w:cs="Arial"/>
        </w:rPr>
        <w:t>TSP</w:t>
      </w:r>
      <w:r w:rsidRPr="00692ACB">
        <w:rPr>
          <w:rFonts w:ascii="Arial Black" w:hAnsi="Arial Black" w:cs="Arial"/>
          <w:lang w:val="el-GR"/>
        </w:rPr>
        <w:t xml:space="preserve"> με Γραμμικό Προγραμματισμό</w:t>
      </w:r>
    </w:p>
    <w:p w14:paraId="3C05349B"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Το Πρόβλημα του Περιπλανώμενου Πωλητή αποτελεί ένα κλασικό και ευρέως μελετημένο πρόβλημα ακέραιου προγραμματισμού και μπορεί να διατυπωθεί ως εξής: Δίνεται ένα σύνολο πόλεων και οι αποστάσεις μεταξύ κάθε πιθανού ζεύγους αυτών. Στόχος είναι να βρεθεί η συντομότερη διαδρομή που:</w:t>
      </w:r>
    </w:p>
    <w:p w14:paraId="2EBFE677"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επισκέπτεται κάθε πόλη ακριβώς μία φορά</w:t>
      </w:r>
      <w:r w:rsidRPr="00692ACB">
        <w:rPr>
          <w:rFonts w:ascii="Arial" w:hAnsi="Arial" w:cs="Arial"/>
          <w:sz w:val="20"/>
          <w:szCs w:val="20"/>
          <w:lang w:val="el-GR"/>
        </w:rPr>
        <w:tab/>
      </w:r>
      <w:r w:rsidRPr="00692ACB">
        <w:rPr>
          <w:rFonts w:ascii="Arial" w:hAnsi="Arial" w:cs="Arial"/>
          <w:sz w:val="20"/>
          <w:szCs w:val="20"/>
          <w:lang w:val="el-GR"/>
        </w:rPr>
        <w:tab/>
        <w:t xml:space="preserve">                       </w:t>
      </w:r>
      <w:r w:rsidR="00670BF5">
        <w:rPr>
          <w:rFonts w:ascii="Arial" w:hAnsi="Arial" w:cs="Arial"/>
          <w:sz w:val="20"/>
          <w:szCs w:val="20"/>
          <w:lang w:val="el-GR"/>
        </w:rPr>
        <w:tab/>
      </w:r>
      <w:r w:rsidRPr="00692ACB">
        <w:rPr>
          <w:rFonts w:ascii="Arial" w:hAnsi="Arial" w:cs="Arial"/>
          <w:sz w:val="20"/>
          <w:szCs w:val="20"/>
          <w:lang w:val="el-GR"/>
        </w:rPr>
        <w:t>(1)</w:t>
      </w:r>
    </w:p>
    <w:p w14:paraId="12F93A00"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αποτελεί έναν ενιαίο κύκλο που περικλείει όλες τις πόλεις </w:t>
      </w:r>
      <w:r w:rsidR="00670BF5">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(2)</w:t>
      </w:r>
    </w:p>
    <w:p w14:paraId="7E32D283"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και ελαχιστοποιεί το συνολικό μήκος ή κόστος της διαδρομής</w:t>
      </w:r>
      <w:r w:rsidRPr="00692ACB">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(3)</w:t>
      </w:r>
    </w:p>
    <w:p w14:paraId="7EC2D47C" w14:textId="77777777" w:rsidR="00692ACB" w:rsidRPr="00692ACB" w:rsidRDefault="00692ACB" w:rsidP="00533CBA">
      <w:pPr>
        <w:spacing w:before="360" w:after="120"/>
        <w:rPr>
          <w:rFonts w:ascii="Arial Black" w:hAnsi="Arial Black" w:cs="Arial"/>
          <w:b/>
          <w:bCs/>
          <w:sz w:val="22"/>
          <w:szCs w:val="22"/>
          <w:lang w:val="el-GR"/>
        </w:rPr>
      </w:pPr>
      <w:r w:rsidRPr="00692ACB">
        <w:rPr>
          <w:rFonts w:ascii="Arial Black" w:hAnsi="Arial Black" w:cs="Arial"/>
          <w:b/>
          <w:bCs/>
          <w:sz w:val="22"/>
          <w:szCs w:val="22"/>
          <w:lang w:val="el-GR"/>
        </w:rPr>
        <w:t xml:space="preserve">2.1 </w:t>
      </w:r>
      <w:r w:rsidRPr="00692ACB">
        <w:rPr>
          <w:rFonts w:ascii="Arial Black" w:hAnsi="Arial Black" w:cs="Arial"/>
          <w:sz w:val="22"/>
          <w:szCs w:val="22"/>
          <w:lang w:val="el-GR"/>
        </w:rPr>
        <w:t>Προσεγγίσεις</w:t>
      </w:r>
      <w:r w:rsidRPr="00692ACB">
        <w:rPr>
          <w:rFonts w:ascii="Arial Black" w:hAnsi="Arial Black" w:cs="Arial"/>
          <w:b/>
          <w:bCs/>
          <w:sz w:val="22"/>
          <w:szCs w:val="22"/>
          <w:lang w:val="el-GR"/>
        </w:rPr>
        <w:t xml:space="preserve"> Μαθηματικής Μοντελοποίησης</w:t>
      </w:r>
    </w:p>
    <w:p w14:paraId="135EA4A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Στη βιβλιογραφία έχουν αναπτυχθεί διάφορες μαθηματικές διατυπώσεις για τη μοντελοποίηση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με δύο από τις πιο διαδεδομένες να είναι εκείνες των </w:t>
      </w:r>
      <w:r w:rsidRPr="00692ACB">
        <w:rPr>
          <w:rFonts w:ascii="Arial" w:hAnsi="Arial" w:cs="Arial"/>
          <w:sz w:val="20"/>
          <w:szCs w:val="20"/>
        </w:rPr>
        <w:t>Miller</w:t>
      </w:r>
      <w:r w:rsidRPr="00692ACB">
        <w:rPr>
          <w:rFonts w:ascii="Arial" w:hAnsi="Arial" w:cs="Arial"/>
          <w:sz w:val="20"/>
          <w:szCs w:val="20"/>
          <w:lang w:val="el-GR"/>
        </w:rPr>
        <w:t>–</w:t>
      </w:r>
      <w:r w:rsidRPr="00692ACB">
        <w:rPr>
          <w:rFonts w:ascii="Arial" w:hAnsi="Arial" w:cs="Arial"/>
          <w:sz w:val="20"/>
          <w:szCs w:val="20"/>
        </w:rPr>
        <w:t>Tucker</w:t>
      </w:r>
      <w:r w:rsidRPr="00692ACB">
        <w:rPr>
          <w:rFonts w:ascii="Arial" w:hAnsi="Arial" w:cs="Arial"/>
          <w:sz w:val="20"/>
          <w:szCs w:val="20"/>
          <w:lang w:val="el-GR"/>
        </w:rPr>
        <w:t>–</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&amp; </w:t>
      </w:r>
      <w:r w:rsidRPr="00692ACB">
        <w:rPr>
          <w:rFonts w:ascii="Arial" w:hAnsi="Arial" w:cs="Arial"/>
          <w:sz w:val="20"/>
          <w:szCs w:val="20"/>
        </w:rPr>
        <w:t>Zemlin</w:t>
      </w:r>
      <w:r w:rsidRPr="00692ACB">
        <w:rPr>
          <w:rFonts w:ascii="Arial" w:hAnsi="Arial" w:cs="Arial"/>
          <w:sz w:val="20"/>
          <w:szCs w:val="20"/>
          <w:lang w:val="el-GR"/>
        </w:rPr>
        <w:t xml:space="preserve">, 1960) και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w:t>
      </w:r>
      <w:r w:rsidRPr="00692ACB">
        <w:rPr>
          <w:rFonts w:ascii="Arial" w:hAnsi="Arial" w:cs="Arial"/>
          <w:sz w:val="20"/>
          <w:szCs w:val="20"/>
        </w:rPr>
        <w:t>Dantzig</w:t>
      </w:r>
      <w:r w:rsidRPr="00692ACB">
        <w:rPr>
          <w:rFonts w:ascii="Arial" w:hAnsi="Arial" w:cs="Arial"/>
          <w:sz w:val="20"/>
          <w:szCs w:val="20"/>
          <w:lang w:val="el-GR"/>
        </w:rPr>
        <w:t xml:space="preserve">, </w:t>
      </w:r>
      <w:r w:rsidRPr="00692ACB">
        <w:rPr>
          <w:rFonts w:ascii="Arial" w:hAnsi="Arial" w:cs="Arial"/>
          <w:sz w:val="20"/>
          <w:szCs w:val="20"/>
        </w:rPr>
        <w:t>Fulkerson</w:t>
      </w:r>
      <w:r w:rsidRPr="00692ACB">
        <w:rPr>
          <w:rFonts w:ascii="Arial" w:hAnsi="Arial" w:cs="Arial"/>
          <w:sz w:val="20"/>
          <w:szCs w:val="20"/>
          <w:lang w:val="el-GR"/>
        </w:rPr>
        <w:t xml:space="preserve"> &amp; </w:t>
      </w:r>
      <w:r w:rsidRPr="00692ACB">
        <w:rPr>
          <w:rFonts w:ascii="Arial" w:hAnsi="Arial" w:cs="Arial"/>
          <w:sz w:val="20"/>
          <w:szCs w:val="20"/>
        </w:rPr>
        <w:t>Johnson</w:t>
      </w:r>
      <w:r w:rsidRPr="00692ACB">
        <w:rPr>
          <w:rFonts w:ascii="Arial" w:hAnsi="Arial" w:cs="Arial"/>
          <w:sz w:val="20"/>
          <w:szCs w:val="20"/>
          <w:lang w:val="el-GR"/>
        </w:rPr>
        <w:t xml:space="preserve">, 1954). Αμφότερες οι προσεγγίσεις ξεκινούν εισάγοντας δυαδικές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692ACB">
        <w:rPr>
          <w:rFonts w:ascii="Arial" w:hAnsi="Arial" w:cs="Arial"/>
          <w:sz w:val="20"/>
          <w:szCs w:val="20"/>
          <w:lang w:val="el-GR"/>
        </w:rPr>
        <w:t xml:space="preserve">​ οι οποίες λαμβάνουν τιμή 1 αν η ακμή από την πόλη </w:t>
      </w:r>
      <w:r w:rsidRPr="00692ACB">
        <w:rPr>
          <w:rFonts w:ascii="Arial" w:hAnsi="Arial" w:cs="Arial"/>
          <w:sz w:val="20"/>
          <w:szCs w:val="20"/>
        </w:rPr>
        <w:t>i</w:t>
      </w:r>
      <w:r w:rsidRPr="00692ACB">
        <w:rPr>
          <w:rFonts w:ascii="Arial" w:hAnsi="Arial" w:cs="Arial"/>
          <w:sz w:val="20"/>
          <w:szCs w:val="20"/>
          <w:lang w:val="el-GR"/>
        </w:rPr>
        <w:t xml:space="preserve"> προς την πόλη </w:t>
      </w:r>
      <w:r w:rsidRPr="00692ACB">
        <w:rPr>
          <w:rFonts w:ascii="Arial" w:hAnsi="Arial" w:cs="Arial"/>
          <w:sz w:val="20"/>
          <w:szCs w:val="20"/>
        </w:rPr>
        <w:t>j</w:t>
      </w:r>
      <w:r w:rsidRPr="00692ACB">
        <w:rPr>
          <w:rFonts w:ascii="Arial" w:hAnsi="Arial" w:cs="Arial"/>
          <w:sz w:val="20"/>
          <w:szCs w:val="20"/>
          <w:lang w:val="el-GR"/>
        </w:rPr>
        <w:t xml:space="preserve"> περιλαμβάνεται στη λύση, και 0 διαφορετικά. Με αυτόν τον τρόπο, το πρόβλημα μετασχηματίζεται σε ένα πρόβλημα ακέραιου γραμμικού προγραμματισμού, όπου στόχος είναι η ελαχιστοποίηση του συνολικού κόστους των επιλεγμένων διαδρομών. Ωστόσο, παρά τον κοινό αυτό κορμό, οι δύο μοντελοποιήσεις διαφέρουν σημαντικά στον τρόπο με τον οποίο διασφαλίζουν την</w:t>
      </w:r>
      <w:r w:rsidRPr="00692ACB">
        <w:rPr>
          <w:rFonts w:ascii="Arial" w:hAnsi="Arial" w:cs="Arial"/>
          <w:sz w:val="20"/>
          <w:szCs w:val="20"/>
        </w:rPr>
        <w:t> </w:t>
      </w:r>
      <w:r w:rsidRPr="00692ACB">
        <w:rPr>
          <w:rFonts w:ascii="Arial" w:hAnsi="Arial" w:cs="Arial"/>
          <w:sz w:val="20"/>
          <w:szCs w:val="20"/>
          <w:lang w:val="el-GR"/>
        </w:rPr>
        <w:t>εγκυρότητα της δεύτερης συνθήκης</w:t>
      </w:r>
      <w:r w:rsidRPr="00692ACB">
        <w:rPr>
          <w:rFonts w:ascii="Arial" w:hAnsi="Arial" w:cs="Arial"/>
          <w:sz w:val="20"/>
          <w:szCs w:val="20"/>
        </w:rPr>
        <w:t> </w:t>
      </w:r>
      <w:r w:rsidRPr="00692ACB">
        <w:rPr>
          <w:rFonts w:ascii="Arial" w:hAnsi="Arial" w:cs="Arial"/>
          <w:sz w:val="20"/>
          <w:szCs w:val="20"/>
          <w:lang w:val="el-GR"/>
        </w:rPr>
        <w:t>του προβλήματος, δηλαδή την ύπαρξη ενός και μόνο ενιαίου κύκλου που να περιλαμβάνει όλες τις πόλεις.</w:t>
      </w:r>
    </w:p>
    <w:p w14:paraId="30DEEA5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Σε αυτό το σημείο είναι κρίσιμο να αποσαφηνιστεί ο όρος</w:t>
      </w:r>
      <w:r w:rsidRPr="00692ACB">
        <w:rPr>
          <w:rFonts w:ascii="Arial" w:hAnsi="Arial" w:cs="Arial"/>
          <w:sz w:val="20"/>
          <w:szCs w:val="20"/>
        </w:rPr>
        <w:t> </w:t>
      </w:r>
      <w:r w:rsidRPr="00692ACB">
        <w:rPr>
          <w:rFonts w:ascii="Arial" w:hAnsi="Arial" w:cs="Arial"/>
          <w:sz w:val="20"/>
          <w:szCs w:val="20"/>
          <w:lang w:val="el-GR"/>
        </w:rPr>
        <w:t>«επιμέρους κύκλοι»</w:t>
      </w:r>
      <w:r w:rsidRPr="00692ACB">
        <w:rPr>
          <w:rFonts w:ascii="Arial" w:hAnsi="Arial" w:cs="Arial"/>
          <w:sz w:val="20"/>
          <w:szCs w:val="20"/>
        </w:rPr>
        <w:t> </w:t>
      </w:r>
      <w:r w:rsidRPr="00692ACB">
        <w:rPr>
          <w:rFonts w:ascii="Arial" w:hAnsi="Arial" w:cs="Arial"/>
          <w:sz w:val="20"/>
          <w:szCs w:val="20"/>
          <w:lang w:val="el-GR"/>
        </w:rPr>
        <w:t>, καθώς πρόκειται να χρησιμοποιηθεί συστηματικά στη συνέχεια της εργασίας. Ως επιμέρους κύκλοι ορίζονται</w:t>
      </w:r>
      <w:r w:rsidRPr="00692ACB">
        <w:rPr>
          <w:rFonts w:ascii="Arial" w:hAnsi="Arial" w:cs="Arial"/>
          <w:sz w:val="20"/>
          <w:szCs w:val="20"/>
        </w:rPr>
        <w:t> </w:t>
      </w:r>
      <w:r w:rsidRPr="00692ACB">
        <w:rPr>
          <w:rFonts w:ascii="Arial" w:hAnsi="Arial" w:cs="Arial"/>
          <w:sz w:val="20"/>
          <w:szCs w:val="20"/>
          <w:lang w:val="el-GR"/>
        </w:rPr>
        <w:t>ανεξάρτητοι κλειστοί κύκλοι</w:t>
      </w:r>
      <w:r w:rsidRPr="00692ACB">
        <w:rPr>
          <w:rFonts w:ascii="Arial" w:hAnsi="Arial" w:cs="Arial"/>
          <w:sz w:val="20"/>
          <w:szCs w:val="20"/>
        </w:rPr>
        <w:t> </w:t>
      </w:r>
      <w:r w:rsidRPr="00692ACB">
        <w:rPr>
          <w:rFonts w:ascii="Arial" w:hAnsi="Arial" w:cs="Arial"/>
          <w:sz w:val="20"/>
          <w:szCs w:val="20"/>
          <w:lang w:val="el-GR"/>
        </w:rPr>
        <w:t>που ενδέχεται να προκύψουν σε μία λύση. Αυτοί οι κύκλοι μπορεί να ικανοποιούν τη</w:t>
      </w:r>
      <w:r w:rsidRPr="00692ACB">
        <w:rPr>
          <w:rFonts w:ascii="Arial" w:hAnsi="Arial" w:cs="Arial"/>
          <w:sz w:val="20"/>
          <w:szCs w:val="20"/>
        </w:rPr>
        <w:t> </w:t>
      </w:r>
      <w:r w:rsidRPr="00692ACB">
        <w:rPr>
          <w:rFonts w:ascii="Arial" w:hAnsi="Arial" w:cs="Arial"/>
          <w:sz w:val="20"/>
          <w:szCs w:val="20"/>
          <w:lang w:val="el-GR"/>
        </w:rPr>
        <w:t>συνθήκη (1)</w:t>
      </w:r>
      <w:r w:rsidRPr="00692ACB">
        <w:rPr>
          <w:rFonts w:ascii="Arial" w:hAnsi="Arial" w:cs="Arial"/>
          <w:sz w:val="20"/>
          <w:szCs w:val="20"/>
        </w:rPr>
        <w:t> </w:t>
      </w:r>
      <w:r w:rsidRPr="00692ACB">
        <w:rPr>
          <w:rFonts w:ascii="Arial" w:hAnsi="Arial" w:cs="Arial"/>
          <w:sz w:val="20"/>
          <w:szCs w:val="20"/>
          <w:lang w:val="el-GR"/>
        </w:rPr>
        <w:t>—δηλαδή κάθε πόλη να επισκέπτεται μία μόνο φορά— αλλά</w:t>
      </w:r>
      <w:r w:rsidRPr="00692ACB">
        <w:rPr>
          <w:rFonts w:ascii="Arial" w:hAnsi="Arial" w:cs="Arial"/>
          <w:sz w:val="20"/>
          <w:szCs w:val="20"/>
        </w:rPr>
        <w:t> </w:t>
      </w:r>
      <w:r w:rsidRPr="00692ACB">
        <w:rPr>
          <w:rFonts w:ascii="Arial" w:hAnsi="Arial" w:cs="Arial"/>
          <w:sz w:val="20"/>
          <w:szCs w:val="20"/>
          <w:lang w:val="el-GR"/>
        </w:rPr>
        <w:t>παραβιάζουν τη</w:t>
      </w:r>
      <w:r w:rsidRPr="00692ACB">
        <w:rPr>
          <w:rFonts w:ascii="Arial" w:hAnsi="Arial" w:cs="Arial"/>
          <w:b/>
          <w:bCs/>
          <w:sz w:val="20"/>
          <w:szCs w:val="20"/>
          <w:lang w:val="el-GR"/>
        </w:rPr>
        <w:t xml:space="preserve"> </w:t>
      </w:r>
      <w:r w:rsidRPr="00692ACB">
        <w:rPr>
          <w:rFonts w:ascii="Arial" w:hAnsi="Arial" w:cs="Arial"/>
          <w:sz w:val="20"/>
          <w:szCs w:val="20"/>
          <w:lang w:val="el-GR"/>
        </w:rPr>
        <w:t>συνθήκη (2), αφού το σύνολο των ακμών δεν σχηματίζει ένα συνεκτικό μονοπάτι που διατρέχει όλες τις πόλεις. Στο πλαίσιο της θεωρίας γράφων, η παρουσία επιμέρους κύκλων συνεπάγεται ότι η επιλεγμένη υποδομή ακμών αντιστοιχεί σε</w:t>
      </w:r>
      <w:r w:rsidRPr="00692ACB">
        <w:rPr>
          <w:rFonts w:ascii="Arial" w:hAnsi="Arial" w:cs="Arial"/>
          <w:sz w:val="20"/>
          <w:szCs w:val="20"/>
        </w:rPr>
        <w:t> </w:t>
      </w:r>
      <w:r w:rsidRPr="00692ACB">
        <w:rPr>
          <w:rFonts w:ascii="Arial" w:hAnsi="Arial" w:cs="Arial"/>
          <w:sz w:val="20"/>
          <w:szCs w:val="20"/>
          <w:lang w:val="el-GR"/>
        </w:rPr>
        <w:t>μη συνεκτικό γράφο.</w:t>
      </w:r>
    </w:p>
    <w:p w14:paraId="72D0DF5F"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MTZ </w:t>
      </w:r>
      <w:r w:rsidRPr="00692ACB">
        <w:rPr>
          <w:rFonts w:ascii="Arial" w:hAnsi="Arial" w:cs="Arial"/>
          <w:sz w:val="20"/>
          <w:szCs w:val="20"/>
          <w:lang w:val="el-GR"/>
        </w:rPr>
        <w:t>επιχειρεί να εξαλείψει τις επιμέρους διαδρομές εισάγοντας</w:t>
      </w:r>
      <w:r w:rsidRPr="00692ACB">
        <w:rPr>
          <w:rFonts w:ascii="Arial" w:hAnsi="Arial" w:cs="Arial"/>
          <w:sz w:val="20"/>
          <w:szCs w:val="20"/>
        </w:rPr>
        <w:t> </w:t>
      </w:r>
      <w:r w:rsidRPr="00692ACB">
        <w:rPr>
          <w:rFonts w:ascii="Arial" w:hAnsi="Arial" w:cs="Arial"/>
          <w:sz w:val="20"/>
          <w:szCs w:val="20"/>
          <w:lang w:val="el-GR"/>
        </w:rPr>
        <w:t>βοηθητικές μεταβλητές</w:t>
      </w:r>
      <w:r w:rsidRPr="00692ACB">
        <w:rPr>
          <w:rFonts w:ascii="Arial" w:hAnsi="Arial" w:cs="Arial"/>
          <w:sz w:val="20"/>
          <w:szCs w:val="20"/>
        </w:rPr>
        <w:t> u</w:t>
      </w:r>
      <w:r w:rsidRPr="00692ACB">
        <w:rPr>
          <w:rFonts w:ascii="Arial" w:hAnsi="Arial" w:cs="Arial"/>
          <w:sz w:val="20"/>
          <w:szCs w:val="20"/>
          <w:vertAlign w:val="subscript"/>
          <w:lang w:val="el-GR"/>
        </w:rPr>
        <w:t xml:space="preserve">i </w:t>
      </w:r>
      <w:r w:rsidRPr="00692ACB">
        <w:rPr>
          <w:rFonts w:ascii="Arial" w:hAnsi="Arial" w:cs="Arial"/>
          <w:sz w:val="20"/>
          <w:szCs w:val="20"/>
          <w:lang w:val="el-GR"/>
        </w:rPr>
        <w:t>και u</w:t>
      </w:r>
      <w:r w:rsidRPr="00692ACB">
        <w:rPr>
          <w:rFonts w:ascii="Arial" w:hAnsi="Arial" w:cs="Arial"/>
          <w:sz w:val="20"/>
          <w:szCs w:val="20"/>
          <w:vertAlign w:val="subscript"/>
        </w:rPr>
        <w:t>j</w:t>
      </w:r>
      <w:r w:rsidRPr="00692ACB">
        <w:rPr>
          <w:rFonts w:ascii="Arial" w:hAnsi="Arial" w:cs="Arial"/>
          <w:sz w:val="20"/>
          <w:szCs w:val="20"/>
          <w:lang w:val="el-GR"/>
        </w:rPr>
        <w:t xml:space="preserve">, οι οποίες εκφράζουν τις «θέσεις» των πόλεων </w:t>
      </w:r>
      <w:r w:rsidRPr="00692ACB">
        <w:rPr>
          <w:rFonts w:ascii="Arial" w:hAnsi="Arial" w:cs="Arial"/>
          <w:sz w:val="20"/>
          <w:szCs w:val="20"/>
        </w:rPr>
        <w:t>i</w:t>
      </w:r>
      <w:r w:rsidRPr="00692ACB">
        <w:rPr>
          <w:rFonts w:ascii="Arial" w:hAnsi="Arial" w:cs="Arial"/>
          <w:sz w:val="20"/>
          <w:szCs w:val="20"/>
          <w:lang w:val="el-GR"/>
        </w:rPr>
        <w:t xml:space="preserve"> και j</w:t>
      </w:r>
      <w:r w:rsidRPr="00692ACB">
        <w:rPr>
          <w:rFonts w:ascii="Arial" w:hAnsi="Arial" w:cs="Arial"/>
          <w:sz w:val="20"/>
          <w:szCs w:val="20"/>
        </w:rPr>
        <w:t> </w:t>
      </w:r>
      <w:r w:rsidRPr="00692ACB">
        <w:rPr>
          <w:rFonts w:ascii="Arial" w:hAnsi="Arial" w:cs="Arial"/>
          <w:sz w:val="20"/>
          <w:szCs w:val="20"/>
          <w:lang w:val="el-GR"/>
        </w:rPr>
        <w:t>εντός της συνολικής διαδρομής. Μεταξύ αυτών των μεταβλητών θέσεων επιβάλλεται ο ανισοτικός περιορισμός της μορφής:</w:t>
      </w:r>
    </w:p>
    <w:p w14:paraId="5216428F" w14:textId="77777777" w:rsidR="00692ACB" w:rsidRPr="00692ACB" w:rsidRDefault="00000000" w:rsidP="00A201BA">
      <w:pPr>
        <w:spacing w:before="360" w:after="60"/>
        <w:jc w:val="both"/>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j</m:t>
              </m:r>
            </m:sub>
          </m:sSub>
          <m:r>
            <w:rPr>
              <w:rFonts w:ascii="Cambria Math" w:hAnsi="Cambria Math" w:cs="Arial"/>
              <w:sz w:val="20"/>
              <w:szCs w:val="20"/>
            </w:rPr>
            <m:t>+1</m:t>
          </m:r>
          <m:r>
            <w:rPr>
              <w:rFonts w:ascii="Cambria Math" w:hAnsi="Cambria Math" w:cs="Arial"/>
              <w:i/>
              <w:sz w:val="20"/>
              <w:szCs w:val="20"/>
            </w:rPr>
            <w:sym w:font="Symbol" w:char="F0A3"/>
          </m:r>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n-1</m:t>
              </m:r>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e>
          </m:d>
          <m:r>
            <w:rPr>
              <w:rFonts w:ascii="Cambria Math" w:hAnsi="Cambria Math" w:cs="Arial"/>
              <w:i/>
              <w:sz w:val="20"/>
              <w:szCs w:val="20"/>
              <w:lang w:val="el-GR"/>
            </w:rPr>
            <w:sym w:font="Symbol" w:char="F022"/>
          </m:r>
          <m:r>
            <w:rPr>
              <w:rFonts w:ascii="Cambria Math" w:hAnsi="Cambria Math" w:cs="Arial"/>
              <w:sz w:val="20"/>
              <w:szCs w:val="20"/>
              <w:lang w:val="el-GR"/>
            </w:rPr>
            <m:t xml:space="preserve"> </m:t>
          </m:r>
          <m:r>
            <w:rPr>
              <w:rFonts w:ascii="Cambria Math" w:hAnsi="Cambria Math" w:cs="Arial"/>
              <w:sz w:val="20"/>
              <w:szCs w:val="20"/>
            </w:rPr>
            <m:t>i, j∊ </m:t>
          </m:r>
          <m:d>
            <m:dPr>
              <m:begChr m:val="["/>
              <m:endChr m:val="]"/>
              <m:ctrlPr>
                <w:rPr>
                  <w:rFonts w:ascii="Cambria Math" w:hAnsi="Cambria Math" w:cs="Arial"/>
                  <w:i/>
                  <w:sz w:val="20"/>
                  <w:szCs w:val="20"/>
                </w:rPr>
              </m:ctrlPr>
            </m:dPr>
            <m:e>
              <m:r>
                <w:rPr>
                  <w:rFonts w:ascii="Cambria Math" w:hAnsi="Cambria Math" w:cs="Arial"/>
                  <w:sz w:val="20"/>
                  <w:szCs w:val="20"/>
                </w:rPr>
                <m:t>2,n</m:t>
              </m:r>
            </m:e>
          </m:d>
          <m:r>
            <w:rPr>
              <w:rFonts w:ascii="Cambria Math" w:hAnsi="Cambria Math" w:cs="Arial"/>
              <w:sz w:val="20"/>
              <w:szCs w:val="20"/>
              <w:lang w:val="el-GR"/>
            </w:rPr>
            <m:t xml:space="preserve"> και </m:t>
          </m:r>
          <m:r>
            <w:rPr>
              <w:rFonts w:ascii="Cambria Math" w:hAnsi="Cambria Math" w:cs="Arial"/>
              <w:sz w:val="20"/>
              <w:szCs w:val="20"/>
            </w:rPr>
            <m:t>i</m:t>
          </m:r>
          <m:r>
            <w:rPr>
              <w:rFonts w:ascii="Cambria Math" w:hAnsi="Cambria Math" w:cs="Arial"/>
              <w:i/>
              <w:sz w:val="20"/>
              <w:szCs w:val="20"/>
            </w:rPr>
            <w:sym w:font="Symbol" w:char="F0B9"/>
          </m:r>
          <m:r>
            <w:rPr>
              <w:rFonts w:ascii="Cambria Math" w:hAnsi="Cambria Math" w:cs="Arial"/>
              <w:sz w:val="20"/>
              <w:szCs w:val="20"/>
            </w:rPr>
            <m:t>j</m:t>
          </m:r>
        </m:oMath>
      </m:oMathPara>
    </w:p>
    <w:p w14:paraId="3B045C50"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οι οποίες διασφαλίζουν την αδυναμία σχηματισμού κυκλικών ακολουθιών όπως</w:t>
      </w:r>
      <w:r w:rsidRPr="00692ACB">
        <w:rPr>
          <w:rFonts w:ascii="Arial" w:hAnsi="Arial" w:cs="Arial"/>
          <w:sz w:val="20"/>
          <w:szCs w:val="20"/>
        </w:rPr>
        <w:t> u</w:t>
      </w:r>
      <w:r w:rsidRPr="00692ACB">
        <w:rPr>
          <w:rFonts w:ascii="Arial" w:hAnsi="Arial" w:cs="Arial"/>
          <w:sz w:val="20"/>
          <w:szCs w:val="20"/>
          <w:vertAlign w:val="subscript"/>
        </w:rPr>
        <w:t>i</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rPr>
        <w:t>j</w:t>
      </w:r>
      <w:r w:rsidRPr="00692ACB">
        <w:rPr>
          <w:rFonts w:ascii="Arial" w:hAnsi="Arial" w:cs="Arial"/>
          <w:sz w:val="20"/>
          <w:szCs w:val="20"/>
          <w:lang w:val="el-GR"/>
        </w:rPr>
        <w:t>&lt;</w:t>
      </w:r>
      <w:r w:rsidRPr="00692ACB">
        <w:rPr>
          <w:rFonts w:ascii="Cambria Math" w:hAnsi="Cambria Math" w:cs="Cambria Math"/>
          <w:sz w:val="20"/>
          <w:szCs w:val="20"/>
          <w:lang w:val="el-GR"/>
        </w:rPr>
        <w:t>⋯</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οι οποίες θα οδηγούσαν σε επιμέρους κύκλους. Οι τιμές των </w:t>
      </w: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rPr>
        <w:t> </w:t>
      </w:r>
      <w:r w:rsidRPr="00692ACB">
        <w:rPr>
          <w:rFonts w:ascii="Arial" w:hAnsi="Arial" w:cs="Arial"/>
          <w:sz w:val="20"/>
          <w:szCs w:val="20"/>
          <w:lang w:val="el-GR"/>
        </w:rPr>
        <w:t>περιορίζονται εντός ενός καθορισμένου εύρους, εξασφαλίζοντας έτσι ότι δεν μπορεί να σχηματιστεί κύκλος σε υποσύνολο πόλεων S.</w:t>
      </w:r>
    </w:p>
    <w:p w14:paraId="31564646"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Αντίθετα, 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DFJ </w:t>
      </w:r>
      <w:r w:rsidRPr="00692ACB">
        <w:rPr>
          <w:rFonts w:ascii="Arial" w:hAnsi="Arial" w:cs="Arial"/>
          <w:sz w:val="20"/>
          <w:szCs w:val="20"/>
          <w:lang w:val="el-GR"/>
        </w:rPr>
        <w:t>βασίζεται περισσότερο στη</w:t>
      </w:r>
      <w:r w:rsidRPr="00692ACB">
        <w:rPr>
          <w:rFonts w:ascii="Arial" w:hAnsi="Arial" w:cs="Arial"/>
          <w:sz w:val="20"/>
          <w:szCs w:val="20"/>
        </w:rPr>
        <w:t> </w:t>
      </w:r>
      <w:r w:rsidRPr="00692ACB">
        <w:rPr>
          <w:rFonts w:ascii="Arial" w:hAnsi="Arial" w:cs="Arial"/>
          <w:sz w:val="20"/>
          <w:szCs w:val="20"/>
          <w:lang w:val="el-GR"/>
        </w:rPr>
        <w:t>συνδεσιμότητα</w:t>
      </w:r>
      <w:r w:rsidRPr="00692ACB">
        <w:rPr>
          <w:rFonts w:ascii="Arial" w:hAnsi="Arial" w:cs="Arial"/>
          <w:sz w:val="20"/>
          <w:szCs w:val="20"/>
        </w:rPr>
        <w:t> </w:t>
      </w:r>
      <w:r w:rsidRPr="00692ACB">
        <w:rPr>
          <w:rFonts w:ascii="Arial" w:hAnsi="Arial" w:cs="Arial"/>
          <w:sz w:val="20"/>
          <w:szCs w:val="20"/>
          <w:lang w:val="el-GR"/>
        </w:rPr>
        <w:t>του γράφου. Σε αυτήν, η ύπαρξη ενός ενιαίου κύκλου που διατρέχει όλες τις πόλεις αποτυπώνεται στο γεγονός ότι το πλήθος των επιλεγμένων ακμών πρέπει να είναι ίσο με το πλήθος των πόλεων. Η απουσία συνδεσιμότητας αντιμετωπίζεται μέσω της κατασκευής</w:t>
      </w:r>
      <w:r w:rsidRPr="00692ACB">
        <w:rPr>
          <w:rFonts w:ascii="Arial" w:hAnsi="Arial" w:cs="Arial"/>
          <w:sz w:val="20"/>
          <w:szCs w:val="20"/>
        </w:rPr>
        <w:t> </w:t>
      </w:r>
      <w:r w:rsidRPr="00692ACB">
        <w:rPr>
          <w:rFonts w:ascii="Arial" w:hAnsi="Arial" w:cs="Arial"/>
          <w:sz w:val="20"/>
          <w:szCs w:val="20"/>
          <w:lang w:val="el-GR"/>
        </w:rPr>
        <w:t>περιορισμών-επιπέδων που περιορίζουν τον χώρο των εφικτών λύσεων</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i/>
          <w:iCs/>
          <w:sz w:val="20"/>
          <w:szCs w:val="20"/>
        </w:rPr>
        <w:t>cutting</w:t>
      </w:r>
      <w:r w:rsidRPr="00692ACB">
        <w:rPr>
          <w:rFonts w:ascii="Arial" w:hAnsi="Arial" w:cs="Arial"/>
          <w:i/>
          <w:iCs/>
          <w:sz w:val="20"/>
          <w:szCs w:val="20"/>
          <w:lang w:val="el-GR"/>
        </w:rPr>
        <w:t xml:space="preserve"> </w:t>
      </w:r>
      <w:r w:rsidRPr="00692ACB">
        <w:rPr>
          <w:rFonts w:ascii="Arial" w:hAnsi="Arial" w:cs="Arial"/>
          <w:i/>
          <w:iCs/>
          <w:sz w:val="20"/>
          <w:szCs w:val="20"/>
        </w:rPr>
        <w:t>planes</w:t>
      </w:r>
      <w:r w:rsidRPr="00692ACB">
        <w:rPr>
          <w:rFonts w:ascii="Arial" w:hAnsi="Arial" w:cs="Arial"/>
          <w:sz w:val="20"/>
          <w:szCs w:val="20"/>
          <w:lang w:val="el-GR"/>
        </w:rPr>
        <w:t xml:space="preserve">), αποτρέποντας οποιοδήποτε κυκλικό μονοπάτι μήκους μικρότερου από τον αριθμό των πόλεων. </w:t>
      </w:r>
    </w:p>
    <w:p w14:paraId="55D2C3C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Συνοψίζοντας, και οι δύο προσεγγίσεις επιδιώκουν τη δημιουργία ενός μοναδικού, συνεκτικού κύκλου. Η μέθοδος </w:t>
      </w:r>
      <w:r w:rsidRPr="00692ACB">
        <w:rPr>
          <w:rFonts w:ascii="Arial" w:hAnsi="Arial" w:cs="Arial"/>
          <w:sz w:val="20"/>
          <w:szCs w:val="20"/>
        </w:rPr>
        <w:t>MTZ</w:t>
      </w:r>
      <w:r w:rsidRPr="00692ACB">
        <w:rPr>
          <w:rFonts w:ascii="Arial" w:hAnsi="Arial" w:cs="Arial"/>
          <w:sz w:val="20"/>
          <w:szCs w:val="20"/>
          <w:lang w:val="el-GR"/>
        </w:rPr>
        <w:t xml:space="preserve"> επιτυγχάνει αυτόν τον στόχο με τη χρήση επιπλέον μεταβλητών και περιορισμών τύπου θέσης, ενώ η μέθοδος </w:t>
      </w:r>
      <w:r w:rsidRPr="00692ACB">
        <w:rPr>
          <w:rFonts w:ascii="Arial" w:hAnsi="Arial" w:cs="Arial"/>
          <w:sz w:val="20"/>
          <w:szCs w:val="20"/>
        </w:rPr>
        <w:t>DFJ</w:t>
      </w:r>
      <w:r w:rsidRPr="00692ACB">
        <w:rPr>
          <w:rFonts w:ascii="Arial" w:hAnsi="Arial" w:cs="Arial"/>
          <w:sz w:val="20"/>
          <w:szCs w:val="20"/>
          <w:lang w:val="el-GR"/>
        </w:rPr>
        <w:t xml:space="preserve"> υιοθετεί μια πιο δυναμική προσέγγιση, εξαλείφοντας τις ανεπιθύμητες λύσεις με βάση το μήκος του κυκλικού μονοπατιού που αντιπροσωπεύει την λύση. Οι διαφορές αυτές έχουν σημαντικές επιπτώσεις στην αποδοτικότητα και την πολυπλοκότητα του μοντέλου, όπως θα παρουσιαστεί αναλυτικότερα στη συνέχεια της εργασίας.</w:t>
      </w:r>
    </w:p>
    <w:p w14:paraId="11AD3C54" w14:textId="77777777" w:rsidR="00692ACB" w:rsidRPr="00692ACB" w:rsidRDefault="00692ACB" w:rsidP="00A201BA">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 xml:space="preserve">2.1.1 Μαθηματική Διατύπωση του Μοντέλου </w:t>
      </w:r>
      <w:r w:rsidRPr="00692ACB">
        <w:rPr>
          <w:rFonts w:ascii="Arial Black" w:hAnsi="Arial Black" w:cs="Arial"/>
          <w:sz w:val="20"/>
          <w:szCs w:val="20"/>
        </w:rPr>
        <w:t>Miller</w:t>
      </w:r>
      <w:r w:rsidRPr="00692ACB">
        <w:rPr>
          <w:rFonts w:ascii="Arial Black" w:hAnsi="Arial Black" w:cs="Arial"/>
          <w:sz w:val="20"/>
          <w:szCs w:val="20"/>
          <w:lang w:val="el-GR"/>
        </w:rPr>
        <w:t xml:space="preserve">, </w:t>
      </w:r>
      <w:r w:rsidRPr="00692ACB">
        <w:rPr>
          <w:rFonts w:ascii="Arial Black" w:hAnsi="Arial Black" w:cs="Arial"/>
          <w:sz w:val="20"/>
          <w:szCs w:val="20"/>
        </w:rPr>
        <w:t>Tucker</w:t>
      </w:r>
      <w:r w:rsidRPr="00692ACB">
        <w:rPr>
          <w:rFonts w:ascii="Arial Black" w:hAnsi="Arial Black" w:cs="Arial"/>
          <w:sz w:val="20"/>
          <w:szCs w:val="20"/>
          <w:lang w:val="el-GR"/>
        </w:rPr>
        <w:t xml:space="preserve"> και </w:t>
      </w:r>
      <w:r w:rsidRPr="00692ACB">
        <w:rPr>
          <w:rFonts w:ascii="Arial Black" w:hAnsi="Arial Black" w:cs="Arial"/>
          <w:sz w:val="20"/>
          <w:szCs w:val="20"/>
        </w:rPr>
        <w:t>Zemlin</w:t>
      </w:r>
    </w:p>
    <w:p w14:paraId="3DF01B3D"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Μία από τις πρώτες και πιο κλασικές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προτάθηκε από τους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και </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Η συγκεκριμένη προσέγγιση βασίζεται στην ιδέα ότι μπορούμε να περιγράψουμε το πρόβλημα μέσω ενός μικρού αριθμού γραμμικών περιορισμών και δυαδικών μεταβλητών, με σκοπό να αποκλείσουμε τους λεγόμενους υποκύκλους  χωρίς να χρειαστεί να τους καταγράψουμε ρητά.</w:t>
      </w:r>
    </w:p>
    <w:p w14:paraId="3F51B9E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Ας θεωρήσουμε ότι έχουμε ένα πλήρως συνδεδεμένο γράφημα</w:t>
      </w:r>
      <w:r w:rsidRPr="00692ACB">
        <w:rPr>
          <w:rFonts w:ascii="Arial" w:hAnsi="Arial" w:cs="Arial"/>
          <w:sz w:val="20"/>
          <w:szCs w:val="20"/>
        </w:rPr>
        <w:t> G</w:t>
      </w:r>
      <w:r w:rsidRPr="00692ACB">
        <w:rPr>
          <w:rFonts w:ascii="Arial" w:hAnsi="Arial" w:cs="Arial"/>
          <w:sz w:val="20"/>
          <w:szCs w:val="20"/>
          <w:lang w:val="el-GR"/>
        </w:rPr>
        <w:t xml:space="preserve"> = (</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 όπου κάθε κόμβος</w:t>
      </w:r>
      <w:r w:rsidRPr="00692ACB">
        <w:rPr>
          <w:rFonts w:ascii="Arial" w:hAnsi="Arial" w:cs="Arial"/>
          <w:sz w:val="20"/>
          <w:szCs w:val="20"/>
        </w:rPr>
        <w:t> 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V</w:t>
      </w:r>
      <w:r w:rsidRPr="00692ACB">
        <w:rPr>
          <w:rFonts w:ascii="Arial" w:hAnsi="Arial" w:cs="Arial"/>
          <w:sz w:val="20"/>
          <w:szCs w:val="20"/>
          <w:lang w:val="el-GR"/>
        </w:rPr>
        <w:t xml:space="preserve"> αντιπροσωπεύει μία πόλη και κάθε ακμή</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E </w:t>
      </w:r>
      <w:r w:rsidRPr="00692ACB">
        <w:rPr>
          <w:rFonts w:ascii="Arial" w:hAnsi="Arial" w:cs="Arial"/>
          <w:sz w:val="20"/>
          <w:szCs w:val="20"/>
          <w:lang w:val="el-GR"/>
        </w:rPr>
        <w:t>έχει ένα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lang w:val="el-GR"/>
        </w:rPr>
        <w:t>i</w:t>
      </w:r>
      <w:r w:rsidRPr="00692ACB">
        <w:rPr>
          <w:rFonts w:ascii="Arial" w:hAnsi="Arial" w:cs="Arial"/>
          <w:sz w:val="20"/>
          <w:szCs w:val="20"/>
          <w:vertAlign w:val="subscript"/>
        </w:rPr>
        <w:t>j</w:t>
      </w:r>
      <w:r w:rsidRPr="00692ACB">
        <w:rPr>
          <w:rFonts w:ascii="Arial" w:hAnsi="Arial" w:cs="Arial"/>
          <w:sz w:val="20"/>
          <w:szCs w:val="20"/>
          <w:lang w:val="el-GR"/>
        </w:rPr>
        <w:t>. Ο στόχος είναι να επισκεφθούμε κάθε πόλη ακριβώς μία φορά και να επιστρέψουμε στο σημείο εκκίνησης, ελαχιστοποιώντας το συνολικό κόστος.</w:t>
      </w:r>
    </w:p>
    <w:p w14:paraId="3D554BA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Η διατύπωση </w:t>
      </w:r>
      <w:r w:rsidRPr="00692ACB">
        <w:rPr>
          <w:rFonts w:ascii="Arial" w:hAnsi="Arial" w:cs="Arial"/>
          <w:sz w:val="20"/>
          <w:szCs w:val="20"/>
        </w:rPr>
        <w:t>MTZ</w:t>
      </w:r>
      <w:r w:rsidRPr="00692ACB">
        <w:rPr>
          <w:rFonts w:ascii="Arial" w:hAnsi="Arial" w:cs="Arial"/>
          <w:sz w:val="20"/>
          <w:szCs w:val="20"/>
          <w:lang w:val="el-GR"/>
        </w:rPr>
        <w:t xml:space="preserve"> χρησιμοποιεί τις εξής μεταβλητές:</w:t>
      </w:r>
    </w:p>
    <w:p w14:paraId="0C4407C2"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28EA58E5"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sym w:font="Symbol" w:char="F0C2"/>
      </w:r>
      <w:r w:rsidRPr="00692ACB">
        <w:rPr>
          <w:rFonts w:ascii="Arial" w:hAnsi="Arial" w:cs="Arial"/>
          <w:sz w:val="20"/>
          <w:szCs w:val="20"/>
          <w:lang w:val="el-GR"/>
        </w:rPr>
        <w:t>: βοηθητικές μεταβλητές που εισάγονται για την εξάλειψη των επιμέρους κύκλων (μόνο για κόμβους</w:t>
      </w:r>
      <w:r w:rsidRPr="00692ACB">
        <w:rPr>
          <w:rFonts w:ascii="Arial" w:hAnsi="Arial" w:cs="Arial"/>
          <w:sz w:val="20"/>
          <w:szCs w:val="20"/>
        </w:rPr>
        <w:t> i</w:t>
      </w:r>
      <w:r w:rsidRPr="00692ACB">
        <w:rPr>
          <w:rFonts w:ascii="Arial" w:hAnsi="Arial" w:cs="Arial"/>
          <w:sz w:val="20"/>
          <w:szCs w:val="20"/>
          <w:lang w:val="el-GR"/>
        </w:rPr>
        <w:t>=</w:t>
      </w:r>
      <w:proofErr w:type="gramStart"/>
      <w:r w:rsidRPr="00692ACB">
        <w:rPr>
          <w:rFonts w:ascii="Arial" w:hAnsi="Arial" w:cs="Arial"/>
          <w:sz w:val="20"/>
          <w:szCs w:val="20"/>
          <w:lang w:val="el-GR"/>
        </w:rPr>
        <w:t>2,…</w:t>
      </w:r>
      <w:proofErr w:type="gramEnd"/>
      <w:r w:rsidRPr="00692ACB">
        <w:rPr>
          <w:rFonts w:ascii="Arial" w:hAnsi="Arial" w:cs="Arial"/>
          <w:sz w:val="20"/>
          <w:szCs w:val="20"/>
          <w:lang w:val="el-GR"/>
        </w:rPr>
        <w:t xml:space="preserve">, </w:t>
      </w:r>
      <w:r w:rsidRPr="00692ACB">
        <w:rPr>
          <w:rFonts w:ascii="Arial" w:hAnsi="Arial" w:cs="Arial"/>
          <w:sz w:val="20"/>
          <w:szCs w:val="20"/>
        </w:rPr>
        <w:t>n</w:t>
      </w:r>
      <w:r w:rsidRPr="00692ACB">
        <w:rPr>
          <w:rFonts w:ascii="Arial" w:hAnsi="Arial" w:cs="Arial"/>
          <w:sz w:val="20"/>
          <w:szCs w:val="20"/>
          <w:lang w:val="el-GR"/>
        </w:rPr>
        <w:t>).</w:t>
      </w:r>
    </w:p>
    <w:p w14:paraId="4161249B"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 διατύπωση του προβλήματος είναι η ακόλουθη:</w:t>
      </w:r>
    </w:p>
    <w:p w14:paraId="46C618DD" w14:textId="77777777" w:rsidR="00692ACB" w:rsidRPr="00692ACB" w:rsidRDefault="00000000" w:rsidP="00A201BA">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rPr>
              <m:t>in</m:t>
            </m:r>
            <m:ctrlPr>
              <w:rPr>
                <w:rFonts w:ascii="Cambria Math" w:hAnsi="Cambria Math" w:cs="Arial"/>
                <w:sz w:val="20"/>
                <w:szCs w:val="20"/>
              </w:rPr>
            </m:ctrlPr>
          </m:fName>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i</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j</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m:rPr>
                            <m:sty m:val="p"/>
                          </m:rPr>
                          <w:rPr>
                            <w:rFonts w:ascii="Cambria Math" w:hAnsi="Cambria Math" w:cs="Arial"/>
                            <w:sz w:val="20"/>
                            <w:szCs w:val="20"/>
                            <w:lang w:val="el-GR"/>
                          </w:rPr>
                          <m:t>c</m:t>
                        </m:r>
                      </m:e>
                      <m:sub>
                        <m:r>
                          <m:rPr>
                            <m:sty m:val="p"/>
                          </m:rPr>
                          <w:rPr>
                            <w:rFonts w:ascii="Cambria Math" w:hAnsi="Cambria Math" w:cs="Arial"/>
                            <w:sz w:val="20"/>
                            <w:szCs w:val="20"/>
                            <w:lang w:val="el-GR"/>
                          </w:rPr>
                          <m:t>ij</m:t>
                        </m:r>
                      </m:sub>
                    </m:sSub>
                    <m:sSub>
                      <m:sSubPr>
                        <m:ctrlPr>
                          <w:rPr>
                            <w:rFonts w:ascii="Cambria Math" w:hAnsi="Cambria Math" w:cs="Arial"/>
                            <w:i/>
                            <w:sz w:val="20"/>
                            <w:szCs w:val="20"/>
                            <w:lang w:val="el-GR"/>
                          </w:rPr>
                        </m:ctrlPr>
                      </m:sSubPr>
                      <m:e>
                        <m:r>
                          <m:rPr>
                            <m:sty m:val="p"/>
                          </m:rPr>
                          <w:rPr>
                            <w:rFonts w:ascii="Cambria Math" w:hAnsi="Cambria Math" w:cs="Arial"/>
                            <w:sz w:val="20"/>
                            <w:szCs w:val="20"/>
                            <w:lang w:val="el-GR"/>
                          </w:rPr>
                          <m:t>x</m:t>
                        </m:r>
                        <m:ctrlPr>
                          <w:rPr>
                            <w:rFonts w:ascii="Cambria Math" w:hAnsi="Cambria Math" w:cs="Arial"/>
                            <w:sz w:val="20"/>
                            <w:szCs w:val="20"/>
                            <w:lang w:val="el-GR"/>
                          </w:rPr>
                        </m:ctrlPr>
                      </m:e>
                      <m:sub>
                        <m:r>
                          <m:rPr>
                            <m:sty m:val="p"/>
                          </m:rP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(1.1)</w:t>
      </w:r>
    </w:p>
    <w:p w14:paraId="38B4A5DC"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054BBF05" w14:textId="77777777" w:rsidR="00692ACB" w:rsidRPr="00692ACB" w:rsidRDefault="00000000" w:rsidP="00A201BA">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(1.2)</w:t>
      </w:r>
    </w:p>
    <w:p w14:paraId="45EBCAFA" w14:textId="77777777" w:rsidR="00692ACB" w:rsidRPr="00692ACB" w:rsidRDefault="00000000" w:rsidP="00A201BA">
      <w:pPr>
        <w:spacing w:after="60"/>
        <w:jc w:val="both"/>
        <w:rPr>
          <w:rFonts w:ascii="Arial" w:hAnsi="Arial" w:cs="Arial"/>
          <w:sz w:val="20"/>
          <w:szCs w:val="20"/>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m:t>
            </m:r>
            <m:r>
              <w:rPr>
                <w:rFonts w:ascii="Cambria Math" w:hAnsi="Cambria Math" w:cs="Arial"/>
                <w:sz w:val="20"/>
                <w:szCs w:val="20"/>
              </w:rPr>
              <m:t>=1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rPr>
                  <m:t>ij</m:t>
                </m:r>
              </m:sub>
            </m:sSub>
            <m:ctrlPr>
              <w:rPr>
                <w:rFonts w:ascii="Cambria Math" w:hAnsi="Cambria Math" w:cs="Arial"/>
                <w:i/>
                <w:sz w:val="20"/>
                <w:szCs w:val="20"/>
                <w:lang w:val="el-GR"/>
              </w:rPr>
            </m:ctrlPr>
          </m:e>
        </m:nary>
        <m:r>
          <w:rPr>
            <w:rFonts w:ascii="Cambria Math" w:hAnsi="Cambria Math" w:cs="Arial"/>
            <w:sz w:val="20"/>
            <w:szCs w:val="20"/>
          </w:rPr>
          <m:t>=1</m:t>
        </m:r>
        <m:r>
          <m:rPr>
            <m:sty m:val="p"/>
          </m:rPr>
          <w:rPr>
            <w:rFonts w:ascii="Cambria Math" w:hAnsi="Cambria Math" w:cs="Arial"/>
            <w:sz w:val="20"/>
            <w:szCs w:val="20"/>
          </w:rPr>
          <m:t> ∀</m:t>
        </m:r>
        <m:r>
          <w:rPr>
            <w:rFonts w:ascii="Cambria Math" w:hAnsi="Cambria Math" w:cs="Arial"/>
            <w:sz w:val="20"/>
            <w:szCs w:val="20"/>
            <w:lang w:val="el-GR"/>
          </w:rPr>
          <m:t>j</m:t>
        </m:r>
        <m:r>
          <w:rPr>
            <w:rFonts w:ascii="Cambria Math" w:hAnsi="Cambria Math" w:cs="Arial"/>
            <w:sz w:val="20"/>
            <w:szCs w:val="20"/>
          </w:rPr>
          <m:t>∊</m:t>
        </m:r>
        <m:r>
          <m:rPr>
            <m:lit/>
          </m:rPr>
          <w:rPr>
            <w:rFonts w:ascii="Cambria Math" w:hAnsi="Cambria Math" w:cs="Arial"/>
            <w:sz w:val="20"/>
            <w:szCs w:val="20"/>
          </w:rPr>
          <m:t>{</m:t>
        </m:r>
        <m:r>
          <w:rPr>
            <w:rFonts w:ascii="Cambria Math" w:hAnsi="Cambria Math" w:cs="Arial"/>
            <w:sz w:val="20"/>
            <w:szCs w:val="20"/>
          </w:rPr>
          <m:t>1,</m:t>
        </m:r>
        <m:r>
          <m:rPr>
            <m:sty m:val="p"/>
          </m:rPr>
          <w:rPr>
            <w:rFonts w:ascii="Cambria Math" w:hAnsi="Cambria Math" w:cs="Arial"/>
            <w:sz w:val="20"/>
            <w:szCs w:val="20"/>
          </w:rPr>
          <m:t>…</m:t>
        </m:r>
        <m:r>
          <w:rPr>
            <w:rFonts w:ascii="Cambria Math" w:hAnsi="Cambria Math" w:cs="Arial"/>
            <w:sz w:val="20"/>
            <w:szCs w:val="20"/>
          </w:rPr>
          <m:t>,n</m:t>
        </m:r>
        <m:r>
          <m:rPr>
            <m:lit/>
          </m:rPr>
          <w:rPr>
            <w:rFonts w:ascii="Cambria Math" w:hAnsi="Cambria Math" w:cs="Arial"/>
            <w:sz w:val="20"/>
            <w:szCs w:val="20"/>
          </w:rPr>
          <m:t>}</m:t>
        </m:r>
      </m:oMath>
      <w:r w:rsidR="00692ACB" w:rsidRPr="00692ACB">
        <w:rPr>
          <w:rFonts w:ascii="Arial" w:hAnsi="Arial" w:cs="Arial"/>
          <w:sz w:val="20"/>
          <w:szCs w:val="20"/>
        </w:rPr>
        <w:tab/>
        <w:t xml:space="preserve">     </w:t>
      </w:r>
      <w:r w:rsidR="00692ACB" w:rsidRPr="00692ACB">
        <w:rPr>
          <w:rFonts w:ascii="Arial" w:hAnsi="Arial" w:cs="Arial"/>
          <w:sz w:val="20"/>
          <w:szCs w:val="20"/>
        </w:rPr>
        <w:tab/>
        <w:t xml:space="preserve">     </w:t>
      </w:r>
      <w:r w:rsidR="005C5194">
        <w:rPr>
          <w:rFonts w:ascii="Arial" w:hAnsi="Arial" w:cs="Arial"/>
          <w:sz w:val="20"/>
          <w:szCs w:val="20"/>
        </w:rPr>
        <w:tab/>
      </w:r>
      <w:r w:rsidR="005C5194">
        <w:rPr>
          <w:rFonts w:ascii="Arial" w:hAnsi="Arial" w:cs="Arial"/>
          <w:sz w:val="20"/>
          <w:szCs w:val="20"/>
        </w:rPr>
        <w:tab/>
      </w:r>
      <w:r w:rsidR="00692ACB" w:rsidRPr="00692ACB">
        <w:rPr>
          <w:rFonts w:ascii="Arial" w:hAnsi="Arial" w:cs="Arial"/>
          <w:sz w:val="20"/>
          <w:szCs w:val="20"/>
        </w:rPr>
        <w:t>(1.3)</w:t>
      </w:r>
    </w:p>
    <w:p w14:paraId="01D6C073" w14:textId="77777777" w:rsidR="00692ACB" w:rsidRPr="00692ACB" w:rsidRDefault="00000000" w:rsidP="00A201BA">
      <w:p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lang w:val="el-GR"/>
              </w:rPr>
              <m:t>u</m:t>
            </m:r>
            <m:ctrlPr>
              <w:rPr>
                <w:rFonts w:ascii="Cambria Math" w:hAnsi="Cambria Math" w:cs="Arial"/>
                <w:i/>
                <w:sz w:val="20"/>
                <w:szCs w:val="20"/>
                <w:lang w:val="el-GR"/>
              </w:rPr>
            </m:ctrlPr>
          </m:e>
          <m:sub>
            <m:r>
              <w:rPr>
                <w:rFonts w:ascii="Cambria Math" w:hAnsi="Cambria Math" w:cs="Arial"/>
                <w:sz w:val="20"/>
                <w:szCs w:val="20"/>
                <w:lang w:val="el-GR"/>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lang w:val="el-GR"/>
              </w:rPr>
              <m:t>u</m:t>
            </m:r>
          </m:e>
          <m:sub>
            <m:r>
              <w:rPr>
                <w:rFonts w:ascii="Cambria Math" w:hAnsi="Cambria Math" w:cs="Arial"/>
                <w:sz w:val="20"/>
                <w:szCs w:val="20"/>
                <w:lang w:val="el-GR"/>
              </w:rPr>
              <m:t>j</m:t>
            </m:r>
          </m:sub>
        </m:sSub>
        <m:r>
          <m:rPr>
            <m:sty m:val="p"/>
          </m:rPr>
          <w:rPr>
            <w:rFonts w:ascii="Cambria Math" w:hAnsi="Cambria Math" w:cs="Arial"/>
            <w:sz w:val="20"/>
            <w:szCs w:val="20"/>
          </w:rPr>
          <m:t>+ 1≤</m:t>
        </m:r>
        <m:d>
          <m:dPr>
            <m:ctrlPr>
              <w:rPr>
                <w:rFonts w:ascii="Cambria Math" w:hAnsi="Cambria Math" w:cs="Arial"/>
                <w:sz w:val="20"/>
                <w:szCs w:val="20"/>
              </w:rPr>
            </m:ctrlPr>
          </m:dPr>
          <m:e>
            <m:r>
              <w:rPr>
                <w:rFonts w:ascii="Cambria Math" w:hAnsi="Cambria Math" w:cs="Arial"/>
                <w:sz w:val="20"/>
                <w:szCs w:val="20"/>
                <w:lang w:val="el-GR"/>
              </w:rPr>
              <m:t>n</m:t>
            </m:r>
            <m:r>
              <w:rPr>
                <w:rFonts w:ascii="Cambria Math" w:hAnsi="Cambria Math" w:cs="Arial"/>
                <w:sz w:val="20"/>
                <w:szCs w:val="20"/>
              </w:rPr>
              <m:t>-1</m:t>
            </m:r>
            <m:ctrlPr>
              <w:rPr>
                <w:rFonts w:ascii="Cambria Math" w:hAnsi="Cambria Math" w:cs="Arial"/>
                <w:i/>
                <w:sz w:val="20"/>
                <w:szCs w:val="20"/>
              </w:rPr>
            </m:ctrlPr>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rPr>
            </m:ctrlPr>
          </m:e>
        </m:d>
        <m:r>
          <m:rPr>
            <m:sty m:val="p"/>
          </m:rPr>
          <w:rPr>
            <w:rFonts w:ascii="Cambria Math" w:hAnsi="Cambria Math" w:cs="Arial"/>
            <w:sz w:val="20"/>
            <w:szCs w:val="20"/>
          </w:rPr>
          <m:t> ∀</m:t>
        </m:r>
        <m:r>
          <m:rPr>
            <m:nor/>
          </m:rPr>
          <w:rPr>
            <w:rFonts w:ascii="Arial" w:hAnsi="Arial" w:cs="Arial"/>
            <w:sz w:val="20"/>
            <w:szCs w:val="20"/>
          </w:rPr>
          <m:t xml:space="preserve">  i, j </m:t>
        </m:r>
        <m:r>
          <w:rPr>
            <w:rFonts w:ascii="Cambria Math" w:hAnsi="Cambria Math" w:cs="Arial"/>
            <w:sz w:val="20"/>
            <w:szCs w:val="20"/>
          </w:rPr>
          <m:t>∊</m:t>
        </m:r>
        <m:d>
          <m:dPr>
            <m:begChr m:val="["/>
            <m:endChr m:val="]"/>
            <m:ctrlPr>
              <w:rPr>
                <w:rFonts w:ascii="Cambria Math" w:hAnsi="Cambria Math" w:cs="Arial"/>
                <w:sz w:val="20"/>
                <w:szCs w:val="20"/>
              </w:rPr>
            </m:ctrlPr>
          </m:dPr>
          <m:e>
            <m:r>
              <w:rPr>
                <w:rFonts w:ascii="Cambria Math" w:hAnsi="Cambria Math" w:cs="Arial"/>
                <w:sz w:val="20"/>
                <w:szCs w:val="20"/>
              </w:rPr>
              <m:t>2,n</m:t>
            </m:r>
          </m:e>
        </m:d>
        <m:r>
          <m:rPr>
            <m:nor/>
          </m:rPr>
          <w:rPr>
            <w:rFonts w:ascii="Arial" w:hAnsi="Arial" w:cs="Arial"/>
            <w:sz w:val="20"/>
            <w:szCs w:val="20"/>
          </w:rPr>
          <m:t xml:space="preserve"> </m:t>
        </m:r>
        <m:r>
          <m:rPr>
            <m:nor/>
          </m:rPr>
          <w:rPr>
            <w:rFonts w:ascii="Arial" w:hAnsi="Arial" w:cs="Arial"/>
            <w:sz w:val="20"/>
            <w:szCs w:val="20"/>
            <w:lang w:val="el-GR"/>
          </w:rPr>
          <m:t>και</m:t>
        </m:r>
        <m:r>
          <m:rPr>
            <m:nor/>
          </m:rPr>
          <w:rPr>
            <w:rFonts w:ascii="Arial" w:hAnsi="Arial" w:cs="Arial"/>
            <w:sz w:val="20"/>
            <w:szCs w:val="20"/>
          </w:rPr>
          <m:t> </m:t>
        </m:r>
        <m:r>
          <w:rPr>
            <w:rFonts w:ascii="Cambria Math" w:hAnsi="Cambria Math" w:cs="Arial"/>
            <w:sz w:val="20"/>
            <w:szCs w:val="20"/>
          </w:rPr>
          <m:t>i</m:t>
        </m:r>
        <m:r>
          <m:rPr>
            <m:sty m:val="p"/>
          </m:rPr>
          <w:rPr>
            <w:rFonts w:ascii="Cambria Math" w:hAnsi="Cambria Math" w:cs="Arial"/>
            <w:sz w:val="20"/>
            <w:szCs w:val="20"/>
          </w:rPr>
          <m:t>≠</m:t>
        </m:r>
        <m:r>
          <w:rPr>
            <w:rFonts w:ascii="Cambria Math" w:hAnsi="Cambria Math" w:cs="Arial"/>
            <w:sz w:val="20"/>
            <w:szCs w:val="20"/>
            <w:lang w:val="el-GR"/>
          </w:rPr>
          <m:t>j</m:t>
        </m:r>
      </m:oMath>
      <w:r w:rsidR="00692ACB" w:rsidRPr="00692ACB">
        <w:rPr>
          <w:rFonts w:ascii="Arial" w:hAnsi="Arial" w:cs="Arial"/>
          <w:sz w:val="20"/>
          <w:szCs w:val="20"/>
        </w:rPr>
        <w:t xml:space="preserve"> </w:t>
      </w:r>
      <w:r w:rsidR="00692ACB" w:rsidRPr="00692ACB">
        <w:rPr>
          <w:rFonts w:ascii="Arial" w:hAnsi="Arial" w:cs="Arial"/>
          <w:sz w:val="20"/>
          <w:szCs w:val="20"/>
        </w:rPr>
        <w:tab/>
        <w:t>(1.4)</w:t>
      </w:r>
    </w:p>
    <w:p w14:paraId="26A1B746" w14:textId="77777777" w:rsidR="00692ACB" w:rsidRPr="00692ACB" w:rsidRDefault="00000000" w:rsidP="00A201BA">
      <w:pPr>
        <w:spacing w:after="60"/>
        <w:jc w:val="both"/>
        <w:rPr>
          <w:rFonts w:ascii="Arial" w:hAnsi="Arial" w:cs="Arial"/>
          <w:sz w:val="20"/>
          <w:szCs w:val="20"/>
          <w:lang w:val="el-GR"/>
        </w:rPr>
      </w:pP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ij</m:t>
            </m:r>
          </m:sub>
        </m:sSub>
        <m:r>
          <m:rPr>
            <m:sty m:val="p"/>
          </m:rPr>
          <w:rPr>
            <w:rFonts w:ascii="Cambria Math" w:hAnsi="Cambria Math" w:cs="Arial"/>
            <w:sz w:val="20"/>
            <w:szCs w:val="20"/>
            <w:lang w:val="el-GR"/>
          </w:rPr>
          <m:t>​∈0,1,∀</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rPr>
          <m:t>n</m:t>
        </m:r>
        <m:r>
          <m:rPr>
            <m:sty m:val="p"/>
          </m:rPr>
          <w:rPr>
            <w:rFonts w:ascii="Cambria Math" w:hAnsi="Cambria Math" w:cs="Arial"/>
            <w:sz w:val="20"/>
            <w:szCs w:val="20"/>
            <w:lang w:val="el-GR"/>
          </w:rPr>
          <m:t>,</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w:t>
      </w:r>
      <w:r w:rsidR="005C5194">
        <w:rPr>
          <w:rFonts w:ascii="Arial" w:hAnsi="Arial" w:cs="Arial"/>
          <w:sz w:val="20"/>
          <w:szCs w:val="20"/>
          <w:lang w:val="el-GR"/>
        </w:rPr>
        <w:t>1.</w:t>
      </w:r>
      <w:r w:rsidR="00692ACB" w:rsidRPr="00692ACB">
        <w:rPr>
          <w:rFonts w:ascii="Arial" w:hAnsi="Arial" w:cs="Arial"/>
          <w:sz w:val="20"/>
          <w:szCs w:val="20"/>
          <w:lang w:val="el-GR"/>
        </w:rPr>
        <w:t>5)</w:t>
      </w:r>
    </w:p>
    <w:p w14:paraId="2500B47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Οι περιορισμοί</w:t>
      </w:r>
      <w:r w:rsidRPr="00692ACB">
        <w:rPr>
          <w:rFonts w:ascii="Arial" w:hAnsi="Arial" w:cs="Arial"/>
          <w:sz w:val="20"/>
          <w:szCs w:val="20"/>
        </w:rPr>
        <w:t> </w:t>
      </w:r>
      <w:r w:rsidRPr="00692ACB">
        <w:rPr>
          <w:rFonts w:ascii="Arial" w:hAnsi="Arial" w:cs="Arial"/>
          <w:sz w:val="20"/>
          <w:szCs w:val="20"/>
          <w:lang w:val="el-GR"/>
        </w:rPr>
        <w:t>(1.2)</w:t>
      </w:r>
      <w:r w:rsidRPr="00692ACB">
        <w:rPr>
          <w:rFonts w:ascii="Arial" w:hAnsi="Arial" w:cs="Arial"/>
          <w:sz w:val="20"/>
          <w:szCs w:val="20"/>
        </w:rPr>
        <w:t> </w:t>
      </w:r>
      <w:r w:rsidRPr="00692ACB">
        <w:rPr>
          <w:rFonts w:ascii="Arial" w:hAnsi="Arial" w:cs="Arial"/>
          <w:sz w:val="20"/>
          <w:szCs w:val="20"/>
          <w:lang w:val="el-GR"/>
        </w:rPr>
        <w:t>και</w:t>
      </w:r>
      <w:r w:rsidRPr="00692ACB">
        <w:rPr>
          <w:rFonts w:ascii="Arial" w:hAnsi="Arial" w:cs="Arial"/>
          <w:sz w:val="20"/>
          <w:szCs w:val="20"/>
        </w:rPr>
        <w:t> </w:t>
      </w:r>
      <w:r w:rsidRPr="00692ACB">
        <w:rPr>
          <w:rFonts w:ascii="Arial" w:hAnsi="Arial" w:cs="Arial"/>
          <w:b/>
          <w:bCs/>
          <w:sz w:val="20"/>
          <w:szCs w:val="20"/>
          <w:lang w:val="el-GR"/>
        </w:rPr>
        <w:t>(</w:t>
      </w:r>
      <w:r w:rsidRPr="00692ACB">
        <w:rPr>
          <w:rFonts w:ascii="Arial" w:hAnsi="Arial" w:cs="Arial"/>
          <w:sz w:val="20"/>
          <w:szCs w:val="20"/>
          <w:lang w:val="el-GR"/>
        </w:rPr>
        <w:t>1.3)</w:t>
      </w:r>
      <w:r w:rsidRPr="00692ACB">
        <w:rPr>
          <w:rFonts w:ascii="Arial" w:hAnsi="Arial" w:cs="Arial"/>
          <w:sz w:val="20"/>
          <w:szCs w:val="20"/>
        </w:rPr>
        <w:t> </w:t>
      </w:r>
      <w:r w:rsidRPr="00692ACB">
        <w:rPr>
          <w:rFonts w:ascii="Arial" w:hAnsi="Arial" w:cs="Arial"/>
          <w:sz w:val="20"/>
          <w:szCs w:val="20"/>
          <w:lang w:val="el-GR"/>
        </w:rPr>
        <w:t>αποτελούνται από σύνολο</w:t>
      </w:r>
      <w:r w:rsidRPr="00692ACB">
        <w:rPr>
          <w:rFonts w:ascii="Arial" w:hAnsi="Arial" w:cs="Arial"/>
          <w:sz w:val="20"/>
          <w:szCs w:val="20"/>
        </w:rPr>
        <w:t> n </w:t>
      </w:r>
      <w:r w:rsidRPr="00692ACB">
        <w:rPr>
          <w:rFonts w:ascii="Arial" w:hAnsi="Arial" w:cs="Arial"/>
          <w:sz w:val="20"/>
          <w:szCs w:val="20"/>
          <w:lang w:val="el-GR"/>
        </w:rPr>
        <w:t>περιορισμών ο καθένας και επιβάλλουν τα εξής: κάθε πόλη να επισκέπτεται ακριβώς μία φορά ως πόλη αναχώρησης και μία φορά ως πόλη άφιξης, αντίστοιχα. Δηλαδή, από κάθε πόλη φεύγει ακριβώς μία διαδρομή και προς κάθε πόλη καταλήγει ακριβώς μία διαδρομή.</w:t>
      </w:r>
      <w:r w:rsidR="000F15CF">
        <w:rPr>
          <w:rFonts w:ascii="Arial" w:hAnsi="Arial" w:cs="Arial"/>
          <w:sz w:val="20"/>
          <w:szCs w:val="20"/>
          <w:lang w:val="el-GR"/>
        </w:rPr>
        <w:t xml:space="preserve"> </w:t>
      </w:r>
      <w:r w:rsidRPr="00692ACB">
        <w:rPr>
          <w:rFonts w:ascii="Arial" w:hAnsi="Arial" w:cs="Arial"/>
          <w:sz w:val="20"/>
          <w:szCs w:val="20"/>
          <w:lang w:val="el-GR"/>
        </w:rPr>
        <w:t>Ο τελευταίος περιορισμός</w:t>
      </w:r>
      <w:r w:rsidRPr="00692ACB">
        <w:rPr>
          <w:rFonts w:ascii="Arial" w:hAnsi="Arial" w:cs="Arial"/>
          <w:sz w:val="20"/>
          <w:szCs w:val="20"/>
        </w:rPr>
        <w:t> </w:t>
      </w:r>
      <w:r w:rsidRPr="00692ACB">
        <w:rPr>
          <w:rFonts w:ascii="Arial" w:hAnsi="Arial" w:cs="Arial"/>
          <w:sz w:val="20"/>
          <w:szCs w:val="20"/>
          <w:lang w:val="el-GR"/>
        </w:rPr>
        <w:t>(1.4)</w:t>
      </w:r>
      <w:r w:rsidRPr="00692ACB">
        <w:rPr>
          <w:rFonts w:ascii="Arial" w:hAnsi="Arial" w:cs="Arial"/>
          <w:sz w:val="20"/>
          <w:szCs w:val="20"/>
        </w:rPr>
        <w:t> </w:t>
      </w:r>
      <w:r w:rsidRPr="00692ACB">
        <w:rPr>
          <w:rFonts w:ascii="Arial" w:hAnsi="Arial" w:cs="Arial"/>
          <w:sz w:val="20"/>
          <w:szCs w:val="20"/>
          <w:lang w:val="el-GR"/>
        </w:rPr>
        <w:t>έχει ως στόχο να αποτρέψει την ύπαρξη επιμέρους διαδρομών — δηλαδή, κύκλων που δεν περιλαμβάνουν όλες τις πόλεις. Γι' αυτόν τον λόγο, οι δείκτες σε αυτόν τον περιορισμό ξεκινούν από το 2 και φτάνουν έως το</w:t>
      </w:r>
      <w:r w:rsidRPr="00692ACB">
        <w:rPr>
          <w:rFonts w:ascii="Arial" w:hAnsi="Arial" w:cs="Arial"/>
          <w:sz w:val="20"/>
          <w:szCs w:val="20"/>
        </w:rPr>
        <w:t> n</w:t>
      </w:r>
      <w:r w:rsidRPr="00692ACB">
        <w:rPr>
          <w:rFonts w:ascii="Arial" w:hAnsi="Arial" w:cs="Arial"/>
          <w:sz w:val="20"/>
          <w:szCs w:val="20"/>
          <w:lang w:val="el-GR"/>
        </w:rPr>
        <w:t>−1.</w:t>
      </w:r>
    </w:p>
    <w:p w14:paraId="27177D3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Αναλυτικότερα:</w:t>
      </w:r>
    </w:p>
    <w:p w14:paraId="4B2B6DDD" w14:textId="77777777" w:rsidR="00692ACB" w:rsidRPr="00692ACB" w:rsidRDefault="00692ACB" w:rsidP="00A201BA">
      <w:pPr>
        <w:numPr>
          <w:ilvl w:val="0"/>
          <w:numId w:val="51"/>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Η πόλη 1 επιλέγεται ως αρχική πόλη εκκίνησης της διαδρομής. Δεν χρειάζεται να συμμετέχει στους περιορισμούς υποκύκλων (1.4), καθώς οι υπόλοιπες πόλεις 2,…,</w:t>
      </w:r>
      <w:r w:rsidRPr="00692ACB">
        <w:rPr>
          <w:rFonts w:ascii="Arial" w:hAnsi="Arial" w:cs="Arial"/>
          <w:sz w:val="20"/>
          <w:szCs w:val="20"/>
        </w:rPr>
        <w:t>n</w:t>
      </w:r>
      <w:r w:rsidRPr="00692ACB">
        <w:rPr>
          <w:rFonts w:ascii="Arial" w:hAnsi="Arial" w:cs="Arial"/>
          <w:sz w:val="20"/>
          <w:szCs w:val="20"/>
          <w:lang w:val="el-GR"/>
        </w:rPr>
        <w:t xml:space="preserve"> καθορίζουν τη σειρά επισκέψεων και η πόλη 1 θα αποτελέσει τη φυσική επιστροφή στο τέλος της διαδρομής.</w:t>
      </w:r>
    </w:p>
    <w:p w14:paraId="5C228AAE"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Οι βοηθητικές μεταβλητές</w:t>
      </w:r>
      <w:r w:rsidRPr="00692ACB">
        <w:rPr>
          <w:rFonts w:ascii="Arial" w:hAnsi="Arial" w:cs="Arial"/>
          <w:sz w:val="20"/>
          <w:szCs w:val="20"/>
        </w:rPr>
        <w:t> </w:t>
      </w:r>
      <w:r w:rsidRPr="00692ACB">
        <w:rPr>
          <w:rFonts w:ascii="Arial" w:hAnsi="Arial" w:cs="Arial"/>
          <w:sz w:val="20"/>
          <w:szCs w:val="20"/>
          <w:lang w:val="el-GR"/>
        </w:rPr>
        <w:t>u</w:t>
      </w:r>
      <w:r w:rsidRPr="00692ACB">
        <w:rPr>
          <w:rFonts w:ascii="Arial" w:hAnsi="Arial" w:cs="Arial"/>
          <w:sz w:val="20"/>
          <w:szCs w:val="20"/>
          <w:vertAlign w:val="subscript"/>
        </w:rPr>
        <w:t>i</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ορίζουν τη θέση επίσκεψης κάθε πόλης στη διαδρομή.</w:t>
      </w:r>
    </w:p>
    <w:p w14:paraId="342F156B"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Με αυτόν τον περιορισμό διασφαλίζουμε ότι η σειρά των επισκέψεων δεν σχηματίζει επιμέρους κύκλους, επιτρέποντας όμως την επιστροφή από την τελευταία πόλη πίσω στην αρχική.</w:t>
      </w:r>
    </w:p>
    <w:p w14:paraId="0D558C68"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Για παράδειγμα, αν έχουμε 4 πόλεις, ο περιορισμός αυτός επιτρέπει μια διαδρομή της μορφής</w:t>
      </w:r>
      <w:r w:rsidRPr="00692ACB">
        <w:rPr>
          <w:rFonts w:ascii="Arial" w:hAnsi="Arial" w:cs="Arial"/>
          <w:sz w:val="20"/>
          <w:szCs w:val="20"/>
        </w:rPr>
        <w:t> </w:t>
      </w:r>
      <w:r w:rsidRPr="00692ACB">
        <w:rPr>
          <w:rFonts w:ascii="Arial" w:hAnsi="Arial" w:cs="Arial"/>
          <w:sz w:val="20"/>
          <w:szCs w:val="20"/>
          <w:lang w:val="el-GR"/>
        </w:rPr>
        <w:t>1→2→3→4→1, δηλαδή επιστροφή από την τελευταία πόλη στην πρώτη, χωρίς να επιτρέψει κύκλους όπως</w:t>
      </w:r>
      <w:r w:rsidRPr="00692ACB">
        <w:rPr>
          <w:rFonts w:ascii="Arial" w:hAnsi="Arial" w:cs="Arial"/>
          <w:sz w:val="20"/>
          <w:szCs w:val="20"/>
        </w:rPr>
        <w:t> </w:t>
      </w:r>
      <w:r w:rsidRPr="00692ACB">
        <w:rPr>
          <w:rFonts w:ascii="Arial" w:hAnsi="Arial" w:cs="Arial"/>
          <w:sz w:val="20"/>
          <w:szCs w:val="20"/>
          <w:lang w:val="el-GR"/>
        </w:rPr>
        <w:t>2→3→2</w:t>
      </w:r>
      <w:r w:rsidRPr="00692ACB">
        <w:rPr>
          <w:rFonts w:ascii="Arial" w:hAnsi="Arial" w:cs="Arial"/>
          <w:sz w:val="20"/>
          <w:szCs w:val="20"/>
        </w:rPr>
        <w:t> </w:t>
      </w:r>
      <w:r w:rsidRPr="00692ACB">
        <w:rPr>
          <w:rFonts w:ascii="Arial" w:hAnsi="Arial" w:cs="Arial"/>
          <w:sz w:val="20"/>
          <w:szCs w:val="20"/>
          <w:lang w:val="el-GR"/>
        </w:rPr>
        <w:t>που δεν περνούν από όλες τις πόλεις.</w:t>
      </w:r>
    </w:p>
    <w:p w14:paraId="25F81FCA"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lastRenderedPageBreak/>
        <w:t xml:space="preserve">2.1.2 Μαθηματική Διατύπωση του Μοντέλου </w:t>
      </w:r>
      <w:r w:rsidRPr="00692ACB">
        <w:rPr>
          <w:rFonts w:ascii="Arial Black" w:hAnsi="Arial Black" w:cs="Arial"/>
          <w:sz w:val="20"/>
          <w:szCs w:val="20"/>
        </w:rPr>
        <w:t>Dantzig</w:t>
      </w:r>
      <w:r w:rsidRPr="00692ACB">
        <w:rPr>
          <w:rFonts w:ascii="Arial Black" w:hAnsi="Arial Black" w:cs="Arial"/>
          <w:sz w:val="20"/>
          <w:szCs w:val="20"/>
          <w:lang w:val="el-GR"/>
        </w:rPr>
        <w:t>–</w:t>
      </w:r>
      <w:r w:rsidRPr="00692ACB">
        <w:rPr>
          <w:rFonts w:ascii="Arial Black" w:hAnsi="Arial Black" w:cs="Arial"/>
          <w:sz w:val="20"/>
          <w:szCs w:val="20"/>
        </w:rPr>
        <w:t>Fulkerson</w:t>
      </w:r>
      <w:r w:rsidRPr="00692ACB">
        <w:rPr>
          <w:rFonts w:ascii="Arial Black" w:hAnsi="Arial Black" w:cs="Arial"/>
          <w:sz w:val="20"/>
          <w:szCs w:val="20"/>
          <w:lang w:val="el-GR"/>
        </w:rPr>
        <w:t>–</w:t>
      </w:r>
      <w:r w:rsidRPr="00692ACB">
        <w:rPr>
          <w:rFonts w:ascii="Arial Black" w:hAnsi="Arial Black" w:cs="Arial"/>
          <w:sz w:val="20"/>
          <w:szCs w:val="20"/>
        </w:rPr>
        <w:t>Johnson</w:t>
      </w:r>
    </w:p>
    <w:p w14:paraId="3AE85017"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Η προσέγγιση του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αποτελεί μία από τις κλασικές και ακριβείς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Όπως και στην περίπτωση της </w:t>
      </w:r>
      <w:r w:rsidRPr="00692ACB">
        <w:rPr>
          <w:rFonts w:ascii="Arial" w:hAnsi="Arial" w:cs="Arial"/>
          <w:sz w:val="20"/>
          <w:szCs w:val="20"/>
        </w:rPr>
        <w:t>MTZ</w:t>
      </w:r>
      <w:r w:rsidRPr="00692ACB">
        <w:rPr>
          <w:rFonts w:ascii="Arial" w:hAnsi="Arial" w:cs="Arial"/>
          <w:sz w:val="20"/>
          <w:szCs w:val="20"/>
          <w:lang w:val="el-GR"/>
        </w:rPr>
        <w:t>, το πλήρως συνδεδεμένο γράφημα</w:t>
      </w:r>
      <w:r w:rsidRPr="00692ACB">
        <w:rPr>
          <w:rFonts w:ascii="Arial" w:hAnsi="Arial" w:cs="Arial"/>
          <w:sz w:val="20"/>
          <w:szCs w:val="20"/>
        </w:rPr>
        <w:t> G</w:t>
      </w:r>
      <w:r w:rsidRPr="00692ACB">
        <w:rPr>
          <w:rFonts w:ascii="Arial" w:hAnsi="Arial" w:cs="Arial"/>
          <w:sz w:val="20"/>
          <w:szCs w:val="20"/>
          <w:lang w:val="el-GR"/>
        </w:rPr>
        <w:t>=(</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έχει κόμβους</w:t>
      </w:r>
      <w:r w:rsidRPr="00692ACB">
        <w:rPr>
          <w:rFonts w:ascii="Arial" w:hAnsi="Arial" w:cs="Arial"/>
          <w:sz w:val="20"/>
          <w:szCs w:val="20"/>
        </w:rPr>
        <w:t> i</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V </w:t>
      </w:r>
      <w:r w:rsidRPr="00692ACB">
        <w:rPr>
          <w:rFonts w:ascii="Arial" w:hAnsi="Arial" w:cs="Arial"/>
          <w:sz w:val="20"/>
          <w:szCs w:val="20"/>
          <w:lang w:val="el-GR"/>
        </w:rPr>
        <w:t>που αντιστοιχούν σε πόλεις, και ακμές</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E</w:t>
      </w:r>
      <w:r w:rsidRPr="00692ACB">
        <w:rPr>
          <w:rFonts w:ascii="Arial" w:hAnsi="Arial" w:cs="Arial"/>
          <w:sz w:val="20"/>
          <w:szCs w:val="20"/>
          <w:lang w:val="el-GR"/>
        </w:rPr>
        <w:t xml:space="preserve"> με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rPr>
        <w:t>ij</w:t>
      </w:r>
      <w:r w:rsidRPr="00692ACB">
        <w:rPr>
          <w:rFonts w:ascii="Arial" w:hAnsi="Arial" w:cs="Arial"/>
          <w:sz w:val="20"/>
          <w:szCs w:val="20"/>
          <w:lang w:val="el-GR"/>
        </w:rPr>
        <w:t>​.</w:t>
      </w:r>
    </w:p>
    <w:p w14:paraId="7D5555A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δυαδικές μεταβλητές ορίζονται ως εξής:</w:t>
      </w:r>
    </w:p>
    <w:p w14:paraId="4DC4A716" w14:textId="77777777" w:rsidR="00692ACB" w:rsidRPr="00692ACB" w:rsidRDefault="00692ACB" w:rsidP="00BB1643">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0C4ADDB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πρόβλημα διατυπώνεται ως εξής:</w:t>
      </w:r>
    </w:p>
    <w:p w14:paraId="2F28B6CF" w14:textId="77777777" w:rsidR="00692ACB"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nary>
              <m:naryPr>
                <m:chr m:val="∑"/>
                <m:ctrlPr>
                  <w:rPr>
                    <w:rFonts w:ascii="Cambria Math" w:hAnsi="Cambria Math" w:cs="Arial"/>
                    <w:iCs/>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iCs/>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(2.1)</w:t>
      </w:r>
    </w:p>
    <w:p w14:paraId="47F9EA4E"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599E9AA3" w14:textId="77777777" w:rsidR="00692ACB" w:rsidRPr="00692ACB" w:rsidRDefault="00000000" w:rsidP="00BB1643">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(2.2)</w:t>
      </w:r>
    </w:p>
    <w:p w14:paraId="349F3310" w14:textId="77777777" w:rsidR="00692ACB" w:rsidRPr="00692ACB" w:rsidRDefault="00000000" w:rsidP="00BB1643">
      <w:pPr>
        <w:spacing w:after="60"/>
        <w:jc w:val="both"/>
        <w:rPr>
          <w:rFonts w:ascii="Arial" w:hAnsi="Arial" w:cs="Arial"/>
          <w:b/>
          <w:bCs/>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b/>
          <w:bCs/>
          <w:sz w:val="20"/>
          <w:szCs w:val="20"/>
          <w:lang w:val="el-GR"/>
        </w:rPr>
        <w:tab/>
      </w:r>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(2.3)</w:t>
      </w:r>
    </w:p>
    <w:p w14:paraId="5A76AA1A" w14:textId="77777777" w:rsidR="00692ACB" w:rsidRPr="00692ACB" w:rsidRDefault="00000000" w:rsidP="00BB1643">
      <w:pPr>
        <w:spacing w:after="60"/>
        <w:jc w:val="both"/>
        <w:rPr>
          <w:rFonts w:ascii="Arial" w:hAnsi="Arial" w:cs="Arial"/>
          <w:sz w:val="20"/>
          <w:szCs w:val="20"/>
          <w:lang w:val="el-GR"/>
        </w:rPr>
      </w:pPr>
      <m:oMath>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I∈Q</m:t>
            </m:r>
          </m:sub>
          <m:sup/>
          <m:e>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j∈Qj≠i</m:t>
                </m:r>
              </m:sub>
              <m:sup/>
              <m:e>
                <m:sSub>
                  <m:sSubPr>
                    <m:ctrlPr>
                      <w:rPr>
                        <w:rFonts w:ascii="Cambria Math" w:hAnsi="Cambria Math" w:cs="Arial"/>
                        <w:sz w:val="20"/>
                        <w:szCs w:val="20"/>
                        <w:lang w:val="el-GR"/>
                      </w:rPr>
                    </m:ctrlPr>
                  </m:sSubPr>
                  <m:e>
                    <m:r>
                      <m:rPr>
                        <m:sty m:val="p"/>
                      </m:rPr>
                      <w:rPr>
                        <w:rFonts w:ascii="Cambria Math" w:hAnsi="Cambria Math" w:cs="Arial"/>
                        <w:sz w:val="20"/>
                        <w:szCs w:val="20"/>
                        <w:lang w:val="el-GR"/>
                      </w:rPr>
                      <m:t>x</m:t>
                    </m:r>
                  </m:e>
                  <m:sub>
                    <m:r>
                      <m:rPr>
                        <m:sty m:val="p"/>
                      </m:rPr>
                      <w:rPr>
                        <w:rFonts w:ascii="Cambria Math" w:hAnsi="Cambria Math" w:cs="Arial"/>
                        <w:sz w:val="20"/>
                        <w:szCs w:val="20"/>
                        <w:lang w:val="el-GR"/>
                      </w:rPr>
                      <m:t>ij</m:t>
                    </m:r>
                  </m:sub>
                </m:sSub>
              </m:e>
            </m:nary>
          </m:e>
        </m:nary>
        <m:r>
          <m:rPr>
            <m:sty m:val="p"/>
          </m:rPr>
          <w:rPr>
            <w:rFonts w:ascii="Cambria Math" w:hAnsi="Cambria Math" w:cs="Arial"/>
            <w:sz w:val="20"/>
            <w:szCs w:val="20"/>
            <w:lang w:val="el-GR"/>
          </w:rPr>
          <m:t>≤</m:t>
        </m:r>
        <m:d>
          <m:dPr>
            <m:begChr m:val="|"/>
            <m:endChr m:val="|"/>
            <m:ctrlPr>
              <w:rPr>
                <w:rFonts w:ascii="Cambria Math" w:hAnsi="Cambria Math" w:cs="Arial"/>
                <w:sz w:val="20"/>
                <w:szCs w:val="20"/>
                <w:lang w:val="el-GR"/>
              </w:rPr>
            </m:ctrlPr>
          </m:dPr>
          <m:e>
            <m:r>
              <m:rPr>
                <m:sty m:val="p"/>
              </m:rPr>
              <w:rPr>
                <w:rFonts w:ascii="Cambria Math" w:hAnsi="Cambria Math" w:cs="Arial"/>
                <w:sz w:val="20"/>
                <w:szCs w:val="20"/>
                <w:lang w:val="el-GR"/>
              </w:rPr>
              <m:t>Q</m:t>
            </m:r>
          </m:e>
        </m:d>
        <m:r>
          <m:rPr>
            <m:sty m:val="p"/>
          </m:rPr>
          <w:rPr>
            <w:rFonts w:ascii="Cambria Math" w:hAnsi="Cambria Math" w:cs="Arial"/>
            <w:sz w:val="20"/>
            <w:szCs w:val="20"/>
            <w:lang w:val="el-GR"/>
          </w:rPr>
          <m:t>-1 ∀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(2.4)</w:t>
      </w:r>
    </w:p>
    <w:p w14:paraId="1568979E" w14:textId="77777777" w:rsidR="00692ACB" w:rsidRPr="00692ACB" w:rsidRDefault="00692ACB" w:rsidP="00BB1643">
      <w:pPr>
        <w:spacing w:after="60"/>
        <w:jc w:val="both"/>
        <w:rPr>
          <w:rFonts w:ascii="Arial" w:hAnsi="Arial" w:cs="Arial"/>
          <w:sz w:val="20"/>
          <w:szCs w:val="20"/>
          <w:lang w:val="el-GR"/>
        </w:rPr>
      </w:pPr>
    </w:p>
    <w:p w14:paraId="688D38A6"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περιορισμοί (2.2) και (2.3) διασφαλίζουν από κοινού ότι κάθε κόμβος έχει ακριβώς μία εισερχόμενη και μία εξερχόμενη ακμή, ενώ ο περιορισμός (2.4) αποτρέπει τη δημιουργία επιμέρους διαδρομών</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subtours</w:t>
      </w:r>
      <w:r w:rsidRPr="00692ACB">
        <w:rPr>
          <w:rFonts w:ascii="Arial" w:hAnsi="Arial" w:cs="Arial"/>
          <w:sz w:val="20"/>
          <w:szCs w:val="20"/>
          <w:lang w:val="el-GR"/>
        </w:rPr>
        <w:t>) μέσω της απαρίθμησης όλων των πιθανών υποσυνόλων κόμβων που θα μπορούσαν να σχηματίσουν υποκύκλους.</w:t>
      </w:r>
    </w:p>
    <w:p w14:paraId="0CC3379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διαφορά με το μοντέλο </w:t>
      </w:r>
      <w:r w:rsidRPr="00692ACB">
        <w:rPr>
          <w:rFonts w:ascii="Arial" w:hAnsi="Arial" w:cs="Arial"/>
          <w:sz w:val="20"/>
          <w:szCs w:val="20"/>
        </w:rPr>
        <w:t>MTZ</w:t>
      </w:r>
      <w:r w:rsidRPr="00692ACB">
        <w:rPr>
          <w:rFonts w:ascii="Arial" w:hAnsi="Arial" w:cs="Arial"/>
          <w:sz w:val="20"/>
          <w:szCs w:val="20"/>
          <w:lang w:val="el-GR"/>
        </w:rPr>
        <w:t xml:space="preserve"> είναι ο τρόπος αντιμετώπισης των επιμέρους κύκλων, ενώ η </w:t>
      </w:r>
      <w:r w:rsidRPr="00692ACB">
        <w:rPr>
          <w:rFonts w:ascii="Arial" w:hAnsi="Arial" w:cs="Arial"/>
          <w:sz w:val="20"/>
          <w:szCs w:val="20"/>
        </w:rPr>
        <w:t>MTZ</w:t>
      </w:r>
      <w:r w:rsidRPr="00692ACB">
        <w:rPr>
          <w:rFonts w:ascii="Arial" w:hAnsi="Arial" w:cs="Arial"/>
          <w:sz w:val="20"/>
          <w:szCs w:val="20"/>
          <w:lang w:val="el-GR"/>
        </w:rPr>
        <w:t xml:space="preserve"> χρησιμοποιεί βοηθητικές μεταβλητές για τη σειρά επίσκεψης, το μοντέλο </w:t>
      </w:r>
      <w:r w:rsidRPr="00692ACB">
        <w:rPr>
          <w:rFonts w:ascii="Arial" w:hAnsi="Arial" w:cs="Arial"/>
          <w:sz w:val="20"/>
          <w:szCs w:val="20"/>
        </w:rPr>
        <w:t>DFJ</w:t>
      </w:r>
      <w:r w:rsidRPr="00692ACB">
        <w:rPr>
          <w:rFonts w:ascii="Arial" w:hAnsi="Arial" w:cs="Arial"/>
          <w:sz w:val="20"/>
          <w:szCs w:val="20"/>
          <w:lang w:val="el-GR"/>
        </w:rPr>
        <w:t xml:space="preserve"> τους αποτρέπει ρητά επιβάλλοντας το μήκος του κύκλου που αντιπροσωπεύει την βέλτιστη λύση να ισούται με τον αριθμό των πόλεων που πρέπει να επισκεφτεί ο πωλητής. Ωστόσο, ακόμη και σε αυτή την προσέγγιση, ο αριθμός των περιορισμών που απαιτούνται για την αποτροπή όλων των επιμέρους κύκλων αυξάνεται εκθετικά με τον αριθμό των πόλεων. Συγκεκριμένα, για ένα πρόβλημα με </w:t>
      </w:r>
      <w:r w:rsidRPr="00692ACB">
        <w:rPr>
          <w:rFonts w:ascii="Arial" w:hAnsi="Arial" w:cs="Arial"/>
          <w:sz w:val="20"/>
          <w:szCs w:val="20"/>
        </w:rPr>
        <w:t>n</w:t>
      </w:r>
      <w:r w:rsidRPr="00692ACB">
        <w:rPr>
          <w:rFonts w:ascii="Arial" w:hAnsi="Arial" w:cs="Arial"/>
          <w:sz w:val="20"/>
          <w:szCs w:val="20"/>
          <w:lang w:val="el-GR"/>
        </w:rPr>
        <w:t xml:space="preserve"> πόλεις, θα πρέπει να εισαχθούν περιορισμοί για όλους τους δυνατούς κύκλους που περιλαμβάνουν από 2 έως </w:t>
      </w:r>
      <w:r w:rsidRPr="00692ACB">
        <w:rPr>
          <w:rFonts w:ascii="Arial" w:hAnsi="Arial" w:cs="Arial"/>
          <w:sz w:val="20"/>
          <w:szCs w:val="20"/>
        </w:rPr>
        <w:t>n</w:t>
      </w:r>
      <w:r w:rsidRPr="00692ACB">
        <w:rPr>
          <w:rFonts w:ascii="Arial" w:hAnsi="Arial" w:cs="Arial"/>
          <w:sz w:val="20"/>
          <w:szCs w:val="20"/>
          <w:lang w:val="el-GR"/>
        </w:rPr>
        <w:t>−1 πόλεις, δηλαδή για κάθε υποσύνολο κόμβων που ενδέχεται να σχηματίσει ανεξάρτητο κύκλο. Για παράδειγμα, σε ένα πρόβλημα με 5 πόλεις, απαιτείται η αποτροπή όλων των δυνατών κύκλων με 2, 3 και 4 κόμβους, γεγονός που οδηγεί σε έναν εκθετικά αυξανόμενο αριθμό περιορισμών καθώς μεγαλώνει το πλήθος των πόλεων.</w:t>
      </w:r>
    </w:p>
    <w:p w14:paraId="3839267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Για την παρούσα εργασία, ο επιλυτής του προβλήματος </w:t>
      </w:r>
      <w:r w:rsidRPr="00692ACB">
        <w:rPr>
          <w:rFonts w:ascii="Arial" w:hAnsi="Arial" w:cs="Arial"/>
          <w:sz w:val="20"/>
          <w:szCs w:val="20"/>
        </w:rPr>
        <w:t>TSP</w:t>
      </w:r>
      <w:r w:rsidRPr="00692ACB">
        <w:rPr>
          <w:rFonts w:ascii="Arial" w:hAnsi="Arial" w:cs="Arial"/>
          <w:sz w:val="20"/>
          <w:szCs w:val="20"/>
          <w:lang w:val="el-GR"/>
        </w:rPr>
        <w:t xml:space="preserve"> που υλοποιήθηκε σε γλώσσα </w:t>
      </w:r>
      <w:r w:rsidRPr="00692ACB">
        <w:rPr>
          <w:rFonts w:ascii="Arial" w:hAnsi="Arial" w:cs="Arial"/>
          <w:sz w:val="20"/>
          <w:szCs w:val="20"/>
        </w:rPr>
        <w:t>Python</w:t>
      </w:r>
      <w:r w:rsidRPr="00692ACB">
        <w:rPr>
          <w:rFonts w:ascii="Arial" w:hAnsi="Arial" w:cs="Arial"/>
          <w:sz w:val="20"/>
          <w:szCs w:val="20"/>
          <w:lang w:val="el-GR"/>
        </w:rPr>
        <w:t xml:space="preserve"> πραγματοποιήθηκε με χρήση τεχνικών άμεσης ανίχνευσης επιμέρους κύκλων και προσθήκης των αντίστοιχων περιορισμών. Το συγκεκριμένο μοντέλο χρησιμοποιήθηκε για την παραγωγή βέλτιστων λύσεων, οι οποίες αποτέλεσαν τη βάση εκπαίδευσης του Νευρωνικού Δικτύου Γράφων(</w:t>
      </w:r>
      <w:r w:rsidRPr="00692ACB">
        <w:rPr>
          <w:rFonts w:ascii="Arial" w:hAnsi="Arial" w:cs="Arial"/>
          <w:sz w:val="20"/>
          <w:szCs w:val="20"/>
        </w:rPr>
        <w:t>GNN</w:t>
      </w:r>
      <w:r w:rsidRPr="00692ACB">
        <w:rPr>
          <w:rFonts w:ascii="Arial" w:hAnsi="Arial" w:cs="Arial"/>
          <w:sz w:val="20"/>
          <w:szCs w:val="20"/>
          <w:lang w:val="el-GR"/>
        </w:rPr>
        <w:t>). Η λεπτομέρειες αναφορικά με την υλοποίηση του επιλυτή καθώς η αρχιτεκτονική και τα χαρακτηριστικά του νευρωνικού μοντέλου θα αναλυθούν σε επόμενο τμήμα της εργασίας.</w:t>
      </w:r>
    </w:p>
    <w:p w14:paraId="0384EE43"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2.2 Ακέραιος Γραμμικός Προγραμματισμός</w:t>
      </w:r>
    </w:p>
    <w:p w14:paraId="1DB523B5"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Ο Ακέραιος Γραμμικός Προγραμματισμός (</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ILP</w:t>
      </w:r>
      <w:r w:rsidRPr="00692ACB">
        <w:rPr>
          <w:rFonts w:ascii="Arial" w:hAnsi="Arial" w:cs="Arial"/>
          <w:sz w:val="20"/>
          <w:szCs w:val="20"/>
          <w:lang w:val="el-GR"/>
        </w:rPr>
        <w:t xml:space="preserve">) αποτελεί μια υποκατηγορία του γραμμικού προγραμματισμού, στην οποία επιλύεται ένα πρόβλημα </w:t>
      </w:r>
      <w:r w:rsidRPr="00692ACB">
        <w:rPr>
          <w:rFonts w:ascii="Arial" w:hAnsi="Arial" w:cs="Arial"/>
          <w:sz w:val="20"/>
          <w:szCs w:val="20"/>
          <w:lang w:val="el-GR"/>
        </w:rPr>
        <w:lastRenderedPageBreak/>
        <w:t>βελτιστοποίησης με γραμμική αντικειμενική συνάρτηση και γραμμικούς περιορισμούς, με τη διαφορά ότι ορισμένες ή όλες οι μεταβλητές απόφασης πρέπει να λάβουν ακέραιες τιμές.</w:t>
      </w:r>
    </w:p>
    <w:p w14:paraId="4927A667"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Αν όλες οι μεταβλητές είναι ακέραιες, τότε το πρόβλημα χαρακτηρίζεται ως αμιγώς ακέραιος</w:t>
      </w:r>
      <w:r w:rsidRPr="00692ACB">
        <w:rPr>
          <w:rFonts w:ascii="Arial" w:hAnsi="Arial" w:cs="Arial"/>
          <w:b/>
          <w:bCs/>
          <w:sz w:val="20"/>
          <w:szCs w:val="20"/>
          <w:lang w:val="el-GR"/>
        </w:rPr>
        <w:t xml:space="preserve"> </w:t>
      </w:r>
      <w:r w:rsidRPr="00692ACB">
        <w:rPr>
          <w:rFonts w:ascii="Arial" w:hAnsi="Arial" w:cs="Arial"/>
          <w:sz w:val="20"/>
          <w:szCs w:val="20"/>
          <w:lang w:val="el-GR"/>
        </w:rPr>
        <w:t>γραμμικός προγραμματισμός (</w:t>
      </w:r>
      <w:r w:rsidRPr="00692ACB">
        <w:rPr>
          <w:rFonts w:ascii="Arial" w:hAnsi="Arial" w:cs="Arial"/>
          <w:sz w:val="20"/>
          <w:szCs w:val="20"/>
        </w:rPr>
        <w:t>Pure</w:t>
      </w:r>
      <w:r w:rsidRPr="00692ACB">
        <w:rPr>
          <w:rFonts w:ascii="Arial" w:hAnsi="Arial" w:cs="Arial"/>
          <w:sz w:val="20"/>
          <w:szCs w:val="20"/>
          <w:lang w:val="el-GR"/>
        </w:rPr>
        <w:t xml:space="preserve"> </w:t>
      </w:r>
      <w:r w:rsidRPr="00692ACB">
        <w:rPr>
          <w:rFonts w:ascii="Arial" w:hAnsi="Arial" w:cs="Arial"/>
          <w:sz w:val="20"/>
          <w:szCs w:val="20"/>
        </w:rPr>
        <w:t>ILP</w:t>
      </w:r>
      <w:r w:rsidRPr="00692ACB">
        <w:rPr>
          <w:rFonts w:ascii="Arial" w:hAnsi="Arial" w:cs="Arial"/>
          <w:sz w:val="20"/>
          <w:szCs w:val="20"/>
          <w:lang w:val="el-GR"/>
        </w:rPr>
        <w:t xml:space="preserve"> ή </w:t>
      </w:r>
      <w:r w:rsidRPr="00692ACB">
        <w:rPr>
          <w:rFonts w:ascii="Arial" w:hAnsi="Arial" w:cs="Arial"/>
          <w:sz w:val="20"/>
          <w:szCs w:val="20"/>
        </w:rPr>
        <w:t>PILP</w:t>
      </w:r>
      <w:r w:rsidRPr="00692ACB">
        <w:rPr>
          <w:rFonts w:ascii="Arial" w:hAnsi="Arial" w:cs="Arial"/>
          <w:sz w:val="20"/>
          <w:szCs w:val="20"/>
          <w:lang w:val="el-GR"/>
        </w:rPr>
        <w:t>), ενώ αν κάποιες μεταβλητές επιτρέπεται να λάβουν συνεχείς τιμές, τότε πρόκειται για μικτό ακέραιο γραμμικό προγραμματισμό (</w:t>
      </w:r>
      <w:r w:rsidRPr="00692ACB">
        <w:rPr>
          <w:rFonts w:ascii="Arial" w:hAnsi="Arial" w:cs="Arial"/>
          <w:sz w:val="20"/>
          <w:szCs w:val="20"/>
        </w:rPr>
        <w:t>Mixed</w:t>
      </w:r>
      <w:r w:rsidRPr="00692ACB">
        <w:rPr>
          <w:rFonts w:ascii="Arial" w:hAnsi="Arial" w:cs="Arial"/>
          <w:sz w:val="20"/>
          <w:szCs w:val="20"/>
          <w:lang w:val="el-GR"/>
        </w:rPr>
        <w:t>-</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MILP</w:t>
      </w:r>
      <w:r w:rsidRPr="00692ACB">
        <w:rPr>
          <w:rFonts w:ascii="Arial" w:hAnsi="Arial" w:cs="Arial"/>
          <w:sz w:val="20"/>
          <w:szCs w:val="20"/>
          <w:lang w:val="el-GR"/>
        </w:rPr>
        <w:t>).</w:t>
      </w:r>
    </w:p>
    <w:p w14:paraId="11279A7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Μια ειδική περίπτωση του </w:t>
      </w:r>
      <w:r w:rsidRPr="00692ACB">
        <w:rPr>
          <w:rFonts w:ascii="Arial" w:hAnsi="Arial" w:cs="Arial"/>
          <w:sz w:val="20"/>
          <w:szCs w:val="20"/>
        </w:rPr>
        <w:t>ILP</w:t>
      </w:r>
      <w:r w:rsidRPr="00692ACB">
        <w:rPr>
          <w:rFonts w:ascii="Arial" w:hAnsi="Arial" w:cs="Arial"/>
          <w:sz w:val="20"/>
          <w:szCs w:val="20"/>
          <w:lang w:val="el-GR"/>
        </w:rPr>
        <w:t xml:space="preserve"> είναι ο δυαδικός ακέραιος προγραμματισμός, κατά τον οποίο οι μεταβλητές μπορούν να λάβουν μόνο τις τιμές 0 ή 1. Η μορφή αυτή είναι ιδιαιτέρως χρήσιμη σε προβλήματα όπου απαιτούνται δυαδικές αποφάσεις, όπως επιλογή/απόρριψη, ενεργοποίηση/απενεργοποίηση, ή ύπαρξη/απουσία σχέσης μεταξύ οντοτήτων. Το Πρόβλημα του Πλανόδιου Πωλητή (</w:t>
      </w:r>
      <w:r w:rsidRPr="00692ACB">
        <w:rPr>
          <w:rFonts w:ascii="Arial" w:hAnsi="Arial" w:cs="Arial"/>
          <w:sz w:val="20"/>
          <w:szCs w:val="20"/>
        </w:rPr>
        <w:t>TSP</w:t>
      </w:r>
      <w:r w:rsidRPr="00692ACB">
        <w:rPr>
          <w:rFonts w:ascii="Arial" w:hAnsi="Arial" w:cs="Arial"/>
          <w:sz w:val="20"/>
          <w:szCs w:val="20"/>
          <w:lang w:val="el-GR"/>
        </w:rPr>
        <w:t>), το οποίο αποτελεί το αντικείμενο της παρούσας εργασίας, ανήκει ακριβώς σε αυτήν την κατηγορία.</w:t>
      </w:r>
    </w:p>
    <w:p w14:paraId="375E2B17" w14:textId="77777777" w:rsidR="00463850"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γενική μαθηματική διατύπωση ενός </w:t>
      </w:r>
      <w:r w:rsidRPr="00692ACB">
        <w:rPr>
          <w:rFonts w:ascii="Arial" w:hAnsi="Arial" w:cs="Arial"/>
          <w:sz w:val="20"/>
          <w:szCs w:val="20"/>
        </w:rPr>
        <w:t>ILP</w:t>
      </w:r>
      <w:r w:rsidRPr="00692ACB">
        <w:rPr>
          <w:rFonts w:ascii="Arial" w:hAnsi="Arial" w:cs="Arial"/>
          <w:sz w:val="20"/>
          <w:szCs w:val="20"/>
          <w:lang w:val="el-GR"/>
        </w:rPr>
        <w:t xml:space="preserve"> προβλήματος είναι η εξής:</w:t>
      </w:r>
    </w:p>
    <w:bookmarkStart w:id="32" w:name="_Hlk200118927"/>
    <w:p w14:paraId="32A7D2FE"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lang w:val="el-GR"/>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r>
                        <w:rPr>
                          <w:rFonts w:ascii="Cambria Math" w:hAnsi="Cambria Math" w:cs="Arial"/>
                          <w:sz w:val="20"/>
                          <w:szCs w:val="20"/>
                          <w:lang w:val="el-GR"/>
                        </w:rPr>
                        <m:t>x</m:t>
                      </m:r>
                    </m:e>
                  </m:d>
                  <m:ctrlPr>
                    <w:rPr>
                      <w:rFonts w:ascii="Cambria Math" w:hAnsi="Cambria Math" w:cs="Arial"/>
                      <w:sz w:val="20"/>
                      <w:szCs w:val="20"/>
                      <w:lang w:val="el-GR"/>
                    </w:rPr>
                  </m:ctrlPr>
                </m:lim>
              </m:limLow>
              <m:ctrlPr>
                <w:rPr>
                  <w:rFonts w:ascii="Cambria Math" w:hAnsi="Cambria Math" w:cs="Arial"/>
                  <w:i/>
                  <w:sz w:val="20"/>
                  <w:szCs w:val="20"/>
                  <w:lang w:val="el-GR"/>
                </w:rPr>
              </m:ctrlPr>
            </m:fName>
            <m:e>
              <m:r>
                <w:rPr>
                  <w:rFonts w:ascii="Cambria Math" w:hAnsi="Cambria Math" w:cs="Arial"/>
                  <w:sz w:val="20"/>
                  <w:szCs w:val="20"/>
                  <w:lang w:val="el-GR"/>
                </w:rPr>
                <m:t xml:space="preserve"> </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ctrlPr>
                    <w:rPr>
                      <w:rFonts w:ascii="Cambria Math" w:hAnsi="Cambria Math" w:cs="Arial"/>
                      <w:i/>
                      <w:sz w:val="20"/>
                      <w:szCs w:val="20"/>
                      <w:lang w:val="el-GR"/>
                    </w:rPr>
                  </m:ctrlPr>
                </m:e>
                <m:sup>
                  <m:r>
                    <w:rPr>
                      <w:rFonts w:ascii="Cambria Math" w:hAnsi="Cambria Math" w:cs="Arial"/>
                      <w:sz w:val="20"/>
                      <w:szCs w:val="20"/>
                      <w:lang w:val="el-GR"/>
                    </w:rPr>
                    <m:t>T</m:t>
                  </m:r>
                </m:sup>
              </m:sSup>
              <m:ctrlPr>
                <w:rPr>
                  <w:rFonts w:ascii="Cambria Math" w:hAnsi="Cambria Math" w:cs="Arial"/>
                  <w:i/>
                  <w:sz w:val="20"/>
                  <w:szCs w:val="20"/>
                  <w:lang w:val="el-GR"/>
                </w:rPr>
              </m:ctrlPr>
            </m:fName>
            <m:e>
              <m:r>
                <w:rPr>
                  <w:rFonts w:ascii="Cambria Math" w:hAnsi="Cambria Math" w:cs="Arial"/>
                  <w:sz w:val="20"/>
                  <w:szCs w:val="20"/>
                  <w:lang w:val="el-GR"/>
                </w:rPr>
                <m:t>x</m:t>
              </m:r>
            </m:e>
          </m:func>
        </m:oMath>
      </m:oMathPara>
      <w:bookmarkEnd w:id="32"/>
    </w:p>
    <w:p w14:paraId="6B5638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Υπό τους περιορισμούς: </w:t>
      </w:r>
      <m:oMath>
        <m:r>
          <w:rPr>
            <w:rFonts w:ascii="Cambria Math" w:hAnsi="Cambria Math" w:cs="Arial"/>
            <w:sz w:val="20"/>
            <w:szCs w:val="20"/>
            <w:lang w:val="el-GR"/>
          </w:rPr>
          <m:t xml:space="preserve"> Ax ≤b</m:t>
        </m:r>
      </m:oMath>
    </w:p>
    <w:p w14:paraId="65C6867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Z , </m:t>
        </m:r>
        <m:r>
          <m:rPr>
            <m:lit/>
          </m:rPr>
          <w:rPr>
            <w:rFonts w:ascii="Cambria Math" w:hAnsi="Cambria Math" w:cs="Arial"/>
            <w:sz w:val="20"/>
            <w:szCs w:val="20"/>
            <w:lang w:val="el-GR"/>
          </w:rPr>
          <m:t xml:space="preserve"> </m:t>
        </m:r>
        <m:r>
          <m:rPr>
            <m:sty m:val="p"/>
          </m:rPr>
          <w:rPr>
            <w:rFonts w:ascii="Cambria Math" w:hAnsi="Cambria Math" w:cs="Arial"/>
            <w:sz w:val="20"/>
            <w:szCs w:val="20"/>
            <w:lang w:val="el-GR"/>
          </w:rPr>
          <m:t xml:space="preserve">∀ </m:t>
        </m:r>
        <m:r>
          <w:rPr>
            <w:rFonts w:ascii="Cambria Math" w:hAnsi="Cambria Math" w:cs="Arial"/>
            <w:sz w:val="20"/>
            <w:szCs w:val="20"/>
            <w:lang w:val="el-GR"/>
          </w:rPr>
          <m:t>i</m:t>
        </m:r>
        <m:r>
          <m:rPr>
            <m:sty m:val="b"/>
          </m:rPr>
          <w:rPr>
            <w:rFonts w:ascii="Cambria Math" w:hAnsi="Cambria Math" w:cs="Arial"/>
            <w:sz w:val="20"/>
            <w:szCs w:val="20"/>
            <w:lang w:val="el-GR"/>
          </w:rPr>
          <m:t>∈</m:t>
        </m:r>
        <m:r>
          <m:rPr>
            <m:sty m:val="bi"/>
          </m:rPr>
          <w:rPr>
            <w:rFonts w:ascii="Cambria Math" w:hAnsi="Cambria Math" w:cs="Arial"/>
            <w:sz w:val="20"/>
            <w:szCs w:val="20"/>
            <w:lang w:val="el-GR"/>
          </w:rPr>
          <m:t xml:space="preserve"> I</m:t>
        </m:r>
      </m:oMath>
    </w:p>
    <w:p w14:paraId="0C20B23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R , ∀ </m:t>
        </m:r>
        <m:r>
          <w:rPr>
            <w:rFonts w:ascii="Cambria Math" w:hAnsi="Cambria Math" w:cs="Arial"/>
            <w:sz w:val="20"/>
            <w:szCs w:val="20"/>
            <w:lang w:val="el-GR"/>
          </w:rPr>
          <m:t>i∉</m:t>
        </m:r>
        <m:r>
          <m:rPr>
            <m:sty m:val="bi"/>
          </m:rPr>
          <w:rPr>
            <w:rFonts w:ascii="Cambria Math" w:hAnsi="Cambria Math" w:cs="Arial"/>
            <w:sz w:val="20"/>
            <w:szCs w:val="20"/>
            <w:lang w:val="el-GR"/>
          </w:rPr>
          <m:t xml:space="preserve"> I</m:t>
        </m:r>
        <m:r>
          <m:rPr>
            <m:sty m:val="p"/>
          </m:rPr>
          <w:rPr>
            <w:rFonts w:ascii="Cambria Math" w:hAnsi="Cambria Math" w:cs="Arial"/>
            <w:sz w:val="20"/>
            <w:szCs w:val="20"/>
            <w:lang w:val="el-GR"/>
          </w:rPr>
          <m:t xml:space="preserve">  </m:t>
        </m:r>
      </m:oMath>
    </w:p>
    <w:p w14:paraId="5D62741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Σε περίπτωση δυαδικού </w:t>
      </w:r>
      <w:r w:rsidRPr="00692ACB">
        <w:rPr>
          <w:rFonts w:ascii="Arial" w:hAnsi="Arial" w:cs="Arial"/>
          <w:sz w:val="20"/>
          <w:szCs w:val="20"/>
        </w:rPr>
        <w:t>ILP</w:t>
      </w:r>
      <w:r w:rsidRPr="00692ACB">
        <w:rPr>
          <w:rFonts w:ascii="Arial" w:hAnsi="Arial" w:cs="Arial"/>
          <w:sz w:val="20"/>
          <w:szCs w:val="20"/>
          <w:lang w:val="el-GR"/>
        </w:rPr>
        <w:t>, ισχύει:</w:t>
      </w:r>
    </w:p>
    <w:p w14:paraId="250BD34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lang w:val="el-GR"/>
              </w:rPr>
              <m:t>0,1</m:t>
            </m:r>
          </m:e>
        </m:d>
        <m:r>
          <w:rPr>
            <w:rFonts w:ascii="Cambria Math" w:hAnsi="Cambria Math" w:cs="Arial"/>
            <w:sz w:val="20"/>
            <w:szCs w:val="20"/>
            <w:lang w:val="el-GR"/>
          </w:rPr>
          <m:t>,∀i∈I</m:t>
        </m:r>
      </m:oMath>
    </w:p>
    <w:p w14:paraId="51B5CEA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κύρια πρόκληση του ακέραιου γραμμικού προγραμματισμού έγκειται στο ότι ο περιορισμός της ακεραιότητας κάποιων μεταβλητών απόφασης καθιστά το σύνολο εφικτών λύσεων μη κυρτό. Στον κλασικό γραμμικό προγραμματισμό, οι λύσεις βρίσκονται σε ένα κυρτό πολύεδρο – δηλαδή, οποιοδήποτε σημείο μεταξύ δύο εφικτών λύσεων είναι επίσης εφικτό. Ωστόσο, όταν απαιτείται οι λύσεις να είναι ακέραιες, το σύνολο εφικτών λύσεων αποτελείται από διακριτά σημεία, γεγονός που αναιρεί την ιδιότητα της κυρτότητας.</w:t>
      </w:r>
    </w:p>
    <w:p w14:paraId="46C5671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Πρακτικά, αυτό σημαίνει ότι αλγόριθμοι όπως ο </w:t>
      </w:r>
      <w:r w:rsidRPr="00692ACB">
        <w:rPr>
          <w:rFonts w:ascii="Arial" w:hAnsi="Arial" w:cs="Arial"/>
          <w:sz w:val="20"/>
          <w:szCs w:val="20"/>
        </w:rPr>
        <w:t>Simplex</w:t>
      </w:r>
      <w:r w:rsidRPr="00692ACB">
        <w:rPr>
          <w:rFonts w:ascii="Arial" w:hAnsi="Arial" w:cs="Arial"/>
          <w:sz w:val="20"/>
          <w:szCs w:val="20"/>
          <w:lang w:val="el-GR"/>
        </w:rPr>
        <w:t xml:space="preserve"> ή οι μέθοδοι</w:t>
      </w:r>
      <w:r w:rsidRPr="00692ACB">
        <w:rPr>
          <w:rFonts w:ascii="Arial" w:hAnsi="Arial" w:cs="Arial"/>
          <w:b/>
          <w:bCs/>
          <w:sz w:val="20"/>
          <w:szCs w:val="20"/>
          <w:lang w:val="el-GR"/>
        </w:rPr>
        <w:t xml:space="preserve"> </w:t>
      </w:r>
      <w:r w:rsidRPr="00692ACB">
        <w:rPr>
          <w:rFonts w:ascii="Arial" w:hAnsi="Arial" w:cs="Arial"/>
          <w:sz w:val="20"/>
          <w:szCs w:val="20"/>
          <w:lang w:val="el-GR"/>
        </w:rPr>
        <w:t>εσωτερικού</w:t>
      </w:r>
      <w:r w:rsidRPr="00692ACB">
        <w:rPr>
          <w:rFonts w:ascii="Arial" w:hAnsi="Arial" w:cs="Arial"/>
          <w:b/>
          <w:bCs/>
          <w:sz w:val="20"/>
          <w:szCs w:val="20"/>
          <w:lang w:val="el-GR"/>
        </w:rPr>
        <w:t xml:space="preserve"> </w:t>
      </w:r>
      <w:r w:rsidRPr="00692ACB">
        <w:rPr>
          <w:rFonts w:ascii="Arial" w:hAnsi="Arial" w:cs="Arial"/>
          <w:sz w:val="20"/>
          <w:szCs w:val="20"/>
          <w:lang w:val="el-GR"/>
        </w:rPr>
        <w:t>σημείου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xml:space="preserve"> </w:t>
      </w:r>
      <w:r w:rsidRPr="00692ACB">
        <w:rPr>
          <w:rFonts w:ascii="Arial" w:hAnsi="Arial" w:cs="Arial"/>
          <w:sz w:val="20"/>
          <w:szCs w:val="20"/>
        </w:rPr>
        <w:t>Methods</w:t>
      </w:r>
      <w:r w:rsidRPr="00692ACB">
        <w:rPr>
          <w:rFonts w:ascii="Arial" w:hAnsi="Arial" w:cs="Arial"/>
          <w:sz w:val="20"/>
          <w:szCs w:val="20"/>
          <w:lang w:val="el-GR"/>
        </w:rPr>
        <w:t xml:space="preserve">), παρότι επιλύουν αποδοτικά προβλήματα γραμμικού προγραμματισμού, δεν εγγυώνται ότι η λύση τους θα ανήκει στο σύνολο των εφικτών λύσεων του αρχικού προβλήματος </w:t>
      </w:r>
      <w:r w:rsidRPr="00692ACB">
        <w:rPr>
          <w:rFonts w:ascii="Arial" w:hAnsi="Arial" w:cs="Arial"/>
          <w:sz w:val="20"/>
          <w:szCs w:val="20"/>
        </w:rPr>
        <w:t>ILP</w:t>
      </w:r>
      <w:r w:rsidRPr="00692ACB">
        <w:rPr>
          <w:rFonts w:ascii="Arial" w:hAnsi="Arial" w:cs="Arial"/>
          <w:sz w:val="20"/>
          <w:szCs w:val="20"/>
          <w:lang w:val="el-GR"/>
        </w:rPr>
        <w:t>. Ο λόγος είναι ότι το αποτέλεσμα αυτών των μεθόδων ενδέχεται να είναι μερικώς ή πλήρως μη</w:t>
      </w:r>
      <w:r w:rsidRPr="00692ACB">
        <w:rPr>
          <w:rFonts w:ascii="Arial" w:hAnsi="Arial" w:cs="Arial"/>
          <w:b/>
          <w:bCs/>
          <w:sz w:val="20"/>
          <w:szCs w:val="20"/>
          <w:lang w:val="el-GR"/>
        </w:rPr>
        <w:t xml:space="preserve"> </w:t>
      </w:r>
      <w:r w:rsidRPr="00692ACB">
        <w:rPr>
          <w:rFonts w:ascii="Arial" w:hAnsi="Arial" w:cs="Arial"/>
          <w:sz w:val="20"/>
          <w:szCs w:val="20"/>
          <w:lang w:val="el-GR"/>
        </w:rPr>
        <w:t>ακέραιο, καθώς επιλύουν το συνεχές χαλαρωμένο πρόβλημα και όχι το διακριτό.</w:t>
      </w:r>
    </w:p>
    <w:p w14:paraId="1E1073F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τυπική διαδικασία επίλυσης ενός </w:t>
      </w:r>
      <w:r w:rsidRPr="00692ACB">
        <w:rPr>
          <w:rFonts w:ascii="Arial" w:hAnsi="Arial" w:cs="Arial"/>
          <w:sz w:val="20"/>
          <w:szCs w:val="20"/>
        </w:rPr>
        <w:t>ILP</w:t>
      </w:r>
      <w:r w:rsidRPr="00692ACB">
        <w:rPr>
          <w:rFonts w:ascii="Arial" w:hAnsi="Arial" w:cs="Arial"/>
          <w:sz w:val="20"/>
          <w:szCs w:val="20"/>
          <w:lang w:val="el-GR"/>
        </w:rPr>
        <w:t xml:space="preserve"> προβλήματος ακολουθεί επομένως δύο στάδια:</w:t>
      </w:r>
    </w:p>
    <w:p w14:paraId="783E5ED7"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Χαλάρωση (</w:t>
      </w:r>
      <w:r w:rsidRPr="00692ACB">
        <w:rPr>
          <w:rFonts w:ascii="Arial" w:hAnsi="Arial" w:cs="Arial"/>
          <w:sz w:val="20"/>
          <w:szCs w:val="20"/>
        </w:rPr>
        <w:t>Relaxation</w:t>
      </w:r>
      <w:r w:rsidRPr="00692ACB">
        <w:rPr>
          <w:rFonts w:ascii="Arial" w:hAnsi="Arial" w:cs="Arial"/>
          <w:sz w:val="20"/>
          <w:szCs w:val="20"/>
          <w:lang w:val="el-GR"/>
        </w:rPr>
        <w:t>): Επίλυση της συνεχούς εκδοχής του προβλήματος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όπου οι περιορισμοί ακεραιότητας αγνοούνται. Το πρόβλημα επιλύεται μέσω καθιερωμένων αλγορίθμων γραμμικού προγραμματισμού (π.χ. </w:t>
      </w:r>
      <w:r w:rsidRPr="00692ACB">
        <w:rPr>
          <w:rFonts w:ascii="Arial" w:hAnsi="Arial" w:cs="Arial"/>
          <w:sz w:val="20"/>
          <w:szCs w:val="20"/>
        </w:rPr>
        <w:t>Simplex</w:t>
      </w:r>
      <w:r w:rsidRPr="00692ACB">
        <w:rPr>
          <w:rFonts w:ascii="Arial" w:hAnsi="Arial" w:cs="Arial"/>
          <w:sz w:val="20"/>
          <w:szCs w:val="20"/>
          <w:lang w:val="el-GR"/>
        </w:rPr>
        <w:t xml:space="preserve">,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και η βέλτιστη τιμή του παρέχει ένα φράγμα (κάτω φράγμα σε προβλήματα ελαχιστοποίησης ή άνω φράγμα σε προβλήματα μεγιστοποίησης) για το αρχικό ακέραιο πρόβλημα.</w:t>
      </w:r>
    </w:p>
    <w:p w14:paraId="0BC94536"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Αποκατάσταση της Ακεραιότητας (</w:t>
      </w:r>
      <w:r w:rsidRPr="00692ACB">
        <w:rPr>
          <w:rFonts w:ascii="Arial" w:hAnsi="Arial" w:cs="Arial"/>
          <w:sz w:val="20"/>
          <w:szCs w:val="20"/>
        </w:rPr>
        <w:t>Restoring</w:t>
      </w:r>
      <w:r w:rsidRPr="00692ACB">
        <w:rPr>
          <w:rFonts w:ascii="Arial" w:hAnsi="Arial" w:cs="Arial"/>
          <w:sz w:val="20"/>
          <w:szCs w:val="20"/>
          <w:lang w:val="el-GR"/>
        </w:rPr>
        <w:t xml:space="preserve"> </w:t>
      </w:r>
      <w:r w:rsidRPr="00692ACB">
        <w:rPr>
          <w:rFonts w:ascii="Arial" w:hAnsi="Arial" w:cs="Arial"/>
          <w:sz w:val="20"/>
          <w:szCs w:val="20"/>
        </w:rPr>
        <w:t>Integrality</w:t>
      </w:r>
      <w:r w:rsidRPr="00692ACB">
        <w:rPr>
          <w:rFonts w:ascii="Arial" w:hAnsi="Arial" w:cs="Arial"/>
          <w:sz w:val="20"/>
          <w:szCs w:val="20"/>
          <w:lang w:val="el-GR"/>
        </w:rPr>
        <w:t xml:space="preserve">): Εφόσον η λύση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δεν ικανοποιεί τους ακέραιους περιορισμούς, απαιτείται περαιτέρω διαδικασία ώστε να εντοπιστεί η βέλτιστη λύση εντός του συνόλου των ακέραιων εφικτών σημείων.</w:t>
      </w:r>
    </w:p>
    <w:p w14:paraId="4370D9B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έστω το γενικό πρόβλημα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w:t>
      </w:r>
    </w:p>
    <w:p w14:paraId="5B5C5A87" w14:textId="77777777" w:rsidR="00463850"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m:rPr>
                <m:sty m:val="p"/>
              </m:rPr>
              <w:rPr>
                <w:rFonts w:ascii="Cambria Math" w:hAnsi="Cambria Math" w:cs="Arial"/>
                <w:sz w:val="20"/>
                <w:szCs w:val="20"/>
              </w:rPr>
              <m:t>min</m:t>
            </m:r>
            <m:ctrlPr>
              <w:rPr>
                <w:rFonts w:ascii="Cambria Math" w:hAnsi="Cambria Math" w:cs="Arial"/>
                <w:sz w:val="20"/>
                <w:szCs w:val="20"/>
              </w:rPr>
            </m:ctrlPr>
          </m:fName>
          <m:e>
            <m:r>
              <w:rPr>
                <w:rFonts w:ascii="Cambria Math" w:hAnsi="Cambria Math" w:cs="Arial"/>
                <w:sz w:val="20"/>
                <w:szCs w:val="20"/>
                <w:lang w:val="el-GR"/>
              </w:rPr>
              <m:t xml:space="preserve"> </m:t>
            </m:r>
          </m:e>
        </m:func>
        <m:r>
          <m:rPr>
            <m:lit/>
          </m:rPr>
          <w:rPr>
            <w:rFonts w:ascii="Cambria Math" w:hAnsi="Cambria Math" w:cs="Arial"/>
            <w:sz w:val="20"/>
            <w:szCs w:val="20"/>
            <w:lang w:val="el-GR"/>
          </w:rPr>
          <m:t>{</m:t>
        </m:r>
        <m:r>
          <w:rPr>
            <w:rFonts w:ascii="Cambria Math" w:hAnsi="Cambria Math" w:cs="Arial"/>
            <w:sz w:val="20"/>
            <w:szCs w:val="20"/>
            <w:lang w:val="el-GR"/>
          </w:rPr>
          <m:t xml:space="preserve"> </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m:rPr>
            <m:scr m:val="double-struck"/>
          </m:rPr>
          <w:rPr>
            <w:rFonts w:ascii="Cambria Math" w:hAnsi="Cambria Math" w:cs="Arial"/>
            <w:sz w:val="20"/>
            <w:szCs w:val="20"/>
            <w:lang w:val="el-GR"/>
          </w:rPr>
          <m:t>∈ Z,</m:t>
        </m:r>
        <m:r>
          <m:rPr>
            <m:lit/>
          </m:rPr>
          <w:rPr>
            <w:rFonts w:ascii="Cambria Math" w:hAnsi="Cambria Math" w:cs="Arial"/>
            <w:sz w:val="20"/>
            <w:szCs w:val="20"/>
            <w:lang w:val="el-GR"/>
          </w:rPr>
          <m:t xml:space="preserve"> </m:t>
        </m:r>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m:t>
        </m:r>
        <m:r>
          <m:rPr>
            <m:lit/>
          </m:rP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m:rPr>
            <m:scr m:val="double-struck"/>
          </m:rPr>
          <w:rPr>
            <w:rFonts w:ascii="Cambria Math" w:hAnsi="Cambria Math" w:cs="Arial"/>
            <w:sz w:val="20"/>
            <w:szCs w:val="20"/>
            <w:lang w:val="el-GR"/>
          </w:rPr>
          <m:t xml:space="preserve"> ∈R,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rPr>
          <m:t>j</m:t>
        </m:r>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 xml:space="preserve"> }</m:t>
        </m:r>
      </m:oMath>
      <w:r w:rsidR="00692ACB" w:rsidRPr="00692ACB">
        <w:rPr>
          <w:rFonts w:ascii="Arial" w:hAnsi="Arial" w:cs="Arial"/>
          <w:sz w:val="20"/>
          <w:szCs w:val="20"/>
          <w:lang w:val="el-GR"/>
        </w:rPr>
        <w:t xml:space="preserve"> </w:t>
      </w:r>
    </w:p>
    <w:p w14:paraId="0109D738" w14:textId="77777777" w:rsidR="00F10633"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Ορίζεται το πολύεδρο εφικτών λύσεων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w:t>
      </w:r>
    </w:p>
    <w:p w14:paraId="71924194" w14:textId="77777777" w:rsidR="00692ACB" w:rsidRPr="00692ACB" w:rsidRDefault="00692ACB" w:rsidP="00BB1643">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w:lastRenderedPageBreak/>
            <m:t>P =</m:t>
          </m:r>
          <m:r>
            <m:rPr>
              <m:lit/>
            </m:rPr>
            <w:rPr>
              <w:rFonts w:ascii="Cambria Math" w:hAnsi="Cambria Math" w:cs="Arial"/>
              <w:sz w:val="20"/>
              <w:szCs w:val="20"/>
              <w:lang w:val="el-GR"/>
            </w:rPr>
            <m:t>{</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x∈</m:t>
          </m:r>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R</m:t>
              </m:r>
            </m:e>
            <m:sup>
              <m:r>
                <w:rPr>
                  <w:rFonts w:ascii="Cambria Math" w:hAnsi="Cambria Math" w:cs="Arial"/>
                  <w:sz w:val="20"/>
                  <w:szCs w:val="20"/>
                  <w:lang w:val="el-GR"/>
                </w:rPr>
                <m:t>n</m:t>
              </m:r>
            </m:sup>
          </m:sSup>
          <m: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m:rPr>
              <m:lit/>
            </m:rPr>
            <w:rPr>
              <w:rFonts w:ascii="Cambria Math" w:hAnsi="Cambria Math" w:cs="Arial"/>
              <w:sz w:val="20"/>
              <w:szCs w:val="20"/>
              <w:lang w:val="el-GR"/>
            </w:rPr>
            <m:t>}</m:t>
          </m:r>
        </m:oMath>
      </m:oMathPara>
    </w:p>
    <w:p w14:paraId="12EABA7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σύνολο των ακέραιων εφικτών λύσεων είναι:</w:t>
      </w:r>
    </w:p>
    <w:p w14:paraId="520105D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i/>
          <w:sz w:val="20"/>
          <w:szCs w:val="20"/>
        </w:rPr>
        <w:t>X</w:t>
      </w:r>
      <w:r w:rsidRPr="00692ACB">
        <w:rPr>
          <w:rFonts w:ascii="Arial" w:hAnsi="Arial" w:cs="Arial"/>
          <w:i/>
          <w:sz w:val="20"/>
          <w:szCs w:val="20"/>
          <w:lang w:val="el-GR"/>
        </w:rPr>
        <w:t xml:space="preserve"> = </w:t>
      </w:r>
      <w:r w:rsidRPr="00692ACB">
        <w:rPr>
          <w:rFonts w:ascii="Arial" w:hAnsi="Arial" w:cs="Arial"/>
          <w:sz w:val="20"/>
          <w:szCs w:val="20"/>
        </w:rPr>
        <w:t>P</w:t>
      </w:r>
      <w:r w:rsidRPr="00692ACB">
        <w:rPr>
          <w:rFonts w:ascii="Arial" w:hAnsi="Arial" w:cs="Arial"/>
          <w:sz w:val="20"/>
          <w:szCs w:val="20"/>
          <w:lang w:val="el-GR"/>
        </w:rPr>
        <w:t xml:space="preserve"> ∩ </w:t>
      </w:r>
      <m:oMath>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Z</m:t>
            </m:r>
          </m:e>
          <m:sup>
            <m:r>
              <w:rPr>
                <w:rFonts w:ascii="Cambria Math" w:hAnsi="Cambria Math" w:cs="Arial"/>
                <w:sz w:val="20"/>
                <w:szCs w:val="20"/>
                <w:lang w:val="el-GR"/>
              </w:rPr>
              <m:t>n</m:t>
            </m:r>
          </m:sup>
        </m:sSup>
      </m:oMath>
    </w:p>
    <w:p w14:paraId="0C498D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H</w:t>
      </w:r>
      <w:r w:rsidRPr="00692ACB">
        <w:rPr>
          <w:rFonts w:ascii="Arial" w:hAnsi="Arial" w:cs="Arial"/>
          <w:sz w:val="20"/>
          <w:szCs w:val="20"/>
          <w:lang w:val="el-GR"/>
        </w:rPr>
        <w:t xml:space="preserve"> κυρτή θήκη των ακέραιων λύσεων είναι:</w:t>
      </w:r>
    </w:p>
    <w:p w14:paraId="7CCA22E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vertAlign w:val="subscript"/>
          <w:lang w:val="el-GR"/>
        </w:rPr>
        <w:t xml:space="preserve"> </w:t>
      </w:r>
      <w:r w:rsidRPr="00692ACB">
        <w:rPr>
          <w:rFonts w:ascii="Arial" w:hAnsi="Arial" w:cs="Arial"/>
          <w:sz w:val="20"/>
          <w:szCs w:val="20"/>
          <w:lang w:val="el-GR"/>
        </w:rPr>
        <w:t xml:space="preserve">= </w:t>
      </w:r>
      <w:r w:rsidRPr="00692ACB">
        <w:rPr>
          <w:rFonts w:ascii="Arial" w:hAnsi="Arial" w:cs="Arial"/>
          <w:sz w:val="20"/>
          <w:szCs w:val="20"/>
        </w:rPr>
        <w:t>conv</w:t>
      </w:r>
      <w:r w:rsidRPr="00692ACB">
        <w:rPr>
          <w:rFonts w:ascii="Arial" w:hAnsi="Arial" w:cs="Arial"/>
          <w:sz w:val="20"/>
          <w:szCs w:val="20"/>
          <w:lang w:val="el-GR"/>
        </w:rPr>
        <w:t>(</w:t>
      </w:r>
      <w:r w:rsidRPr="00692ACB">
        <w:rPr>
          <w:rFonts w:ascii="Arial" w:hAnsi="Arial" w:cs="Arial"/>
          <w:sz w:val="20"/>
          <w:szCs w:val="20"/>
        </w:rPr>
        <w:t>X</w:t>
      </w:r>
      <w:r w:rsidRPr="00692ACB">
        <w:rPr>
          <w:rFonts w:ascii="Arial" w:hAnsi="Arial" w:cs="Arial"/>
          <w:sz w:val="20"/>
          <w:szCs w:val="20"/>
          <w:lang w:val="el-GR"/>
        </w:rPr>
        <w:t>)</w:t>
      </w:r>
    </w:p>
    <w:p w14:paraId="71A9456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Τότε ισχύει:</w:t>
      </w:r>
    </w:p>
    <w:p w14:paraId="05D8E388"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p>
    <w:p w14:paraId="6C9D7ACC" w14:textId="77777777" w:rsidR="00F10633"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και για τη βέλτιστη τιμή ενός  προβλήματος ακέραιου προγραμματισμού:</w:t>
      </w:r>
    </w:p>
    <w:p w14:paraId="707CCC42"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P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EB4EC65"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m:t>
          </m:r>
          <m:sSub>
            <m:sSubPr>
              <m:ctrlPr>
                <w:rPr>
                  <w:rFonts w:ascii="Cambria Math" w:hAnsi="Cambria Math" w:cs="Arial"/>
                  <w:i/>
                  <w:sz w:val="20"/>
                  <w:szCs w:val="20"/>
                  <w:lang w:val="el-GR"/>
                </w:rPr>
              </m:ctrlPr>
            </m:sSubPr>
            <m:e>
              <m:r>
                <w:rPr>
                  <w:rFonts w:ascii="Cambria Math" w:hAnsi="Cambria Math" w:cs="Arial"/>
                  <w:sz w:val="20"/>
                  <w:szCs w:val="20"/>
                  <w:lang w:val="el-GR"/>
                </w:rPr>
                <m:t>P</m:t>
              </m:r>
            </m:e>
            <m:sub>
              <m:r>
                <w:rPr>
                  <w:rFonts w:ascii="Cambria Math" w:hAnsi="Cambria Math" w:cs="Arial"/>
                  <w:sz w:val="20"/>
                  <w:szCs w:val="20"/>
                  <w:lang w:val="el-GR"/>
                </w:rPr>
                <m:t>x</m:t>
              </m:r>
            </m:sub>
          </m:sSub>
          <m:r>
            <w:rPr>
              <w:rFonts w:ascii="Cambria Math" w:hAnsi="Cambria Math" w:cs="Arial"/>
              <w:sz w:val="20"/>
              <w:szCs w:val="20"/>
              <w:lang w:val="el-GR"/>
            </w:rPr>
            <m:t xml:space="preserve">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DDDD89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Αυτό σημαίνει ότι το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παρέχει:</w:t>
      </w:r>
    </w:p>
    <w:p w14:paraId="42CB53CD"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ένα κάτω φράγμα (σε προβλήματα ελαχιστοποίησης), και</w:t>
      </w:r>
    </w:p>
    <w:p w14:paraId="0D5AC0CF"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μία καλή προσέγγιση της γεωμετρίας του συνόλου των ακέραιων λύσεων.</w:t>
      </w:r>
    </w:p>
    <w:p w14:paraId="6DA376C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Τα παραπάνω αποτελούν αναγκαία στοιχεία για όλες τις σύγχρονες μεθόδους αποκατάστασης της ακεραιότητας. Είτε πρόκειται για δέντρα διακλάδωσης και φραγμών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είτε για τέμνοντα επίπεδα (</w:t>
      </w:r>
      <w:r w:rsidRPr="00692ACB">
        <w:rPr>
          <w:rFonts w:ascii="Arial" w:hAnsi="Arial" w:cs="Arial"/>
          <w:sz w:val="20"/>
          <w:szCs w:val="20"/>
        </w:rPr>
        <w:t>Cutting</w:t>
      </w:r>
      <w:r w:rsidRPr="00692ACB">
        <w:rPr>
          <w:rFonts w:ascii="Arial" w:hAnsi="Arial" w:cs="Arial"/>
          <w:sz w:val="20"/>
          <w:szCs w:val="20"/>
          <w:lang w:val="el-GR"/>
        </w:rPr>
        <w:t xml:space="preserve"> </w:t>
      </w:r>
      <w:r w:rsidRPr="00692ACB">
        <w:rPr>
          <w:rFonts w:ascii="Arial" w:hAnsi="Arial" w:cs="Arial"/>
          <w:sz w:val="20"/>
          <w:szCs w:val="20"/>
        </w:rPr>
        <w:t>Planes</w:t>
      </w:r>
      <w:r w:rsidRPr="00692ACB">
        <w:rPr>
          <w:rFonts w:ascii="Arial" w:hAnsi="Arial" w:cs="Arial"/>
          <w:sz w:val="20"/>
          <w:szCs w:val="20"/>
          <w:lang w:val="el-GR"/>
        </w:rPr>
        <w:t xml:space="preserve">), οι μέθοδοι αυτές βασίζονται στα αποτελέσματα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τόσο για την παραγωγή φραγμάτων όσο και για την παραγωγή πρόσθετων περιορισμών ή την επιλογή υπό-προβλημάτων.</w:t>
      </w:r>
    </w:p>
    <w:p w14:paraId="331179C1"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2.3 Ανασκόπηση Μεθόδων Αποκατάστασης Ακεραιότητας</w:t>
      </w:r>
    </w:p>
    <w:p w14:paraId="4078AE84"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Παρόλο που το βήμα της αποκατάστασης της ακεραιότητας είναι ένα φαινομενικά απλό βήμα, στην πραγματικότητα αποτελεί κρίσιμο και πολύπλοκο στάδιο, καθώς μετατρέπει προβλήματα που αρχικά μπορεί να έχουν πολυωνυμική χρονική πολυπλοκότητα σε </w:t>
      </w:r>
      <w:r w:rsidRPr="00692ACB">
        <w:rPr>
          <w:rFonts w:ascii="Arial" w:hAnsi="Arial" w:cs="Arial"/>
          <w:sz w:val="20"/>
          <w:szCs w:val="20"/>
        </w:rPr>
        <w:t>NP</w:t>
      </w:r>
      <w:r w:rsidRPr="00692ACB">
        <w:rPr>
          <w:rFonts w:ascii="Arial" w:hAnsi="Arial" w:cs="Arial"/>
          <w:sz w:val="20"/>
          <w:szCs w:val="20"/>
          <w:lang w:val="el-GR"/>
        </w:rPr>
        <w:t>-</w:t>
      </w:r>
      <w:r w:rsidRPr="00692ACB">
        <w:rPr>
          <w:rFonts w:ascii="Arial" w:hAnsi="Arial" w:cs="Arial"/>
          <w:sz w:val="20"/>
          <w:szCs w:val="20"/>
        </w:rPr>
        <w:t>hard</w:t>
      </w:r>
      <w:r w:rsidRPr="00692ACB">
        <w:rPr>
          <w:rFonts w:ascii="Arial" w:hAnsi="Arial" w:cs="Arial"/>
          <w:sz w:val="20"/>
          <w:szCs w:val="20"/>
          <w:lang w:val="el-GR"/>
        </w:rPr>
        <w:t xml:space="preserve"> προβλήματα. Για το λόγο αυτό, η εύρεση αποδοτικών μεθόδων για την αποκατάσταση της ακεραιότητας είναι θεμελιώδης για την πρακτική επίλυση προβλημάτων Ακέραιου Γραμμικού Προγραμματισμού.</w:t>
      </w:r>
    </w:p>
    <w:p w14:paraId="70CBC9C7"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2.3.1 Μέθοδος της Εξάντλησης και υπολογιστικής πολυπλοκότητας</w:t>
      </w:r>
    </w:p>
    <w:p w14:paraId="5508D09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πλέον άμεση —και θεωρητικά ακριβής— προσέγγιση για την επίλυση ενός προβλήματος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 είναι η πλήρης απαρίθμηση όλων των δυνατών ακέραιων λύσεων και η επιλογή της βέλτιστης μεταξύ αυτών. Ωστόσο, η μέθοδος αυτή καθίσταται υπολογιστικά μη εφαρμόσιμη στην πράξη, εξαιτίας της παραγοντικής αύξησης του χώρου των εφικτών λύσεων</w:t>
      </w:r>
      <w:r w:rsidRPr="00692ACB">
        <w:rPr>
          <w:rFonts w:ascii="Arial" w:hAnsi="Arial" w:cs="Arial"/>
          <w:b/>
          <w:bCs/>
          <w:sz w:val="20"/>
          <w:szCs w:val="20"/>
          <w:lang w:val="el-GR"/>
        </w:rPr>
        <w:t xml:space="preserve"> </w:t>
      </w:r>
      <w:r w:rsidRPr="00692ACB">
        <w:rPr>
          <w:rFonts w:ascii="Arial" w:hAnsi="Arial" w:cs="Arial"/>
          <w:sz w:val="20"/>
          <w:szCs w:val="20"/>
          <w:lang w:val="el-GR"/>
        </w:rPr>
        <w:t>. Η υπολογιστική πολυπλοκότητα είναι συνάρτηση του πλήθος των τιμών που μπορεί να λάβει κάθε ακέραια μεταβλητή, αλλά κυρίως από το πλήθος των μεταβλητών που υπόκεινται σε ακέραιο περιορισμό. Αναλυτικότερα αν ένα πρόβλημα ακέραιου προγραμματισμού έχει:</w:t>
      </w:r>
    </w:p>
    <w:p w14:paraId="4E3780C8"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rPr>
        <w:t>n</w:t>
      </w:r>
      <w:r w:rsidRPr="00692ACB">
        <w:rPr>
          <w:rFonts w:ascii="Arial" w:hAnsi="Arial" w:cs="Arial"/>
          <w:sz w:val="20"/>
          <w:szCs w:val="20"/>
          <w:lang w:val="el-GR"/>
        </w:rPr>
        <w:t xml:space="preserve"> ακέραιες μεταβλητές</w:t>
      </w:r>
    </w:p>
    <w:p w14:paraId="42545485"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lang w:val="el-GR"/>
        </w:rPr>
        <w:t xml:space="preserve">και κάθε μεταβλητή  </w:t>
      </w:r>
      <w:r w:rsidRPr="00692ACB">
        <w:rPr>
          <w:rFonts w:ascii="Arial" w:hAnsi="Arial" w:cs="Arial"/>
          <w:sz w:val="20"/>
          <w:szCs w:val="20"/>
        </w:rPr>
        <w:t>x</w:t>
      </w:r>
      <w:r w:rsidRPr="00692ACB">
        <w:rPr>
          <w:rFonts w:ascii="Arial" w:hAnsi="Arial" w:cs="Arial"/>
          <w:sz w:val="20"/>
          <w:szCs w:val="20"/>
          <w:vertAlign w:val="subscript"/>
          <w:lang w:val="el-GR"/>
        </w:rPr>
        <w:t>ι</w:t>
      </w:r>
      <w:r w:rsidRPr="00692ACB">
        <w:rPr>
          <w:rFonts w:ascii="Arial" w:hAnsi="Arial" w:cs="Arial"/>
          <w:sz w:val="20"/>
          <w:szCs w:val="20"/>
          <w:lang w:val="el-GR"/>
        </w:rPr>
        <w:t>​ μπορεί να πάρει κ</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διακριτές τιμές </w:t>
      </w:r>
    </w:p>
    <w:p w14:paraId="383B4051"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πλήθος των λύσεων είναι:</w:t>
      </w:r>
    </w:p>
    <w:p w14:paraId="541F40A3" w14:textId="77777777" w:rsidR="00692ACB" w:rsidRPr="00692ACB" w:rsidRDefault="00000000" w:rsidP="00B40E9F">
      <w:pPr>
        <w:spacing w:after="60"/>
        <w:jc w:val="both"/>
        <w:rPr>
          <w:rFonts w:ascii="Arial" w:hAnsi="Arial" w:cs="Arial"/>
          <w:i/>
          <w:sz w:val="20"/>
          <w:szCs w:val="20"/>
        </w:rPr>
      </w:pPr>
      <m:oMathPara>
        <m:oMathParaPr>
          <m:jc m:val="left"/>
        </m:oMathParaPr>
        <m:oMath>
          <m:sSubSup>
            <m:sSubSupPr>
              <m:ctrlPr>
                <w:rPr>
                  <w:rFonts w:ascii="Cambria Math" w:hAnsi="Cambria Math" w:cs="Arial"/>
                  <w:i/>
                  <w:sz w:val="20"/>
                  <w:szCs w:val="20"/>
                  <w:lang w:val="el-GR"/>
                </w:rPr>
              </m:ctrlPr>
            </m:sSubSupPr>
            <m:e>
              <m:r>
                <w:rPr>
                  <w:rFonts w:ascii="Cambria Math" w:hAnsi="Cambria Math" w:cs="Arial"/>
                  <w:sz w:val="20"/>
                  <w:szCs w:val="20"/>
                  <w:lang w:val="el-GR"/>
                </w:rPr>
                <m:t>Π</m:t>
              </m:r>
            </m:e>
            <m:sub>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=1</m:t>
                  </m:r>
                </m:e>
              </m:d>
            </m:sub>
            <m:sup>
              <m:r>
                <w:rPr>
                  <w:rFonts w:ascii="Cambria Math" w:hAnsi="Cambria Math" w:cs="Arial"/>
                  <w:sz w:val="20"/>
                  <w:szCs w:val="20"/>
                  <w:lang w:val="el-GR"/>
                </w:rPr>
                <m:t>n</m:t>
              </m:r>
            </m:sup>
          </m:sSubSup>
          <m:sSub>
            <m:sSubPr>
              <m:ctrlPr>
                <w:rPr>
                  <w:rFonts w:ascii="Cambria Math" w:hAnsi="Cambria Math" w:cs="Arial"/>
                  <w:i/>
                  <w:sz w:val="20"/>
                  <w:szCs w:val="20"/>
                </w:rPr>
              </m:ctrlPr>
            </m:sSubPr>
            <m:e>
              <m:r>
                <w:rPr>
                  <w:rFonts w:ascii="Cambria Math" w:hAnsi="Cambria Math" w:cs="Arial"/>
                  <w:sz w:val="20"/>
                  <w:szCs w:val="20"/>
                  <w:lang w:val="el-GR"/>
                </w:rPr>
                <m:t>κ</m:t>
              </m:r>
              <m:ctrlPr>
                <w:rPr>
                  <w:rFonts w:ascii="Cambria Math" w:hAnsi="Cambria Math" w:cs="Arial"/>
                  <w:i/>
                  <w:sz w:val="20"/>
                  <w:szCs w:val="20"/>
                  <w:lang w:val="el-GR"/>
                </w:rPr>
              </m:ctrlPr>
            </m:e>
            <m:sub>
              <m:r>
                <w:rPr>
                  <w:rFonts w:ascii="Cambria Math" w:hAnsi="Cambria Math" w:cs="Arial"/>
                  <w:sz w:val="20"/>
                  <w:szCs w:val="20"/>
                </w:rPr>
                <m:t>i</m:t>
              </m:r>
            </m:sub>
          </m:sSub>
        </m:oMath>
      </m:oMathPara>
    </w:p>
    <w:p w14:paraId="4DFF858E"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Ακόμη και σε προβλήματα δυαδικού προγραμματισμού, όπου κάθε μεταβλητή μπορεί να λάβει μόνο τις τιμές 0 ή 1, το πλήθος των δυνατών λύσεων αυξάνεται ραγδαία με τον αριθμό των ακέραιων μεταβλητών. Για παράδειγμα, σε ένα συμμετρικό </w:t>
      </w:r>
      <w:r w:rsidRPr="00692ACB">
        <w:rPr>
          <w:rFonts w:ascii="Arial" w:hAnsi="Arial" w:cs="Arial"/>
          <w:sz w:val="20"/>
          <w:szCs w:val="20"/>
        </w:rPr>
        <w:t>TSP</w:t>
      </w:r>
      <w:r w:rsidRPr="00692ACB">
        <w:rPr>
          <w:rFonts w:ascii="Arial" w:hAnsi="Arial" w:cs="Arial"/>
          <w:sz w:val="20"/>
          <w:szCs w:val="20"/>
          <w:lang w:val="el-GR"/>
        </w:rPr>
        <w:t xml:space="preserve"> με </w:t>
      </w:r>
      <w:r w:rsidRPr="00692ACB">
        <w:rPr>
          <w:rFonts w:ascii="Arial" w:hAnsi="Arial" w:cs="Arial"/>
          <w:sz w:val="20"/>
          <w:szCs w:val="20"/>
        </w:rPr>
        <w:t>n</w:t>
      </w:r>
      <w:r w:rsidRPr="00692ACB">
        <w:rPr>
          <w:rFonts w:ascii="Arial" w:hAnsi="Arial" w:cs="Arial"/>
          <w:sz w:val="20"/>
          <w:szCs w:val="20"/>
          <w:lang w:val="el-GR"/>
        </w:rPr>
        <w:t xml:space="preserve"> πόλεις, το πλήθος των πιθανών διατάξεων είναι (</w:t>
      </w:r>
      <w:r w:rsidRPr="00692ACB">
        <w:rPr>
          <w:rFonts w:ascii="Arial" w:hAnsi="Arial" w:cs="Arial"/>
          <w:sz w:val="20"/>
          <w:szCs w:val="20"/>
        </w:rPr>
        <w:t>n</w:t>
      </w:r>
      <w:r w:rsidRPr="00692ACB">
        <w:rPr>
          <w:rFonts w:ascii="Arial" w:hAnsi="Arial" w:cs="Arial"/>
          <w:sz w:val="20"/>
          <w:szCs w:val="20"/>
          <w:lang w:val="el-GR"/>
        </w:rPr>
        <w:t xml:space="preserve">−1)!/2, αριθμός που καθιστά την εξαντλητική απαρίθμηση απαγορευτική ήδη για </w:t>
      </w:r>
      <w:r w:rsidRPr="00692ACB">
        <w:rPr>
          <w:rFonts w:ascii="Arial" w:hAnsi="Arial" w:cs="Arial"/>
          <w:sz w:val="20"/>
          <w:szCs w:val="20"/>
        </w:rPr>
        <w:t>n</w:t>
      </w:r>
      <w:r w:rsidRPr="00692ACB">
        <w:rPr>
          <w:rFonts w:ascii="Arial" w:hAnsi="Arial" w:cs="Arial"/>
          <w:sz w:val="20"/>
          <w:szCs w:val="20"/>
          <w:lang w:val="el-GR"/>
        </w:rPr>
        <w:t xml:space="preserve"> &gt; 15. Για τον λόγο αυτό, έχουν αναπτυχθεί αποδοτικότερες μέθοδοι αποκατάστασης της ακεραιότητας, οι οποίες βασίζονται στην </w:t>
      </w:r>
      <w:r w:rsidRPr="00692ACB">
        <w:rPr>
          <w:rFonts w:ascii="Arial" w:hAnsi="Arial" w:cs="Arial"/>
          <w:bCs/>
          <w:sz w:val="20"/>
          <w:szCs w:val="20"/>
          <w:lang w:val="el-GR"/>
        </w:rPr>
        <w:t>προηγούμενη επίλυση του αντίστοιχου συνεχούς γραμμικού προβλήματος</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Οι μέθοδοι αυτές αξιοποιούν τη λύση του συνεχούς προβλήματος είτε για την κατασκευή φραγμάτων είτε για την καθοδήγηση της αναζήτησης κατάλληλων πρόσθετων περιορισμών. Δύο από τις σημαντικότερες τεχνικές είναι:</w:t>
      </w:r>
    </w:p>
    <w:p w14:paraId="5EB37858"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και</w:t>
      </w:r>
    </w:p>
    <w:p w14:paraId="261CA70E"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η μέθοδος </w:t>
      </w:r>
      <w:r w:rsidRPr="00692ACB">
        <w:rPr>
          <w:rFonts w:ascii="Arial" w:hAnsi="Arial" w:cs="Arial"/>
          <w:bCs/>
          <w:sz w:val="20"/>
          <w:szCs w:val="20"/>
          <w:lang w:val="el-GR"/>
        </w:rPr>
        <w:t>Τεμνόντων Επιπέδων (</w:t>
      </w:r>
      <w:r w:rsidRPr="00692ACB">
        <w:rPr>
          <w:rFonts w:ascii="Arial" w:hAnsi="Arial" w:cs="Arial"/>
          <w:bCs/>
          <w:sz w:val="20"/>
          <w:szCs w:val="20"/>
        </w:rPr>
        <w:t>Cutting</w:t>
      </w:r>
      <w:r w:rsidRPr="00692ACB">
        <w:rPr>
          <w:rFonts w:ascii="Arial" w:hAnsi="Arial" w:cs="Arial"/>
          <w:bCs/>
          <w:sz w:val="20"/>
          <w:szCs w:val="20"/>
          <w:lang w:val="el-GR"/>
        </w:rPr>
        <w:t xml:space="preserve"> </w:t>
      </w:r>
      <w:r w:rsidRPr="00692ACB">
        <w:rPr>
          <w:rFonts w:ascii="Arial" w:hAnsi="Arial" w:cs="Arial"/>
          <w:bCs/>
          <w:sz w:val="20"/>
          <w:szCs w:val="20"/>
        </w:rPr>
        <w:t>Planes</w:t>
      </w:r>
      <w:r w:rsidRPr="00692ACB">
        <w:rPr>
          <w:rFonts w:ascii="Arial" w:hAnsi="Arial" w:cs="Arial"/>
          <w:bCs/>
          <w:sz w:val="20"/>
          <w:szCs w:val="20"/>
          <w:lang w:val="el-GR"/>
        </w:rPr>
        <w:t>)</w:t>
      </w:r>
      <w:r w:rsidRPr="00692ACB">
        <w:rPr>
          <w:rFonts w:ascii="Arial" w:hAnsi="Arial" w:cs="Arial"/>
          <w:sz w:val="20"/>
          <w:szCs w:val="20"/>
          <w:lang w:val="el-GR"/>
        </w:rPr>
        <w:t>.</w:t>
      </w:r>
    </w:p>
    <w:p w14:paraId="34418AD2" w14:textId="77777777" w:rsidR="00692ACB" w:rsidRPr="00692ACB" w:rsidRDefault="00692ACB" w:rsidP="00B40E9F">
      <w:pPr>
        <w:spacing w:before="360" w:after="60"/>
        <w:jc w:val="both"/>
        <w:rPr>
          <w:rFonts w:ascii="Arial Black" w:hAnsi="Arial Black" w:cs="Arial"/>
          <w:sz w:val="20"/>
          <w:szCs w:val="20"/>
          <w:lang w:val="el-GR"/>
        </w:rPr>
      </w:pPr>
      <w:r w:rsidRPr="00692ACB">
        <w:rPr>
          <w:rFonts w:ascii="Arial Black" w:hAnsi="Arial Black" w:cs="Arial"/>
          <w:sz w:val="20"/>
          <w:szCs w:val="20"/>
          <w:lang w:val="el-GR"/>
        </w:rPr>
        <w:t>2.3.2 Διακλάδωση και Φραγμός</w:t>
      </w:r>
    </w:p>
    <w:p w14:paraId="51775FBF"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αποτελεί μία από τις πιο διαδεδομένες τεχνικές για την επίλυση προβλημάτων ακέραιου γραμμικού προγραμματισμού. Η βασική ιδέα της βασίζεται στην επαναληπτική και αναδρομική επίλυση ολοένα και λιγότερο χαλαρωμένων υποπροβλημάτων, δηλαδή προβλημάτων που προκύπτουν όταν αγνοούνται προσωρινά οι περιορισμοί ακεραιότητας.</w:t>
      </w:r>
    </w:p>
    <w:p w14:paraId="6BA10AD6"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Υπό το πλαίσιο της μεθόδου, ο όρος υποπρόβλημα αναφέρεται σε ένα νέο πρόβλημα που προκύπτει από το </w:t>
      </w:r>
      <w:r w:rsidRPr="00692ACB">
        <w:rPr>
          <w:rFonts w:ascii="Arial" w:hAnsi="Arial" w:cs="Arial"/>
          <w:bCs/>
          <w:sz w:val="20"/>
          <w:szCs w:val="20"/>
          <w:lang w:val="el-GR"/>
        </w:rPr>
        <w:t>αρχικά χαλαρωμένο γραμμικό πρόβλημα</w:t>
      </w:r>
      <w:r w:rsidRPr="00692ACB">
        <w:rPr>
          <w:rFonts w:ascii="Arial" w:hAnsi="Arial" w:cs="Arial"/>
          <w:sz w:val="20"/>
          <w:szCs w:val="20"/>
          <w:lang w:val="el-GR"/>
        </w:rPr>
        <w:t xml:space="preserve"> μέσω της προοδευτικής προσθήκης ενός επιπλέον περιορισμού. Κατά τη διαδικασία της διακλάδωσης (</w:t>
      </w:r>
      <w:r w:rsidRPr="00692ACB">
        <w:rPr>
          <w:rFonts w:ascii="Arial" w:hAnsi="Arial" w:cs="Arial"/>
          <w:sz w:val="20"/>
          <w:szCs w:val="20"/>
        </w:rPr>
        <w:t>branching</w:t>
      </w:r>
      <w:r w:rsidRPr="00692ACB">
        <w:rPr>
          <w:rFonts w:ascii="Arial" w:hAnsi="Arial" w:cs="Arial"/>
          <w:sz w:val="20"/>
          <w:szCs w:val="20"/>
          <w:lang w:val="el-GR"/>
        </w:rPr>
        <w:t>), δημιουργούνται τέτοια υποπροβλήματα, με στόχο τη σταδιακή επιβολή της ακεραιότητας σε όλες τις μεταβλητές απόφασης. Κάθε υποπρόβλημα ορίζει έναν μικρότερο υπ</w:t>
      </w:r>
      <w:r w:rsidR="00231015">
        <w:rPr>
          <w:rFonts w:ascii="Arial" w:hAnsi="Arial" w:cs="Arial"/>
          <w:sz w:val="20"/>
          <w:szCs w:val="20"/>
          <w:lang w:val="el-GR"/>
        </w:rPr>
        <w:t>ό</w:t>
      </w:r>
      <w:r w:rsidRPr="00692ACB">
        <w:rPr>
          <w:rFonts w:ascii="Arial" w:hAnsi="Arial" w:cs="Arial"/>
          <w:sz w:val="20"/>
          <w:szCs w:val="20"/>
          <w:lang w:val="el-GR"/>
        </w:rPr>
        <w:t>χ</w:t>
      </w:r>
      <w:r w:rsidR="00231015">
        <w:rPr>
          <w:rFonts w:ascii="Arial" w:hAnsi="Arial" w:cs="Arial"/>
          <w:sz w:val="20"/>
          <w:szCs w:val="20"/>
          <w:lang w:val="el-GR"/>
        </w:rPr>
        <w:t>ω</w:t>
      </w:r>
      <w:r w:rsidRPr="00692ACB">
        <w:rPr>
          <w:rFonts w:ascii="Arial" w:hAnsi="Arial" w:cs="Arial"/>
          <w:sz w:val="20"/>
          <w:szCs w:val="20"/>
          <w:lang w:val="el-GR"/>
        </w:rPr>
        <w:t>ρο εφικτών λύσεων του αρχικού προβλήματος και επιλύεται ως ένα νέο χαλαρωμένο γραμμικό πρόβλημα.</w:t>
      </w:r>
    </w:p>
    <w:p w14:paraId="1C29958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λύση κάθε χαλαρωμένου προβλήματος παρέχει φράγματα (</w:t>
      </w:r>
      <w:r w:rsidRPr="00692ACB">
        <w:rPr>
          <w:rFonts w:ascii="Arial" w:hAnsi="Arial" w:cs="Arial"/>
          <w:sz w:val="20"/>
          <w:szCs w:val="20"/>
        </w:rPr>
        <w:t>bounds</w:t>
      </w:r>
      <w:r w:rsidRPr="00692ACB">
        <w:rPr>
          <w:rFonts w:ascii="Arial" w:hAnsi="Arial" w:cs="Arial"/>
          <w:sz w:val="20"/>
          <w:szCs w:val="20"/>
          <w:lang w:val="el-GR"/>
        </w:rPr>
        <w:t>) που καθοδηγούν τη διαδικασία αναζήτησης:</w:t>
      </w:r>
    </w:p>
    <w:p w14:paraId="025A112C" w14:textId="77777777" w:rsidR="00692ACB" w:rsidRPr="00692ACB" w:rsidRDefault="00692ACB" w:rsidP="00B40E9F">
      <w:pPr>
        <w:numPr>
          <w:ilvl w:val="0"/>
          <w:numId w:val="12"/>
        </w:numPr>
        <w:spacing w:after="60"/>
        <w:jc w:val="both"/>
        <w:rPr>
          <w:rFonts w:ascii="Arial" w:hAnsi="Arial" w:cs="Arial"/>
          <w:sz w:val="20"/>
          <w:szCs w:val="20"/>
          <w:lang w:val="el-GR"/>
        </w:rPr>
      </w:pPr>
      <w:r w:rsidRPr="00692ACB">
        <w:rPr>
          <w:rFonts w:ascii="Arial" w:hAnsi="Arial" w:cs="Arial"/>
          <w:sz w:val="20"/>
          <w:szCs w:val="20"/>
          <w:lang w:val="el-GR"/>
        </w:rPr>
        <w:t>Η καλύτερη ακέραιη λύση που έχει εντοπιστεί μέχρι εκείνο το σημείο παρέχει ένα άνω φράγμα(</w:t>
      </w:r>
      <w:r w:rsidRPr="00692ACB">
        <w:rPr>
          <w:rFonts w:ascii="Arial" w:hAnsi="Arial" w:cs="Arial"/>
          <w:bCs/>
          <w:sz w:val="20"/>
          <w:szCs w:val="20"/>
          <w:lang w:val="el-GR"/>
        </w:rPr>
        <w:t>πρ</w:t>
      </w:r>
      <w:r w:rsidRPr="00692ACB">
        <w:rPr>
          <w:rFonts w:ascii="Arial" w:hAnsi="Arial" w:cs="Arial"/>
          <w:sz w:val="20"/>
          <w:szCs w:val="20"/>
          <w:lang w:val="el-GR"/>
        </w:rPr>
        <w:t>όβλημα ελαχιστοποίησης)</w:t>
      </w:r>
    </w:p>
    <w:p w14:paraId="54517024"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Το αντίστροφο ισχύει σε προβλήματα μεγιστοποίησης.</w:t>
      </w:r>
    </w:p>
    <w:p w14:paraId="534806E5"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Αν η λύση του χαλαρωμένου προβλήματος είναι ήδη ακέραια, τότε αποτελεί βέλτιστη λύση και η διαδικασία ολοκληρώνεται. Διαφορετικά, επιλέγεται μια μεταβλητή με μη ακέραιη τιμή και δημιουργούνται δύο νέα υποπροβλήματα με τους παρακάτω περιορισμούς:</w:t>
      </w:r>
    </w:p>
    <w:p w14:paraId="0D3D6CAA" w14:textId="77777777"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i</m:t>
                </m:r>
              </m:sub>
              <m:sup>
                <m:r>
                  <w:rPr>
                    <w:rFonts w:ascii="Cambria Math" w:hAnsi="Cambria Math" w:cs="Arial"/>
                    <w:sz w:val="20"/>
                    <w:szCs w:val="20"/>
                    <w:lang w:val="el-GR"/>
                  </w:rPr>
                  <m:t>*</m:t>
                </m:r>
              </m:sup>
            </m:sSubSup>
          </m:e>
        </m:d>
      </m:oMath>
    </w:p>
    <w:p w14:paraId="087E77B3" w14:textId="0D84E465"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j</m:t>
                </m:r>
              </m:sub>
              <m:sup>
                <m:r>
                  <w:rPr>
                    <w:rFonts w:ascii="Cambria Math" w:hAnsi="Cambria Math" w:cs="Arial"/>
                    <w:sz w:val="20"/>
                    <w:szCs w:val="20"/>
                    <w:lang w:val="el-GR"/>
                  </w:rPr>
                  <m:t>*</m:t>
                </m:r>
              </m:sup>
            </m:sSubSup>
          </m:e>
        </m:d>
      </m:oMath>
    </w:p>
    <w:p w14:paraId="76C2BB81"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διαδικασία επαναλαμβάνεται αναδρομικά έως ότου ισχύσει ένα από τα παρακάτω:</w:t>
      </w:r>
    </w:p>
    <w:p w14:paraId="27A04DE2"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rPr>
      </w:pPr>
      <w:r w:rsidRPr="00692ACB">
        <w:rPr>
          <w:rFonts w:ascii="Arial" w:hAnsi="Arial" w:cs="Arial"/>
          <w:sz w:val="20"/>
          <w:szCs w:val="20"/>
        </w:rPr>
        <w:t>Το υποπρόβλημα είναι αν</w:t>
      </w:r>
      <w:r w:rsidRPr="00692ACB">
        <w:rPr>
          <w:rFonts w:ascii="Arial" w:hAnsi="Arial" w:cs="Arial"/>
          <w:sz w:val="20"/>
          <w:szCs w:val="20"/>
          <w:lang w:val="el-GR"/>
        </w:rPr>
        <w:t>έ</w:t>
      </w:r>
      <w:r w:rsidRPr="00692ACB">
        <w:rPr>
          <w:rFonts w:ascii="Arial" w:hAnsi="Arial" w:cs="Arial"/>
          <w:sz w:val="20"/>
          <w:szCs w:val="20"/>
        </w:rPr>
        <w:t>φικτ</w:t>
      </w:r>
      <w:r w:rsidRPr="00692ACB">
        <w:rPr>
          <w:rFonts w:ascii="Arial" w:hAnsi="Arial" w:cs="Arial"/>
          <w:sz w:val="20"/>
          <w:szCs w:val="20"/>
          <w:lang w:val="el-GR"/>
        </w:rPr>
        <w:t>ο</w:t>
      </w:r>
      <w:r w:rsidRPr="00692ACB">
        <w:rPr>
          <w:rFonts w:ascii="Arial" w:hAnsi="Arial" w:cs="Arial"/>
          <w:sz w:val="20"/>
          <w:szCs w:val="20"/>
        </w:rPr>
        <w:t>.</w:t>
      </w:r>
    </w:p>
    <w:p w14:paraId="4BD8A10E"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lastRenderedPageBreak/>
        <w:t>Η βέλτιστη λύση του υποπροβλήματος είναι χειρότερη από το άνω φράγμα, άρα μπορεί να απορριφθεί.</w:t>
      </w:r>
    </w:p>
    <w:p w14:paraId="50A77AA4"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λύση είναι ακέραια και βελτιώνει το άνω φράγμα.</w:t>
      </w:r>
    </w:p>
    <w:p w14:paraId="4418B64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δύναμη της μεθόδου έγκειται στο γεγονός ότι, μέσω της διαδικασίας του φραγμού, αποκλείονται μεγάλες περιοχές του εφικτού χώρου χωρίς να απαιτείται η εξαντλητική αναζήτηση όλων των δυνατών λύσεων.</w:t>
      </w:r>
      <w:r w:rsidR="002A7235">
        <w:rPr>
          <w:rFonts w:ascii="Arial" w:hAnsi="Arial" w:cs="Arial"/>
          <w:sz w:val="20"/>
          <w:szCs w:val="20"/>
          <w:lang w:val="el-GR"/>
        </w:rPr>
        <w:t xml:space="preserve"> </w:t>
      </w:r>
      <w:r w:rsidRPr="00692ACB">
        <w:rPr>
          <w:rFonts w:ascii="Arial" w:hAnsi="Arial" w:cs="Arial"/>
          <w:sz w:val="20"/>
          <w:szCs w:val="20"/>
          <w:lang w:val="el-GR"/>
        </w:rPr>
        <w:t>Μέσω της διαδικασίας του φραγμού διασφαλίζεται η εύρεση της βέλτιστης ακέραιας λύσης χωρίς να απαιτείται η εξαντλητική εξέταση όλων των δυνατών συνδυασμών. Αυτό επιτυγχάνεται, περιορίζοντας το εύρος αναζήτησης μόνο στις υποπεριπτώσεις που έχουν προοπτική βελτίωσης της βέλτιστης λύσης. Τα παραπάνω μπορούν να γίνουν κατανοητά με την χρήση του παρακάτω παραδείγματος.</w:t>
      </w:r>
    </w:p>
    <w:p w14:paraId="03158D53" w14:textId="77777777" w:rsidR="00692ACB" w:rsidRPr="00692ACB" w:rsidRDefault="00692ACB" w:rsidP="00B40E9F">
      <w:pPr>
        <w:spacing w:after="60"/>
        <w:jc w:val="both"/>
        <w:rPr>
          <w:rFonts w:ascii="Arial" w:hAnsi="Arial" w:cs="Arial"/>
          <w:sz w:val="20"/>
          <w:szCs w:val="20"/>
          <w:vertAlign w:val="subscript"/>
          <w:lang w:val="el-GR"/>
        </w:rPr>
      </w:pPr>
      <w:r w:rsidRPr="00692ACB">
        <w:rPr>
          <w:rFonts w:ascii="Arial" w:hAnsi="Arial" w:cs="Arial"/>
          <w:sz w:val="20"/>
          <w:szCs w:val="20"/>
          <w:lang w:val="el-GR"/>
        </w:rPr>
        <w:t>Έστω το πρόβλημα ελαχιστοποίησης:</w:t>
      </w:r>
    </w:p>
    <w:p w14:paraId="6CDB6039"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vertAlign w:val="subscript"/>
          <w:lang w:val="el-GR"/>
        </w:rPr>
        <w:t xml:space="preserve">   </w:t>
      </w:r>
      <m:oMath>
        <m:r>
          <w:rPr>
            <w:rFonts w:ascii="Cambria Math" w:hAnsi="Cambria Math" w:cs="Arial"/>
            <w:sz w:val="20"/>
            <w:szCs w:val="20"/>
            <w:vertAlign w:val="subscript"/>
            <w:lang w:val="el-GR"/>
          </w:rPr>
          <m:t>mi</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n</m:t>
            </m:r>
          </m:e>
          <m:sub>
            <m:d>
              <m:dPr>
                <m:begChr m:val="{"/>
                <m:endChr m:val="}"/>
                <m:ctrlPr>
                  <w:rPr>
                    <w:rFonts w:ascii="Cambria Math" w:hAnsi="Cambria Math" w:cs="Arial"/>
                    <w:sz w:val="20"/>
                    <w:szCs w:val="20"/>
                    <w:vertAlign w:val="subscript"/>
                    <w:lang w:val="el-GR"/>
                  </w:rPr>
                </m:ctrlPr>
              </m:dPr>
              <m:e>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sz w:val="20"/>
                        <w:szCs w:val="20"/>
                        <w:vertAlign w:val="subscript"/>
                        <w:lang w:val="el-GR"/>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lang w:val="el-GR"/>
                  </w:rPr>
                </m:ctrlPr>
              </m:e>
            </m:d>
          </m:sub>
        </m:sSub>
        <m:r>
          <w:rPr>
            <w:rFonts w:ascii="Cambria Math" w:hAnsi="Cambria Math" w:cs="Arial"/>
            <w:sz w:val="20"/>
            <w:szCs w:val="20"/>
          </w:rPr>
          <m:t>f</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, </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rPr>
            </m:ctrlPr>
          </m:e>
        </m:d>
        <m:r>
          <w:rPr>
            <w:rFonts w:ascii="Cambria Math" w:hAnsi="Cambria Math" w:cs="Arial"/>
            <w:sz w:val="20"/>
            <w:szCs w:val="20"/>
            <w:lang w:val="el-GR"/>
          </w:rPr>
          <m:t>= 7</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lang w:val="el-GR"/>
          </w:rPr>
          <m:t> + 8</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2</m:t>
            </m:r>
          </m:sub>
        </m:sSub>
      </m:oMath>
      <w:r>
        <w:rPr>
          <w:rFonts w:ascii="Arial" w:hAnsi="Arial" w:cs="Arial"/>
          <w:sz w:val="20"/>
          <w:szCs w:val="20"/>
          <w:lang w:val="el-GR"/>
        </w:rPr>
        <w:tab/>
      </w:r>
      <w:r w:rsidRPr="00692ACB">
        <w:rPr>
          <w:rFonts w:ascii="Arial" w:hAnsi="Arial" w:cs="Arial"/>
          <w:sz w:val="20"/>
          <w:szCs w:val="20"/>
          <w:lang w:val="el-GR"/>
        </w:rPr>
        <w:t>(3.1)</w:t>
      </w:r>
    </w:p>
    <w:p w14:paraId="370757F5"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2FC6161D"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-3</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≤14</m:t>
        </m:r>
      </m:oMath>
      <w:r w:rsidRPr="00692ACB">
        <w:rPr>
          <w:rFonts w:ascii="Arial" w:hAnsi="Arial" w:cs="Arial"/>
          <w:sz w:val="20"/>
          <w:szCs w:val="20"/>
          <w:lang w:val="el-GR"/>
        </w:rPr>
        <w:t xml:space="preserve"> </w:t>
      </w:r>
      <w:r w:rsidRPr="00692ACB">
        <w:rPr>
          <w:rFonts w:ascii="Arial" w:hAnsi="Arial" w:cs="Arial"/>
          <w:sz w:val="20"/>
          <w:szCs w:val="20"/>
          <w:lang w:val="el-GR"/>
        </w:rPr>
        <w:tab/>
      </w:r>
      <w:r w:rsidRPr="00692ACB">
        <w:rPr>
          <w:rFonts w:ascii="Arial" w:hAnsi="Arial" w:cs="Arial"/>
          <w:sz w:val="20"/>
          <w:szCs w:val="20"/>
          <w:lang w:val="el-GR"/>
        </w:rPr>
        <w:tab/>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(3.2)</w:t>
      </w:r>
    </w:p>
    <w:p w14:paraId="5D4B34A5"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-12</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-5</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r>
          <w:rPr>
            <w:rFonts w:ascii="Cambria Math" w:hAnsi="Cambria Math" w:cs="Arial"/>
            <w:sz w:val="20"/>
            <w:szCs w:val="20"/>
            <w:lang w:val="el-GR"/>
          </w:rPr>
          <m:t>≤ -28</m:t>
        </m:r>
      </m:oMath>
      <w:r w:rsidRPr="00692ACB">
        <w:rPr>
          <w:rFonts w:ascii="Arial" w:hAnsi="Arial" w:cs="Arial"/>
          <w:sz w:val="20"/>
          <w:szCs w:val="20"/>
          <w:lang w:val="el-GR"/>
        </w:rPr>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(3.3)</w:t>
      </w:r>
    </w:p>
    <w:p w14:paraId="292F7D2D"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(3.4)</w:t>
      </w:r>
    </w:p>
    <w:p w14:paraId="1DE1FC05"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(3.5)</w:t>
      </w:r>
    </w:p>
    <w:p w14:paraId="018E0909"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m:rPr>
            <m:scr m:val="double-struck"/>
          </m:rPr>
          <w:rPr>
            <w:rFonts w:ascii="Cambria Math" w:hAnsi="Cambria Math" w:cs="Arial"/>
            <w:sz w:val="20"/>
            <w:szCs w:val="20"/>
            <w:lang w:val="el-GR"/>
          </w:rPr>
          <m:t>∈ Z</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(3.6)</w:t>
      </w:r>
    </w:p>
    <w:p w14:paraId="40FD611B"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Αρχικά, επιλύεται το χαλαρωμένο πρόβλημα παραλείποντας τον περιορισμό ακεραιότητας (3.6). </w:t>
      </w:r>
    </w:p>
    <w:p w14:paraId="5383238C" w14:textId="77777777" w:rsid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βέλτιστη λύση είναι:</w:t>
      </w:r>
    </w:p>
    <w:p w14:paraId="68F795E3" w14:textId="77777777" w:rsidR="00692ACB" w:rsidRPr="00692ACB" w:rsidRDefault="00000000" w:rsidP="00B40E9F">
      <w:pPr>
        <w:spacing w:after="60"/>
        <w:jc w:val="both"/>
        <w:rPr>
          <w:rFonts w:ascii="Arial" w:hAnsi="Arial" w:cs="Arial"/>
          <w:sz w:val="20"/>
          <w:szCs w:val="20"/>
          <w:lang w:val="el-GR"/>
        </w:rPr>
      </w:pPr>
      <m:oMathPara>
        <m:oMathParaPr>
          <m:jc m:val="left"/>
        </m:oMathParaPr>
        <m:oMath>
          <m:d>
            <m:dPr>
              <m:ctrlPr>
                <w:rPr>
                  <w:rFonts w:ascii="Cambria Math" w:hAnsi="Cambria Math" w:cs="Arial"/>
                  <w:i/>
                  <w:sz w:val="20"/>
                  <w:szCs w:val="20"/>
                  <w:lang w:val="el-GR"/>
                </w:rPr>
              </m:ctrlPr>
            </m:dPr>
            <m:e>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2</m:t>
                  </m:r>
                </m:sub>
              </m:sSub>
            </m:e>
          </m:d>
          <m:r>
            <w:rPr>
              <w:rFonts w:ascii="Cambria Math" w:hAnsi="Cambria Math" w:cs="Arial"/>
              <w:sz w:val="20"/>
              <w:szCs w:val="20"/>
              <w:lang w:val="el-GR"/>
            </w:rPr>
            <m:t xml:space="preserve">= </m:t>
          </m:r>
          <m:d>
            <m:dPr>
              <m:ctrlPr>
                <w:rPr>
                  <w:rFonts w:ascii="Cambria Math" w:hAnsi="Cambria Math" w:cs="Arial"/>
                  <w:i/>
                  <w:sz w:val="20"/>
                  <w:szCs w:val="20"/>
                  <w:lang w:val="el-GR"/>
                </w:rPr>
              </m:ctrlPr>
            </m:dPr>
            <m:e>
              <m:r>
                <w:rPr>
                  <w:rFonts w:ascii="Cambria Math" w:hAnsi="Cambria Math" w:cs="Arial"/>
                  <w:sz w:val="20"/>
                  <w:szCs w:val="20"/>
                  <w:lang w:val="el-GR"/>
                </w:rPr>
                <m:t>2.3334 , 0</m:t>
              </m:r>
            </m:e>
          </m:d>
        </m:oMath>
      </m:oMathPara>
    </w:p>
    <w:p w14:paraId="7D3E121C"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Με τιμή αντικειμενικής συνάρτησης:</w:t>
      </w:r>
    </w:p>
    <w:p w14:paraId="5149A48C" w14:textId="77777777" w:rsidR="00692ACB" w:rsidRPr="00692ACB" w:rsidRDefault="00692ACB" w:rsidP="00B40E9F">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m:t>f</m:t>
          </m:r>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e>
          </m:d>
          <m:r>
            <w:rPr>
              <w:rFonts w:ascii="Cambria Math" w:hAnsi="Cambria Math" w:cs="Arial"/>
              <w:sz w:val="20"/>
              <w:szCs w:val="20"/>
              <w:lang w:val="el-GR"/>
            </w:rPr>
            <m:t>=16.331</m:t>
          </m:r>
        </m:oMath>
      </m:oMathPara>
    </w:p>
    <w:p w14:paraId="113A69C0"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Εφόσον  </w:t>
      </w:r>
      <w:r w:rsidRPr="00692ACB">
        <w:rPr>
          <w:rFonts w:ascii="Arial" w:hAnsi="Arial" w:cs="Arial"/>
          <w:sz w:val="20"/>
          <w:szCs w:val="20"/>
        </w:rPr>
        <w:t>x</w:t>
      </w:r>
      <w:r w:rsidRPr="00692ACB">
        <w:rPr>
          <w:rFonts w:ascii="Arial" w:hAnsi="Arial" w:cs="Arial"/>
          <w:sz w:val="20"/>
          <w:szCs w:val="20"/>
          <w:vertAlign w:val="subscript"/>
          <w:lang w:val="el-GR"/>
        </w:rPr>
        <w:t>1</w:t>
      </w:r>
      <w:r w:rsidRPr="00692ACB">
        <w:rPr>
          <w:rFonts w:ascii="Arial" w:hAnsi="Arial" w:cs="Arial"/>
          <w:sz w:val="20"/>
          <w:szCs w:val="20"/>
          <w:lang w:val="el-GR"/>
        </w:rPr>
        <w:t xml:space="preserve"> δεν είναι ακέραια, ξεκινά η διαδικασία διακλάδωσης με βάση τον περιορισμό:</w:t>
      </w:r>
    </w:p>
    <w:p w14:paraId="08F7AAE4" w14:textId="77777777" w:rsidR="00692ACB" w:rsidRPr="00692ACB"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≤2</m:t>
        </m:r>
      </m:oMath>
    </w:p>
    <w:p w14:paraId="2063B2E3" w14:textId="77777777" w:rsidR="0029344E" w:rsidRPr="002A7235"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≥3</m:t>
        </m:r>
      </m:oMath>
    </w:p>
    <w:p w14:paraId="2BD281F0"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 xml:space="preserve">Ακολουθεί αναδρομικά νέα διακλάδωση με βάση την τιμή του </w:t>
      </w:r>
      <w:r w:rsidRPr="002A7235">
        <w:rPr>
          <w:rFonts w:ascii="Arial" w:hAnsi="Arial" w:cs="Arial"/>
          <w:sz w:val="20"/>
          <w:szCs w:val="20"/>
        </w:rPr>
        <w:t>x</w:t>
      </w:r>
      <w:r w:rsidRPr="002A7235">
        <w:rPr>
          <w:rFonts w:ascii="Arial" w:hAnsi="Arial" w:cs="Arial"/>
          <w:sz w:val="20"/>
          <w:szCs w:val="20"/>
          <w:vertAlign w:val="subscript"/>
          <w:lang w:val="el-GR"/>
        </w:rPr>
        <w:t>2</w:t>
      </w:r>
      <w:r w:rsidRPr="002A7235">
        <w:rPr>
          <w:rFonts w:ascii="Arial" w:hAnsi="Arial" w:cs="Arial"/>
          <w:sz w:val="20"/>
          <w:szCs w:val="20"/>
          <w:lang w:val="el-GR"/>
        </w:rPr>
        <w:t>​  κ.ο.κ.</w:t>
      </w:r>
      <w:r w:rsidR="00BD2309">
        <w:rPr>
          <w:rFonts w:ascii="Arial" w:hAnsi="Arial" w:cs="Arial"/>
          <w:sz w:val="20"/>
          <w:szCs w:val="20"/>
          <w:lang w:val="el-GR"/>
        </w:rPr>
        <w:t xml:space="preserve"> </w:t>
      </w:r>
      <w:r w:rsidRPr="002A7235">
        <w:rPr>
          <w:rFonts w:ascii="Arial" w:hAnsi="Arial" w:cs="Arial"/>
          <w:sz w:val="20"/>
          <w:szCs w:val="20"/>
          <w:lang w:val="el-GR"/>
        </w:rPr>
        <w:t>Στο αντίστοιχο δέντρο διακλάδωσης, οι καταστάσεις απεικονίζονται χρωματικά:</w:t>
      </w:r>
    </w:p>
    <w:p w14:paraId="45CF9500" w14:textId="77777777" w:rsidR="002A7235" w:rsidRPr="006F2797" w:rsidRDefault="002A7235" w:rsidP="00B40E9F">
      <w:pPr>
        <w:spacing w:after="60"/>
        <w:jc w:val="both"/>
        <w:rPr>
          <w:rFonts w:ascii="Arial" w:hAnsi="Arial" w:cs="Arial"/>
          <w:sz w:val="20"/>
          <w:szCs w:val="20"/>
          <w:lang w:val="el-GR"/>
        </w:rPr>
      </w:pPr>
      <w:r w:rsidRPr="006F2797">
        <w:rPr>
          <w:rFonts w:ascii="Arial" w:hAnsi="Arial" w:cs="Arial"/>
          <w:sz w:val="20"/>
          <w:szCs w:val="20"/>
          <w:lang w:val="el-GR"/>
        </w:rPr>
        <w:t>Πράσινο: συνεχίζεται η διαδικασία.</w:t>
      </w:r>
    </w:p>
    <w:p w14:paraId="4793FF69"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Κόκκινο: τερματισμός λόγω ανεφικτότητας ή χειρότερης λύσης.</w:t>
      </w:r>
    </w:p>
    <w:p w14:paraId="13BA33E4"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Πορτοκαλί: εφικτή ακέραια λύση (όχι απαραίτητα τελική).</w:t>
      </w:r>
    </w:p>
    <w:p w14:paraId="69657603" w14:textId="77777777" w:rsidR="002A7235" w:rsidRPr="002A7235" w:rsidRDefault="002A7235" w:rsidP="00B40E9F">
      <w:pPr>
        <w:spacing w:after="60"/>
        <w:jc w:val="both"/>
        <w:rPr>
          <w:rFonts w:ascii="Arial" w:hAnsi="Arial" w:cs="Arial"/>
          <w:sz w:val="20"/>
          <w:szCs w:val="20"/>
        </w:rPr>
      </w:pPr>
      <w:r w:rsidRPr="002A7235">
        <w:rPr>
          <w:rFonts w:ascii="Arial" w:hAnsi="Arial" w:cs="Arial"/>
          <w:sz w:val="20"/>
          <w:szCs w:val="20"/>
        </w:rPr>
        <w:t>Κίτρινο: τελική βέλτιστη λύση.</w:t>
      </w:r>
    </w:p>
    <w:p w14:paraId="746D362A" w14:textId="77777777" w:rsidR="002A7235" w:rsidRPr="002A7235" w:rsidRDefault="002A7235" w:rsidP="00B54202">
      <w:pPr>
        <w:spacing w:before="360" w:after="60"/>
        <w:ind w:left="720"/>
        <w:rPr>
          <w:rFonts w:ascii="Arial" w:hAnsi="Arial" w:cs="Arial"/>
          <w:sz w:val="20"/>
          <w:szCs w:val="20"/>
        </w:rPr>
      </w:pPr>
    </w:p>
    <w:p w14:paraId="1CC3EABD" w14:textId="77777777" w:rsidR="002A7235" w:rsidRPr="002A7235" w:rsidRDefault="002A7235" w:rsidP="00B54202">
      <w:pPr>
        <w:spacing w:before="360" w:after="60"/>
        <w:ind w:left="720"/>
        <w:rPr>
          <w:rFonts w:ascii="Arial" w:hAnsi="Arial" w:cs="Arial"/>
          <w:sz w:val="20"/>
          <w:szCs w:val="20"/>
        </w:rPr>
      </w:pPr>
      <w:r>
        <w:rPr>
          <w:rFonts w:ascii="Arial" w:hAnsi="Arial" w:cs="Arial"/>
          <w:noProof/>
          <w:sz w:val="20"/>
          <w:szCs w:val="20"/>
        </w:rPr>
        <w:lastRenderedPageBreak/>
        <w:drawing>
          <wp:inline distT="0" distB="0" distL="0" distR="0" wp14:anchorId="409DD571" wp14:editId="31414458">
            <wp:extent cx="4949173" cy="4676775"/>
            <wp:effectExtent l="0" t="0" r="4445" b="0"/>
            <wp:docPr id="8960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5968" name="Picture 8960359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517" cy="4750807"/>
                    </a:xfrm>
                    <a:prstGeom prst="rect">
                      <a:avLst/>
                    </a:prstGeom>
                  </pic:spPr>
                </pic:pic>
              </a:graphicData>
            </a:graphic>
          </wp:inline>
        </w:drawing>
      </w:r>
    </w:p>
    <w:p w14:paraId="23110358" w14:textId="77777777" w:rsidR="0029344E" w:rsidRPr="00F23581" w:rsidRDefault="005C1E92" w:rsidP="00B40E9F">
      <w:pPr>
        <w:pStyle w:val="Caption"/>
        <w:spacing w:after="60"/>
        <w:jc w:val="both"/>
        <w:rPr>
          <w:rFonts w:ascii="Arial" w:hAnsi="Arial" w:cs="Arial"/>
          <w:b/>
          <w:bCs/>
          <w:i w:val="0"/>
          <w:iCs w:val="0"/>
          <w:color w:val="000000" w:themeColor="text1"/>
          <w:sz w:val="20"/>
          <w:szCs w:val="20"/>
          <w:lang w:val="el-GR"/>
        </w:rPr>
      </w:pPr>
      <w:r w:rsidRPr="00472CD5">
        <w:rPr>
          <w:rFonts w:ascii="Arial" w:hAnsi="Arial" w:cs="Arial"/>
          <w:b/>
          <w:bCs/>
          <w:i w:val="0"/>
          <w:iCs w:val="0"/>
          <w:noProof/>
          <w:color w:val="000000" w:themeColor="text1"/>
          <w:lang w:val="el-GR"/>
        </w:rPr>
        <w:t xml:space="preserve">Σχήμα 2.1:Δέντρο διακλάδωσης για την επίλυση του προβλήματος με τη μέθοδο </w:t>
      </w:r>
      <w:r w:rsidRPr="00472CD5">
        <w:rPr>
          <w:rFonts w:ascii="Arial" w:hAnsi="Arial" w:cs="Arial"/>
          <w:b/>
          <w:bCs/>
          <w:i w:val="0"/>
          <w:iCs w:val="0"/>
          <w:noProof/>
          <w:color w:val="000000" w:themeColor="text1"/>
        </w:rPr>
        <w:t>Branch</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and</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Bound</w:t>
      </w:r>
    </w:p>
    <w:p w14:paraId="5EBA00A9" w14:textId="77777777" w:rsidR="00EC2BA0" w:rsidRPr="00EC2BA0" w:rsidRDefault="00EC2BA0" w:rsidP="00B40E9F">
      <w:pPr>
        <w:spacing w:before="360" w:after="60"/>
        <w:jc w:val="both"/>
        <w:rPr>
          <w:sz w:val="20"/>
          <w:szCs w:val="20"/>
          <w:lang w:val="el-GR"/>
        </w:rPr>
      </w:pPr>
      <w:r w:rsidRPr="00EC2BA0">
        <w:rPr>
          <w:sz w:val="20"/>
          <w:szCs w:val="20"/>
          <w:lang w:val="el-GR"/>
        </w:rPr>
        <w:t>Αξίζει να σημειωθεί ότι η διαδικασία της διακλάδωσης εκτείνεται καθ’ ύψος, με την έννοια ότι πριν εξεταστεί το επόμενο υποπρόβλημα στο ίδιο επίπεδο του δέντρου (οριζόντια διακλάδωση), θα πρέπει η αναδρομική επίλυση του προηγούμενου κλάδου να έχει πλήρως ολοκληρωθεί. Η ολοκλήρωση αυτή μπορεί να προκύψει είτε λόγω ανεφικτότητας του υποπροβλήματος είτε λόγω εύρεσης ακέραιης λύσης — ανεξαρτήτως αν αυτή γίνεται αποδεκτή ή απορρίπτεται με βάση τα υπάρχοντα φράγματα. Το χαρακτηριστικό αυτό διασφαλίζει ότι η εξερεύνηση του δέντρου πραγματοποιείται κατά βάθος (</w:t>
      </w:r>
      <w:r w:rsidRPr="00EC2BA0">
        <w:rPr>
          <w:sz w:val="20"/>
          <w:szCs w:val="20"/>
        </w:rPr>
        <w:t>depth</w:t>
      </w:r>
      <w:r w:rsidRPr="00EC2BA0">
        <w:rPr>
          <w:sz w:val="20"/>
          <w:szCs w:val="20"/>
          <w:lang w:val="el-GR"/>
        </w:rPr>
        <w:t>-</w:t>
      </w:r>
      <w:r w:rsidRPr="00EC2BA0">
        <w:rPr>
          <w:sz w:val="20"/>
          <w:szCs w:val="20"/>
        </w:rPr>
        <w:t>first</w:t>
      </w:r>
      <w:r w:rsidRPr="00EC2BA0">
        <w:rPr>
          <w:sz w:val="20"/>
          <w:szCs w:val="20"/>
          <w:lang w:val="el-GR"/>
        </w:rPr>
        <w:t xml:space="preserve"> </w:t>
      </w:r>
      <w:r w:rsidRPr="00EC2BA0">
        <w:rPr>
          <w:sz w:val="20"/>
          <w:szCs w:val="20"/>
        </w:rPr>
        <w:t>search</w:t>
      </w:r>
      <w:r w:rsidRPr="00EC2BA0">
        <w:rPr>
          <w:sz w:val="20"/>
          <w:szCs w:val="20"/>
          <w:lang w:val="el-GR"/>
        </w:rPr>
        <w:t>), επιτρέποντας την έγκαιρη ενημέρωση του άνω φράγματος σε περίπτωση εύρεσης έγκυρων ακέραιων λύσεων.</w:t>
      </w:r>
    </w:p>
    <w:p w14:paraId="20B84E5B" w14:textId="77777777" w:rsidR="0008568E" w:rsidRDefault="00EC2BA0" w:rsidP="00B40E9F">
      <w:pPr>
        <w:spacing w:after="60"/>
        <w:jc w:val="both"/>
        <w:rPr>
          <w:sz w:val="20"/>
          <w:szCs w:val="20"/>
          <w:lang w:val="el-GR"/>
        </w:rPr>
      </w:pPr>
      <w:r w:rsidRPr="00EC2BA0">
        <w:rPr>
          <w:sz w:val="20"/>
          <w:szCs w:val="20"/>
          <w:lang w:val="el-GR"/>
        </w:rPr>
        <w:t xml:space="preserve">Ωστόσο, η ταχύτητα σύγκλισης προς τη βέλτιστη λύση επηρεάζεται σημαντικά και από τη σειρά με την οποία επιλύονται τα υποπροβλήματα σε κάθε επίπεδο. Στο συγκεκριμένο παράδειγμα, αν η επίλυση είχε ξεκινήσει από το υποπρόβλημα 2, ο αλγόριθμος θα μπορούσε να είχε τερματίσει νωρίτερα. Η λύση του </w:t>
      </w:r>
      <w:r w:rsidRPr="00EC2BA0">
        <w:rPr>
          <w:sz w:val="20"/>
          <w:szCs w:val="20"/>
          <w:lang w:val="el-GR"/>
        </w:rPr>
        <w:lastRenderedPageBreak/>
        <w:t>υποπροβλήματος 2 είναι ακέραιη και θα μπορούσε εξαρχής να λειτουργήσει ως άνω φράγμα για το αρχικό πρόβλημα. Η ύπαρξη ενός ισχυρού άνω φράγματος ήδη από τα πρώτα στάδια της διαδικασίας θα είχε οδηγήσει σε νωρίτερη αποκοπή (</w:t>
      </w:r>
      <w:r w:rsidRPr="00EC2BA0">
        <w:rPr>
          <w:sz w:val="20"/>
          <w:szCs w:val="20"/>
        </w:rPr>
        <w:t>pruning</w:t>
      </w:r>
      <w:r w:rsidRPr="00EC2BA0">
        <w:rPr>
          <w:sz w:val="20"/>
          <w:szCs w:val="20"/>
          <w:lang w:val="el-GR"/>
        </w:rPr>
        <w:t>) πολλών υποπροβλημάτων, επιταχύνοντας σημαντικά τη σύγκλιση προς τη βέλτιστη λύση. Παρακάτω παρατίθεται το δέντρο διακλάδωσης σε περίπτωση που ξεκινούσαμε τον αλγόριθμο από την επίλυση του υποπροβλήματος 2 αντί του υποπροβλήματος 1.</w:t>
      </w:r>
    </w:p>
    <w:p w14:paraId="59A2AF4E" w14:textId="77777777" w:rsidR="002C4AE9" w:rsidRPr="00EC2BA0" w:rsidRDefault="002C4AE9" w:rsidP="00B54202">
      <w:pPr>
        <w:spacing w:before="360" w:after="60"/>
        <w:rPr>
          <w:sz w:val="20"/>
          <w:szCs w:val="20"/>
          <w:lang w:val="el-GR"/>
        </w:rPr>
      </w:pPr>
    </w:p>
    <w:p w14:paraId="512C30A8" w14:textId="77777777" w:rsidR="00692ACB" w:rsidRPr="002C4AE9" w:rsidRDefault="002C4AE9" w:rsidP="00B40E9F">
      <w:pPr>
        <w:pStyle w:val="NormalWeb"/>
        <w:spacing w:after="60" w:afterAutospacing="0"/>
        <w:jc w:val="both"/>
        <w:rPr>
          <w:lang w:val="el-GR"/>
        </w:rPr>
      </w:pPr>
      <w:r w:rsidRPr="002C4AE9">
        <w:rPr>
          <w:noProof/>
          <w:lang w:val="el-GR"/>
        </w:rPr>
        <w:drawing>
          <wp:inline distT="0" distB="0" distL="0" distR="0" wp14:anchorId="0CF7EBD9" wp14:editId="1E1FADA4">
            <wp:extent cx="5787957" cy="2392680"/>
            <wp:effectExtent l="0" t="0" r="3810" b="0"/>
            <wp:docPr id="1147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25" name=""/>
                    <pic:cNvPicPr/>
                  </pic:nvPicPr>
                  <pic:blipFill>
                    <a:blip r:embed="rId10"/>
                    <a:stretch>
                      <a:fillRect/>
                    </a:stretch>
                  </pic:blipFill>
                  <pic:spPr>
                    <a:xfrm>
                      <a:off x="0" y="0"/>
                      <a:ext cx="5793006" cy="2394767"/>
                    </a:xfrm>
                    <a:prstGeom prst="rect">
                      <a:avLst/>
                    </a:prstGeom>
                  </pic:spPr>
                </pic:pic>
              </a:graphicData>
            </a:graphic>
          </wp:inline>
        </w:drawing>
      </w:r>
      <w:r w:rsidR="0008568E" w:rsidRPr="002C4AE9">
        <w:rPr>
          <w:rFonts w:ascii="Arial" w:hAnsi="Arial" w:cs="Arial"/>
          <w:b/>
          <w:bCs/>
          <w:color w:val="000000" w:themeColor="text1"/>
          <w:sz w:val="18"/>
          <w:szCs w:val="18"/>
          <w:lang w:val="el-GR"/>
        </w:rPr>
        <w:t>Σχήμα 2.2:</w:t>
      </w:r>
      <w:r w:rsidR="00535AEB" w:rsidRPr="002C4AE9">
        <w:rPr>
          <w:rFonts w:ascii="Arial" w:hAnsi="Arial" w:cs="Arial"/>
          <w:b/>
          <w:bCs/>
          <w:color w:val="000000" w:themeColor="text1"/>
          <w:sz w:val="18"/>
          <w:szCs w:val="18"/>
          <w:lang w:val="el-GR"/>
        </w:rPr>
        <w:t xml:space="preserve"> Δέντρο</w:t>
      </w:r>
      <w:r w:rsidR="0008568E" w:rsidRPr="002C4AE9">
        <w:rPr>
          <w:rFonts w:ascii="Arial" w:hAnsi="Arial" w:cs="Arial"/>
          <w:b/>
          <w:bCs/>
          <w:color w:val="000000" w:themeColor="text1"/>
          <w:sz w:val="18"/>
          <w:szCs w:val="18"/>
          <w:lang w:val="el-GR"/>
        </w:rPr>
        <w:t xml:space="preserve"> διακλάδωσης όταν προηγείται το υποπρόβλημα 2 κατά την διαδικασία επίλυσης.</w:t>
      </w:r>
    </w:p>
    <w:p w14:paraId="27537766" w14:textId="77777777" w:rsidR="0006510B" w:rsidRPr="0006510B" w:rsidRDefault="0006510B" w:rsidP="00B40E9F">
      <w:pPr>
        <w:spacing w:after="60"/>
        <w:jc w:val="both"/>
        <w:rPr>
          <w:rFonts w:ascii="Arial" w:hAnsi="Arial" w:cs="Arial"/>
          <w:b/>
          <w:sz w:val="20"/>
          <w:szCs w:val="20"/>
          <w:lang w:val="el-GR"/>
        </w:rPr>
      </w:pPr>
      <w:r w:rsidRPr="0006510B">
        <w:rPr>
          <w:rFonts w:ascii="Arial" w:hAnsi="Arial" w:cs="Arial"/>
          <w:bCs/>
          <w:sz w:val="20"/>
          <w:szCs w:val="20"/>
          <w:lang w:val="el-GR"/>
        </w:rPr>
        <w:t>Στο δέντρο διακλάδωσης, ξεκινώντας από την επίλυση του υποπροβλήματος 2, προκύπτει μια εφικτή λύση με τιμή αντικειμενικής συνάρτησης ίση με 21. Η τιμή αυτή λειτουργεί ως άνω φράγμα για το πρόβλημα. Στη συνέχεια, όταν εξετάζουμε το υποπρόβλημα 1.2 και διαπιστώνουμε ότι η τιμή της αντικειμενικής συνάρτησης είναι μεγαλύτερη από 21, ο αλγόριθμος τερματίζει, καθώς δεν μπορεί να βρεθεί καλύτερη λύση.</w:t>
      </w:r>
    </w:p>
    <w:p w14:paraId="481839C7" w14:textId="77777777" w:rsidR="0006510B" w:rsidRPr="00F81126" w:rsidRDefault="0006510B" w:rsidP="00B40E9F">
      <w:pPr>
        <w:spacing w:after="60"/>
        <w:jc w:val="both"/>
        <w:rPr>
          <w:rFonts w:ascii="Arial" w:hAnsi="Arial" w:cs="Arial"/>
          <w:sz w:val="20"/>
          <w:szCs w:val="20"/>
          <w:lang w:val="el-GR"/>
        </w:rPr>
      </w:pPr>
      <w:r w:rsidRPr="0006510B">
        <w:rPr>
          <w:rFonts w:ascii="Arial" w:hAnsi="Arial" w:cs="Arial"/>
          <w:sz w:val="20"/>
          <w:szCs w:val="20"/>
          <w:lang w:val="el-GR"/>
        </w:rPr>
        <w:t>Η μέθοδος του Διακλάδωσης και Φραγμών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Bound</w:t>
      </w:r>
      <w:r w:rsidRPr="0006510B">
        <w:rPr>
          <w:rFonts w:ascii="Arial" w:hAnsi="Arial" w:cs="Arial"/>
          <w:sz w:val="20"/>
          <w:szCs w:val="20"/>
          <w:lang w:val="el-GR"/>
        </w:rPr>
        <w:t xml:space="preserve">) επιδιώκει τη βέλτιστη ακέραια λύση μέσω του συστηματικού περιορισμού του χώρου των εφικτών λύσεων, αξιοποιώντας μια αναδρομική προσέγγιση τύπου «διαίρει και βασίλευε». Με τη διαδοχική διαίρεση του προβλήματος σε υποπροβλήματα και την αξιολόγησή τους βάσει άνω και κάτω φραγμάτων, η μέθοδος επιτρέπει την αποκοπή μεγάλων περιοχών του χώρου λύσεων που δεν μπορούν να περιέχουν καλύτερες λύσεις. Από την άλλη πλευρά, η μέθοδος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Cut</w:t>
      </w:r>
      <w:r w:rsidRPr="0006510B">
        <w:rPr>
          <w:rFonts w:ascii="Arial" w:hAnsi="Arial" w:cs="Arial"/>
          <w:sz w:val="20"/>
          <w:szCs w:val="20"/>
          <w:lang w:val="el-GR"/>
        </w:rPr>
        <w:t xml:space="preserve"> επεκτείνει τη βασική προσέγγιση εισάγοντας τέμνοντα επίπεδα (</w:t>
      </w:r>
      <w:r w:rsidRPr="0006510B">
        <w:rPr>
          <w:rFonts w:ascii="Arial" w:hAnsi="Arial" w:cs="Arial"/>
          <w:sz w:val="20"/>
          <w:szCs w:val="20"/>
        </w:rPr>
        <w:t>cutting</w:t>
      </w:r>
      <w:r w:rsidRPr="0006510B">
        <w:rPr>
          <w:rFonts w:ascii="Arial" w:hAnsi="Arial" w:cs="Arial"/>
          <w:sz w:val="20"/>
          <w:szCs w:val="20"/>
          <w:lang w:val="el-GR"/>
        </w:rPr>
        <w:t xml:space="preserve"> </w:t>
      </w:r>
      <w:r w:rsidRPr="0006510B">
        <w:rPr>
          <w:rFonts w:ascii="Arial" w:hAnsi="Arial" w:cs="Arial"/>
          <w:sz w:val="20"/>
          <w:szCs w:val="20"/>
        </w:rPr>
        <w:t>planes</w:t>
      </w:r>
      <w:r w:rsidRPr="0006510B">
        <w:rPr>
          <w:rFonts w:ascii="Arial" w:hAnsi="Arial" w:cs="Arial"/>
          <w:sz w:val="20"/>
          <w:szCs w:val="20"/>
          <w:lang w:val="el-GR"/>
        </w:rPr>
        <w:t>) τα οποία στοχεύουν στον περαιτέρω περιορισμό του χώρου των εφικτών λύσεων του χαλαρωμένου προβλήματος, χωρίς όμως να αποκλείουν καμία ακέραια λύση. Η προσέγγιση αυτή προσφέρει σημαντική ενίσχυση στη διαδικασία σύγκλισης, όπως θα αναλυθεί στο επόμενο τμήμα.</w:t>
      </w:r>
    </w:p>
    <w:p w14:paraId="646D6A32" w14:textId="77777777" w:rsidR="00DB73BC" w:rsidRPr="00DB73BC" w:rsidRDefault="00DB73BC" w:rsidP="00B40E9F">
      <w:pPr>
        <w:spacing w:before="360" w:after="60"/>
        <w:jc w:val="both"/>
        <w:rPr>
          <w:rFonts w:ascii="Arial Black" w:hAnsi="Arial Black" w:cs="Arial"/>
          <w:sz w:val="20"/>
          <w:szCs w:val="20"/>
          <w:lang w:val="el-GR"/>
        </w:rPr>
      </w:pPr>
      <w:r w:rsidRPr="00DB73BC">
        <w:rPr>
          <w:rFonts w:ascii="Arial Black" w:hAnsi="Arial Black" w:cs="Arial"/>
          <w:sz w:val="20"/>
          <w:szCs w:val="20"/>
          <w:lang w:val="el-GR"/>
        </w:rPr>
        <w:t>2.3.3 Τεμνόντων Επιπέδων</w:t>
      </w:r>
    </w:p>
    <w:p w14:paraId="548FF760"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lang w:val="el-GR"/>
        </w:rPr>
        <w:lastRenderedPageBreak/>
        <w:t>Η μέθοδος των τεμνόντων επιπέδων (</w:t>
      </w:r>
      <w:r w:rsidRPr="00DB73BC">
        <w:rPr>
          <w:rFonts w:ascii="Arial" w:hAnsi="Arial" w:cs="Arial"/>
          <w:sz w:val="20"/>
          <w:szCs w:val="20"/>
        </w:rPr>
        <w:t>cutting</w:t>
      </w:r>
      <w:r w:rsidRPr="00DB73BC">
        <w:rPr>
          <w:rFonts w:ascii="Arial" w:hAnsi="Arial" w:cs="Arial"/>
          <w:sz w:val="20"/>
          <w:szCs w:val="20"/>
          <w:lang w:val="el-GR"/>
        </w:rPr>
        <w:t xml:space="preserve"> </w:t>
      </w:r>
      <w:r w:rsidRPr="00DB73BC">
        <w:rPr>
          <w:rFonts w:ascii="Arial" w:hAnsi="Arial" w:cs="Arial"/>
          <w:sz w:val="20"/>
          <w:szCs w:val="20"/>
        </w:rPr>
        <w:t>planes</w:t>
      </w:r>
      <w:r w:rsidRPr="00DB73BC">
        <w:rPr>
          <w:rFonts w:ascii="Arial" w:hAnsi="Arial" w:cs="Arial"/>
          <w:sz w:val="20"/>
          <w:szCs w:val="20"/>
          <w:lang w:val="el-GR"/>
        </w:rPr>
        <w:t>) αποτελεί θεμελιώδη τεχνική στον Ακέραιο Γραμμικό Προγραμματισμό (</w:t>
      </w:r>
      <w:r w:rsidRPr="00DB73BC">
        <w:rPr>
          <w:rFonts w:ascii="Arial" w:hAnsi="Arial" w:cs="Arial"/>
          <w:sz w:val="20"/>
          <w:szCs w:val="20"/>
        </w:rPr>
        <w:t>ILP</w:t>
      </w:r>
      <w:r w:rsidRPr="00DB73BC">
        <w:rPr>
          <w:rFonts w:ascii="Arial" w:hAnsi="Arial" w:cs="Arial"/>
          <w:sz w:val="20"/>
          <w:szCs w:val="20"/>
          <w:lang w:val="el-GR"/>
        </w:rPr>
        <w:t xml:space="preserve">), με κύριο στόχο την αποκατάσταση της ακεραιότητας των μεταβλητών σε προβλήματα που αρχικά επιλύονται στη χαλαρωμένη (γραμμική) τους μορφή. Η βασική ιδέα της μεθόδου είναι η επαναληπτική προσθήκη νέων γραμμικών περιορισμών — γνωστών ως </w:t>
      </w:r>
      <w:r w:rsidRPr="00DB73BC">
        <w:rPr>
          <w:rFonts w:ascii="Arial" w:hAnsi="Arial" w:cs="Arial"/>
          <w:i/>
          <w:iCs/>
          <w:sz w:val="20"/>
          <w:szCs w:val="20"/>
          <w:lang w:val="el-GR"/>
        </w:rPr>
        <w:t>τομές</w:t>
      </w:r>
      <w:r w:rsidRPr="00DB73BC">
        <w:rPr>
          <w:rFonts w:ascii="Arial" w:hAnsi="Arial" w:cs="Arial"/>
          <w:sz w:val="20"/>
          <w:szCs w:val="20"/>
          <w:lang w:val="el-GR"/>
        </w:rPr>
        <w:t xml:space="preserve"> — οι οποίοι περικόπτουν τον χώρο των εφικτών λύσεων του χαλαρωμένου προβλήματος, αποκλείοντας τις μη ακέραιες λύσεις, χωρίς όμως να εξαιρούν καμία από τις πιθανές ακέραιες λύσεις του αρχικού προβλήματος.</w:t>
      </w:r>
    </w:p>
    <w:p w14:paraId="3211F75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 xml:space="preserve">Η αποτελεσματικότητα αυτής της τεχνικής βασίζεται στην παρατήρηση ότι η βέλτιστη ακέραια λύση ενός προβλήματος </w:t>
      </w:r>
      <w:r w:rsidRPr="00DB73BC">
        <w:rPr>
          <w:rFonts w:ascii="Arial" w:hAnsi="Arial" w:cs="Arial"/>
          <w:sz w:val="20"/>
          <w:szCs w:val="20"/>
        </w:rPr>
        <w:t>ILP</w:t>
      </w:r>
      <w:r w:rsidRPr="00DB73BC">
        <w:rPr>
          <w:rFonts w:ascii="Arial" w:hAnsi="Arial" w:cs="Arial"/>
          <w:sz w:val="20"/>
          <w:szCs w:val="20"/>
          <w:lang w:val="el-GR"/>
        </w:rPr>
        <w:t xml:space="preserve"> συχνά βρίσκεται κοντά στη λύση της χαλαρωμένης μορφής. Όταν η τελευταία δεν είναι ακέραια, κατασκευάζονται κατάλληλες τομές που περικόπτουν το συγκεκριμένο τμήμα του πολυέδρου που περιέχει τη μη αποδεκτή λύση. Οι τομές αυτές σχεδιάζονται προσεκτικά ώστε να περνούν από το εσωτερικό του εφικτού πολυέδρου, αφαιρώντας μόνο τις ανεπιθύμητες (μη ακέραιες) κορυφές, διατηρώντας όμως ανέπαφες όλες τις ακέραιες λύσεις. Η διαδικασία επαναλαμβάνεται: κάθε νέα τομή συνοδεύεται από εκ νέου επίλυση του προβλήματος με τους επικαιροποιημένους περιορισμούς, μέχρι είτε την επίτευξη ακέραιας λύσης είτε την απόδειξη αδιεξόδου.</w:t>
      </w:r>
    </w:p>
    <w:p w14:paraId="764A99CC" w14:textId="07492202"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Στην πράξη, ωστόσο, η μέθοδος μπορεί να είναι υπολογιστικά απαιτητική. Ο ακριβής αριθμός τομών που απαιτείται δεν είναι εκ των προτέρων γνωστός, ενώ επαναλαμβανόμενοι υπολογισμοί ενδέχεται να οδηγήσουν σε αριθμητικές αστάθειες. Παρόλα αυτά, η μέθοδος παραμένει ένας ισχυρός μηχανισμός</w:t>
      </w:r>
      <w:r w:rsidR="00B40E9F" w:rsidRPr="00B40E9F">
        <w:rPr>
          <w:rFonts w:ascii="Arial" w:hAnsi="Arial" w:cs="Arial"/>
          <w:sz w:val="20"/>
          <w:szCs w:val="20"/>
          <w:lang w:val="el-GR"/>
        </w:rPr>
        <w:t xml:space="preserve"> </w:t>
      </w:r>
      <w:ins w:id="33" w:author="Gregory Koronakos" w:date="2025-08-28T18:10:00Z">
        <w:r w:rsidR="00BF7CD0">
          <w:rPr>
            <w:rFonts w:ascii="Arial" w:hAnsi="Arial" w:cs="Arial"/>
            <w:sz w:val="20"/>
            <w:szCs w:val="20"/>
            <w:lang w:val="el-GR"/>
          </w:rPr>
          <w:t>επ</w:t>
        </w:r>
      </w:ins>
      <w:ins w:id="34" w:author="Gregory Koronakos" w:date="2025-08-28T18:11:00Z">
        <w:r w:rsidR="00BF7CD0">
          <w:rPr>
            <w:rFonts w:ascii="Arial" w:hAnsi="Arial" w:cs="Arial"/>
            <w:sz w:val="20"/>
            <w:szCs w:val="20"/>
            <w:lang w:val="el-GR"/>
          </w:rPr>
          <w:t>ί</w:t>
        </w:r>
      </w:ins>
      <w:ins w:id="35" w:author="Gregory Koronakos" w:date="2025-08-28T18:10:00Z">
        <w:r w:rsidR="00BF7CD0">
          <w:rPr>
            <w:rFonts w:ascii="Arial" w:hAnsi="Arial" w:cs="Arial"/>
            <w:sz w:val="20"/>
            <w:szCs w:val="20"/>
            <w:lang w:val="el-GR"/>
          </w:rPr>
          <w:t>λυσης</w:t>
        </w:r>
      </w:ins>
      <w:r w:rsidRPr="00DB73BC">
        <w:rPr>
          <w:rFonts w:ascii="Arial" w:hAnsi="Arial" w:cs="Arial"/>
          <w:sz w:val="20"/>
          <w:szCs w:val="20"/>
          <w:lang w:val="el-GR"/>
        </w:rPr>
        <w:t>, ιδιαίτερα όταν συνδυάζεται με άλλες τεχνικές, όπως η μέθοδος Διακλάδωσης και Φραγμών (</w:t>
      </w:r>
      <w:r w:rsidRPr="00DB73BC">
        <w:rPr>
          <w:rFonts w:ascii="Arial" w:hAnsi="Arial" w:cs="Arial"/>
          <w:i/>
          <w:iCs/>
          <w:sz w:val="20"/>
          <w:szCs w:val="20"/>
        </w:rPr>
        <w:t>Branch</w:t>
      </w:r>
      <w:r w:rsidRPr="00DB73BC">
        <w:rPr>
          <w:rFonts w:ascii="Arial" w:hAnsi="Arial" w:cs="Arial"/>
          <w:i/>
          <w:iCs/>
          <w:sz w:val="20"/>
          <w:szCs w:val="20"/>
          <w:lang w:val="el-GR"/>
        </w:rPr>
        <w:t>-</w:t>
      </w:r>
      <w:r w:rsidRPr="00DB73BC">
        <w:rPr>
          <w:rFonts w:ascii="Arial" w:hAnsi="Arial" w:cs="Arial"/>
          <w:i/>
          <w:iCs/>
          <w:sz w:val="20"/>
          <w:szCs w:val="20"/>
        </w:rPr>
        <w:t>and</w:t>
      </w:r>
      <w:r w:rsidRPr="00DB73BC">
        <w:rPr>
          <w:rFonts w:ascii="Arial" w:hAnsi="Arial" w:cs="Arial"/>
          <w:i/>
          <w:iCs/>
          <w:sz w:val="20"/>
          <w:szCs w:val="20"/>
          <w:lang w:val="el-GR"/>
        </w:rPr>
        <w:t>-</w:t>
      </w:r>
      <w:r w:rsidRPr="00DB73BC">
        <w:rPr>
          <w:rFonts w:ascii="Arial" w:hAnsi="Arial" w:cs="Arial"/>
          <w:i/>
          <w:iCs/>
          <w:sz w:val="20"/>
          <w:szCs w:val="20"/>
        </w:rPr>
        <w:t>Bound</w:t>
      </w:r>
      <w:r w:rsidRPr="00DB73BC">
        <w:rPr>
          <w:rFonts w:ascii="Arial" w:hAnsi="Arial" w:cs="Arial"/>
          <w:sz w:val="20"/>
          <w:szCs w:val="20"/>
          <w:lang w:val="el-GR"/>
        </w:rPr>
        <w:t>).</w:t>
      </w:r>
    </w:p>
    <w:p w14:paraId="26FB151B" w14:textId="05705ED9" w:rsidR="00DB73BC" w:rsidRPr="00DB73BC" w:rsidRDefault="007A1C41" w:rsidP="007A1C41">
      <w:pPr>
        <w:spacing w:after="60"/>
        <w:jc w:val="both"/>
        <w:rPr>
          <w:rFonts w:ascii="Arial" w:hAnsi="Arial" w:cs="Arial"/>
          <w:sz w:val="20"/>
          <w:szCs w:val="20"/>
          <w:lang w:val="el-GR"/>
        </w:rPr>
      </w:pPr>
      <w:ins w:id="36" w:author="Giannis mougios" w:date="2025-08-30T13:10:00Z">
        <w:r w:rsidRPr="00477B33">
          <w:rPr>
            <w:rFonts w:ascii="Arial" w:hAnsi="Arial" w:cs="Arial"/>
            <w:sz w:val="20"/>
            <w:szCs w:val="20"/>
            <w:lang w:val="el-GR"/>
            <w:rPrChange w:id="37" w:author="Giannis mougios" w:date="2025-08-30T13:25:00Z">
              <w:rPr>
                <w:rFonts w:ascii="Arial" w:hAnsi="Arial" w:cs="Arial"/>
                <w:sz w:val="20"/>
                <w:szCs w:val="20"/>
                <w:highlight w:val="yellow"/>
              </w:rPr>
            </w:rPrChange>
          </w:rPr>
          <w:t>Στο Πρόβλημα του Πλανόδιου Πωλητή (</w:t>
        </w:r>
        <w:r w:rsidRPr="00477B33">
          <w:rPr>
            <w:rFonts w:ascii="Arial" w:hAnsi="Arial" w:cs="Arial"/>
            <w:sz w:val="20"/>
            <w:szCs w:val="20"/>
            <w:rPrChange w:id="38" w:author="Giannis mougios" w:date="2025-08-30T13:25:00Z">
              <w:rPr>
                <w:rFonts w:ascii="Arial" w:hAnsi="Arial" w:cs="Arial"/>
                <w:sz w:val="20"/>
                <w:szCs w:val="20"/>
                <w:highlight w:val="yellow"/>
              </w:rPr>
            </w:rPrChange>
          </w:rPr>
          <w:t>TSP</w:t>
        </w:r>
        <w:r w:rsidRPr="00477B33">
          <w:rPr>
            <w:rFonts w:ascii="Arial" w:hAnsi="Arial" w:cs="Arial"/>
            <w:sz w:val="20"/>
            <w:szCs w:val="20"/>
            <w:lang w:val="el-GR"/>
            <w:rPrChange w:id="39" w:author="Giannis mougios" w:date="2025-08-30T13:25:00Z">
              <w:rPr>
                <w:rFonts w:ascii="Arial" w:hAnsi="Arial" w:cs="Arial"/>
                <w:sz w:val="20"/>
                <w:szCs w:val="20"/>
                <w:highlight w:val="yellow"/>
              </w:rPr>
            </w:rPrChange>
          </w:rPr>
          <w:t>) εμφανίζονται δύο βασικές τεχνικές δυσκολίες. Η πρώτη αφορά την επιβολή ακεραιότητας στις δυαδικές μεταβλητές</w:t>
        </w:r>
        <w:r w:rsidRPr="00477B33">
          <w:rPr>
            <w:rFonts w:ascii="Arial" w:hAnsi="Arial" w:cs="Arial"/>
            <w:sz w:val="20"/>
            <w:szCs w:val="20"/>
            <w:rPrChange w:id="40" w:author="Giannis mougios" w:date="2025-08-30T13:25:00Z">
              <w:rPr>
                <w:rFonts w:ascii="Arial" w:hAnsi="Arial" w:cs="Arial"/>
                <w:sz w:val="20"/>
                <w:szCs w:val="20"/>
                <w:highlight w:val="yellow"/>
              </w:rPr>
            </w:rPrChange>
          </w:rPr>
          <w:t> </w:t>
        </w:r>
      </w:ins>
      <w:ins w:id="41" w:author="Giannis mougios" w:date="2025-08-30T13:11:00Z">
        <w:r w:rsidRPr="00477B33">
          <w:rPr>
            <w:rFonts w:ascii="Arial" w:hAnsi="Arial" w:cs="Arial"/>
            <w:sz w:val="20"/>
            <w:szCs w:val="20"/>
            <w:rPrChange w:id="42" w:author="Giannis mougios" w:date="2025-08-30T13:25:00Z">
              <w:rPr>
                <w:rFonts w:ascii="Arial" w:hAnsi="Arial" w:cs="Arial"/>
                <w:sz w:val="20"/>
                <w:szCs w:val="20"/>
                <w:highlight w:val="yellow"/>
              </w:rPr>
            </w:rPrChange>
          </w:rPr>
          <w:t>x</w:t>
        </w:r>
        <w:r w:rsidRPr="00477B33">
          <w:rPr>
            <w:rFonts w:ascii="Arial" w:hAnsi="Arial" w:cs="Arial"/>
            <w:sz w:val="20"/>
            <w:szCs w:val="20"/>
            <w:vertAlign w:val="subscript"/>
            <w:rPrChange w:id="43" w:author="Giannis mougios" w:date="2025-08-30T13:25:00Z">
              <w:rPr>
                <w:rFonts w:ascii="Arial" w:hAnsi="Arial" w:cs="Arial"/>
                <w:sz w:val="20"/>
                <w:szCs w:val="20"/>
                <w:highlight w:val="yellow"/>
              </w:rPr>
            </w:rPrChange>
          </w:rPr>
          <w:t>i</w:t>
        </w:r>
      </w:ins>
      <w:ins w:id="44" w:author="Giannis mougios" w:date="2025-08-30T13:12:00Z">
        <w:r w:rsidRPr="00477B33">
          <w:rPr>
            <w:rFonts w:ascii="Arial" w:hAnsi="Arial" w:cs="Arial"/>
            <w:sz w:val="20"/>
            <w:szCs w:val="20"/>
            <w:vertAlign w:val="subscript"/>
            <w:rPrChange w:id="45" w:author="Giannis mougios" w:date="2025-08-30T13:25:00Z">
              <w:rPr>
                <w:rFonts w:ascii="Arial" w:hAnsi="Arial" w:cs="Arial"/>
                <w:sz w:val="20"/>
                <w:szCs w:val="20"/>
                <w:highlight w:val="yellow"/>
                <w:vertAlign w:val="subscript"/>
              </w:rPr>
            </w:rPrChange>
          </w:rPr>
          <w:t>j</w:t>
        </w:r>
      </w:ins>
      <w:ins w:id="46" w:author="Giannis mougios" w:date="2025-08-30T13:10:00Z">
        <w:r w:rsidRPr="00477B33">
          <w:rPr>
            <w:rFonts w:ascii="Arial" w:hAnsi="Arial" w:cs="Arial"/>
            <w:sz w:val="20"/>
            <w:szCs w:val="20"/>
            <w:lang w:val="el-GR"/>
            <w:rPrChange w:id="47" w:author="Giannis mougios" w:date="2025-08-30T13:25:00Z">
              <w:rPr>
                <w:rFonts w:ascii="Arial" w:hAnsi="Arial" w:cs="Arial"/>
                <w:sz w:val="20"/>
                <w:szCs w:val="20"/>
                <w:highlight w:val="yellow"/>
              </w:rPr>
            </w:rPrChange>
          </w:rPr>
          <w:t xml:space="preserve">, οι οποίες δηλώνονται στον </w:t>
        </w:r>
      </w:ins>
      <w:ins w:id="48" w:author="Giannis mougios" w:date="2025-08-30T13:23:00Z">
        <w:r w:rsidR="00477B33" w:rsidRPr="00477B33">
          <w:rPr>
            <w:rFonts w:ascii="Arial" w:hAnsi="Arial" w:cs="Arial"/>
            <w:sz w:val="20"/>
            <w:szCs w:val="20"/>
            <w:lang w:val="el-GR"/>
            <w:rPrChange w:id="49" w:author="Giannis mougios" w:date="2025-08-30T13:25:00Z">
              <w:rPr>
                <w:rFonts w:ascii="Arial" w:hAnsi="Arial" w:cs="Arial"/>
                <w:sz w:val="20"/>
                <w:szCs w:val="20"/>
                <w:highlight w:val="yellow"/>
                <w:lang w:val="el-GR"/>
              </w:rPr>
            </w:rPrChange>
          </w:rPr>
          <w:t>επιλυτή</w:t>
        </w:r>
      </w:ins>
      <w:ins w:id="50" w:author="Giannis mougios" w:date="2025-08-30T13:10:00Z">
        <w:r w:rsidRPr="00477B33">
          <w:rPr>
            <w:rFonts w:ascii="Arial" w:hAnsi="Arial" w:cs="Arial"/>
            <w:sz w:val="20"/>
            <w:szCs w:val="20"/>
            <w:lang w:val="el-GR"/>
            <w:rPrChange w:id="51" w:author="Giannis mougios" w:date="2025-08-30T13:25:00Z">
              <w:rPr>
                <w:rFonts w:ascii="Arial" w:hAnsi="Arial" w:cs="Arial"/>
                <w:sz w:val="20"/>
                <w:szCs w:val="20"/>
                <w:highlight w:val="yellow"/>
              </w:rPr>
            </w:rPrChange>
          </w:rPr>
          <w:t xml:space="preserve"> με όρια</w:t>
        </w:r>
        <w:r w:rsidRPr="00477B33">
          <w:rPr>
            <w:rFonts w:ascii="Arial" w:hAnsi="Arial" w:cs="Arial"/>
            <w:sz w:val="20"/>
            <w:szCs w:val="20"/>
            <w:rPrChange w:id="52" w:author="Giannis mougios" w:date="2025-08-30T13:25:00Z">
              <w:rPr>
                <w:rFonts w:ascii="Arial" w:hAnsi="Arial" w:cs="Arial"/>
                <w:sz w:val="20"/>
                <w:szCs w:val="20"/>
                <w:highlight w:val="yellow"/>
              </w:rPr>
            </w:rPrChange>
          </w:rPr>
          <w:t> </w:t>
        </w:r>
        <w:r w:rsidRPr="00477B33">
          <w:rPr>
            <w:rFonts w:ascii="Arial" w:hAnsi="Arial" w:cs="Arial"/>
            <w:sz w:val="20"/>
            <w:szCs w:val="20"/>
            <w:lang w:val="el-GR"/>
            <w:rPrChange w:id="53" w:author="Giannis mougios" w:date="2025-08-30T13:25:00Z">
              <w:rPr>
                <w:rFonts w:ascii="Arial" w:hAnsi="Arial" w:cs="Arial"/>
                <w:sz w:val="20"/>
                <w:szCs w:val="20"/>
                <w:highlight w:val="yellow"/>
              </w:rPr>
            </w:rPrChange>
          </w:rPr>
          <w:t>[0,1]</w:t>
        </w:r>
      </w:ins>
      <w:ins w:id="54" w:author="Giannis mougios" w:date="2025-08-30T13:11:00Z">
        <w:r w:rsidRPr="00477B33">
          <w:rPr>
            <w:rFonts w:ascii="Arial" w:hAnsi="Arial" w:cs="Arial"/>
            <w:sz w:val="20"/>
            <w:szCs w:val="20"/>
            <w:lang w:val="el-GR"/>
            <w:rPrChange w:id="55" w:author="Giannis mougios" w:date="2025-08-30T13:25:00Z">
              <w:rPr>
                <w:rFonts w:ascii="Arial" w:hAnsi="Arial" w:cs="Arial"/>
                <w:sz w:val="20"/>
                <w:szCs w:val="20"/>
                <w:highlight w:val="yellow"/>
              </w:rPr>
            </w:rPrChange>
          </w:rPr>
          <w:t xml:space="preserve"> </w:t>
        </w:r>
      </w:ins>
      <w:ins w:id="56" w:author="Giannis mougios" w:date="2025-08-30T13:10:00Z">
        <w:r w:rsidRPr="00477B33">
          <w:rPr>
            <w:rFonts w:ascii="Arial" w:hAnsi="Arial" w:cs="Arial"/>
            <w:sz w:val="20"/>
            <w:szCs w:val="20"/>
            <w:lang w:val="el-GR"/>
            <w:rPrChange w:id="57" w:author="Giannis mougios" w:date="2025-08-30T13:25:00Z">
              <w:rPr>
                <w:rFonts w:ascii="Arial" w:hAnsi="Arial" w:cs="Arial"/>
                <w:sz w:val="20"/>
                <w:szCs w:val="20"/>
                <w:highlight w:val="yellow"/>
              </w:rPr>
            </w:rPrChange>
          </w:rPr>
          <w:t>και ρητή απαίτηση ακεραιότητας (</w:t>
        </w:r>
        <w:r w:rsidRPr="00477B33">
          <w:rPr>
            <w:rFonts w:ascii="Arial" w:hAnsi="Arial" w:cs="Arial"/>
            <w:i/>
            <w:iCs/>
            <w:sz w:val="20"/>
            <w:szCs w:val="20"/>
            <w:rPrChange w:id="58" w:author="Giannis mougios" w:date="2025-08-30T13:25:00Z">
              <w:rPr>
                <w:rFonts w:ascii="Arial" w:hAnsi="Arial" w:cs="Arial"/>
                <w:i/>
                <w:iCs/>
                <w:sz w:val="20"/>
                <w:szCs w:val="20"/>
                <w:highlight w:val="yellow"/>
              </w:rPr>
            </w:rPrChange>
          </w:rPr>
          <w:t>integrality</w:t>
        </w:r>
        <w:r w:rsidRPr="00477B33">
          <w:rPr>
            <w:rFonts w:ascii="Arial" w:hAnsi="Arial" w:cs="Arial"/>
            <w:i/>
            <w:iCs/>
            <w:sz w:val="20"/>
            <w:szCs w:val="20"/>
            <w:lang w:val="el-GR"/>
            <w:rPrChange w:id="59" w:author="Giannis mougios" w:date="2025-08-30T13:25:00Z">
              <w:rPr>
                <w:rFonts w:ascii="Arial" w:hAnsi="Arial" w:cs="Arial"/>
                <w:i/>
                <w:iCs/>
                <w:sz w:val="20"/>
                <w:szCs w:val="20"/>
                <w:highlight w:val="yellow"/>
              </w:rPr>
            </w:rPrChange>
          </w:rPr>
          <w:t xml:space="preserve"> = 1</w:t>
        </w:r>
        <w:r w:rsidRPr="00477B33">
          <w:rPr>
            <w:rFonts w:ascii="Arial" w:hAnsi="Arial" w:cs="Arial"/>
            <w:sz w:val="20"/>
            <w:szCs w:val="20"/>
            <w:lang w:val="el-GR"/>
            <w:rPrChange w:id="60" w:author="Giannis mougios" w:date="2025-08-30T13:25:00Z">
              <w:rPr>
                <w:rFonts w:ascii="Arial" w:hAnsi="Arial" w:cs="Arial"/>
                <w:sz w:val="20"/>
                <w:szCs w:val="20"/>
                <w:highlight w:val="yellow"/>
              </w:rPr>
            </w:rPrChange>
          </w:rPr>
          <w:t xml:space="preserve">). Στην πράξη, η διασφάλιση της ακεραιότητας επιτυγχάνεται μέσω της μεθόδου </w:t>
        </w:r>
      </w:ins>
      <w:ins w:id="61" w:author="Giannis mougios" w:date="2025-08-30T13:20:00Z">
        <w:r w:rsidR="00477B33" w:rsidRPr="00477B33">
          <w:rPr>
            <w:rFonts w:ascii="Arial" w:hAnsi="Arial" w:cs="Arial"/>
            <w:sz w:val="20"/>
            <w:szCs w:val="20"/>
            <w:lang w:val="el-GR"/>
            <w:rPrChange w:id="62" w:author="Giannis mougios" w:date="2025-08-30T13:25:00Z">
              <w:rPr>
                <w:rFonts w:ascii="Arial" w:hAnsi="Arial" w:cs="Arial"/>
                <w:sz w:val="20"/>
                <w:szCs w:val="20"/>
                <w:highlight w:val="yellow"/>
                <w:lang w:val="el-GR"/>
              </w:rPr>
            </w:rPrChange>
          </w:rPr>
          <w:t>διακλάδωσης</w:t>
        </w:r>
      </w:ins>
      <w:ins w:id="63" w:author="Giannis mougios" w:date="2025-08-30T13:21:00Z">
        <w:r w:rsidR="00477B33" w:rsidRPr="00477B33">
          <w:rPr>
            <w:rFonts w:ascii="Arial" w:hAnsi="Arial" w:cs="Arial"/>
            <w:sz w:val="20"/>
            <w:szCs w:val="20"/>
            <w:lang w:val="el-GR"/>
            <w:rPrChange w:id="64" w:author="Giannis mougios" w:date="2025-08-30T13:25:00Z">
              <w:rPr>
                <w:rFonts w:ascii="Arial" w:hAnsi="Arial" w:cs="Arial"/>
                <w:sz w:val="20"/>
                <w:szCs w:val="20"/>
                <w:highlight w:val="yellow"/>
                <w:lang w:val="el-GR"/>
              </w:rPr>
            </w:rPrChange>
          </w:rPr>
          <w:t xml:space="preserve"> και φραγμού</w:t>
        </w:r>
      </w:ins>
      <w:ins w:id="65" w:author="Giannis mougios" w:date="2025-08-30T13:10:00Z">
        <w:r w:rsidRPr="00477B33">
          <w:rPr>
            <w:rFonts w:ascii="Arial" w:hAnsi="Arial" w:cs="Arial"/>
            <w:sz w:val="20"/>
            <w:szCs w:val="20"/>
            <w:lang w:val="el-GR"/>
            <w:rPrChange w:id="66" w:author="Giannis mougios" w:date="2025-08-30T13:25:00Z">
              <w:rPr>
                <w:rFonts w:ascii="Arial" w:hAnsi="Arial" w:cs="Arial"/>
                <w:sz w:val="20"/>
                <w:szCs w:val="20"/>
                <w:highlight w:val="yellow"/>
              </w:rPr>
            </w:rPrChange>
          </w:rPr>
          <w:t>, η οποία εφαρμόζε</w:t>
        </w:r>
      </w:ins>
      <w:ins w:id="67" w:author="Giannis mougios" w:date="2025-08-30T13:24:00Z">
        <w:r w:rsidR="00477B33" w:rsidRPr="00477B33">
          <w:rPr>
            <w:rFonts w:ascii="Arial" w:hAnsi="Arial" w:cs="Arial"/>
            <w:sz w:val="20"/>
            <w:szCs w:val="20"/>
            <w:lang w:val="el-GR"/>
            <w:rPrChange w:id="68" w:author="Giannis mougios" w:date="2025-08-30T13:25:00Z">
              <w:rPr>
                <w:rFonts w:ascii="Arial" w:hAnsi="Arial" w:cs="Arial"/>
                <w:sz w:val="20"/>
                <w:szCs w:val="20"/>
                <w:highlight w:val="yellow"/>
                <w:lang w:val="el-GR"/>
              </w:rPr>
            </w:rPrChange>
          </w:rPr>
          <w:t>ται</w:t>
        </w:r>
      </w:ins>
      <w:ins w:id="69" w:author="Giannis mougios" w:date="2025-08-30T13:10:00Z">
        <w:r w:rsidRPr="00477B33">
          <w:rPr>
            <w:rFonts w:ascii="Arial" w:hAnsi="Arial" w:cs="Arial"/>
            <w:sz w:val="20"/>
            <w:szCs w:val="20"/>
            <w:lang w:val="el-GR"/>
            <w:rPrChange w:id="70" w:author="Giannis mougios" w:date="2025-08-30T13:25:00Z">
              <w:rPr>
                <w:rFonts w:ascii="Arial" w:hAnsi="Arial" w:cs="Arial"/>
                <w:sz w:val="20"/>
                <w:szCs w:val="20"/>
                <w:highlight w:val="yellow"/>
              </w:rPr>
            </w:rPrChange>
          </w:rPr>
          <w:t xml:space="preserve"> εσωτερικά </w:t>
        </w:r>
      </w:ins>
      <w:ins w:id="71" w:author="Giannis mougios" w:date="2025-08-30T13:24:00Z">
        <w:r w:rsidR="00477B33" w:rsidRPr="00477B33">
          <w:rPr>
            <w:rFonts w:ascii="Arial" w:hAnsi="Arial" w:cs="Arial"/>
            <w:sz w:val="20"/>
            <w:szCs w:val="20"/>
            <w:lang w:val="el-GR"/>
            <w:rPrChange w:id="72" w:author="Giannis mougios" w:date="2025-08-30T13:25:00Z">
              <w:rPr>
                <w:rFonts w:ascii="Arial" w:hAnsi="Arial" w:cs="Arial"/>
                <w:sz w:val="20"/>
                <w:szCs w:val="20"/>
                <w:highlight w:val="yellow"/>
                <w:lang w:val="el-GR"/>
              </w:rPr>
            </w:rPrChange>
          </w:rPr>
          <w:t>απ</w:t>
        </w:r>
      </w:ins>
      <w:ins w:id="73" w:author="Giannis mougios" w:date="2025-08-30T13:25:00Z">
        <w:r w:rsidR="00477B33" w:rsidRPr="00477B33">
          <w:rPr>
            <w:rFonts w:ascii="Arial" w:hAnsi="Arial" w:cs="Arial"/>
            <w:sz w:val="20"/>
            <w:szCs w:val="20"/>
            <w:lang w:val="el-GR"/>
            <w:rPrChange w:id="74" w:author="Giannis mougios" w:date="2025-08-30T13:25:00Z">
              <w:rPr>
                <w:rFonts w:ascii="Arial" w:hAnsi="Arial" w:cs="Arial"/>
                <w:sz w:val="20"/>
                <w:szCs w:val="20"/>
                <w:highlight w:val="yellow"/>
                <w:lang w:val="el-GR"/>
              </w:rPr>
            </w:rPrChange>
          </w:rPr>
          <w:t>ό τον επιλυτή</w:t>
        </w:r>
      </w:ins>
      <w:ins w:id="75" w:author="Giannis mougios" w:date="2025-08-30T13:26:00Z">
        <w:r w:rsidR="00477B33" w:rsidRPr="00477B33">
          <w:rPr>
            <w:rFonts w:ascii="Arial" w:hAnsi="Arial" w:cs="Arial"/>
            <w:sz w:val="20"/>
            <w:szCs w:val="20"/>
            <w:lang w:val="el-GR"/>
            <w:rPrChange w:id="76" w:author="Giannis mougios" w:date="2025-08-30T13:26:00Z">
              <w:rPr>
                <w:rFonts w:ascii="Arial" w:hAnsi="Arial" w:cs="Arial"/>
                <w:sz w:val="20"/>
                <w:szCs w:val="20"/>
              </w:rPr>
            </w:rPrChange>
          </w:rPr>
          <w:t xml:space="preserve"> </w:t>
        </w:r>
        <w:r w:rsidR="00477B33">
          <w:rPr>
            <w:rFonts w:ascii="Arial" w:hAnsi="Arial" w:cs="Arial"/>
            <w:sz w:val="20"/>
            <w:szCs w:val="20"/>
            <w:lang w:val="el-GR"/>
          </w:rPr>
          <w:t>(s</w:t>
        </w:r>
        <w:proofErr w:type="spellStart"/>
        <w:r w:rsidR="00477B33">
          <w:rPr>
            <w:rFonts w:ascii="Arial" w:hAnsi="Arial" w:cs="Arial"/>
            <w:sz w:val="20"/>
            <w:szCs w:val="20"/>
          </w:rPr>
          <w:t>cipy</w:t>
        </w:r>
        <w:proofErr w:type="spellEnd"/>
        <w:r w:rsidR="00477B33" w:rsidRPr="00477B33">
          <w:rPr>
            <w:rFonts w:ascii="Arial" w:hAnsi="Arial" w:cs="Arial"/>
            <w:sz w:val="20"/>
            <w:szCs w:val="20"/>
            <w:lang w:val="el-GR"/>
            <w:rPrChange w:id="77" w:author="Giannis mougios" w:date="2025-08-30T13:26:00Z">
              <w:rPr>
                <w:rFonts w:ascii="Arial" w:hAnsi="Arial" w:cs="Arial"/>
                <w:sz w:val="20"/>
                <w:szCs w:val="20"/>
              </w:rPr>
            </w:rPrChange>
          </w:rPr>
          <w:t>.</w:t>
        </w:r>
        <w:r w:rsidR="00477B33">
          <w:rPr>
            <w:rFonts w:ascii="Arial" w:hAnsi="Arial" w:cs="Arial"/>
            <w:sz w:val="20"/>
            <w:szCs w:val="20"/>
          </w:rPr>
          <w:t>optimize</w:t>
        </w:r>
        <w:r w:rsidR="00477B33" w:rsidRPr="00477B33">
          <w:rPr>
            <w:rFonts w:ascii="Arial" w:hAnsi="Arial" w:cs="Arial"/>
            <w:sz w:val="20"/>
            <w:szCs w:val="20"/>
            <w:lang w:val="el-GR"/>
            <w:rPrChange w:id="78" w:author="Giannis mougios" w:date="2025-08-30T13:26:00Z">
              <w:rPr>
                <w:rFonts w:ascii="Arial" w:hAnsi="Arial" w:cs="Arial"/>
                <w:sz w:val="20"/>
                <w:szCs w:val="20"/>
              </w:rPr>
            </w:rPrChange>
          </w:rPr>
          <w:t>.</w:t>
        </w:r>
        <w:r w:rsidR="00477B33">
          <w:rPr>
            <w:rFonts w:ascii="Arial" w:hAnsi="Arial" w:cs="Arial"/>
            <w:sz w:val="20"/>
            <w:szCs w:val="20"/>
          </w:rPr>
          <w:t>linprog</w:t>
        </w:r>
        <w:r w:rsidR="00477B33" w:rsidRPr="00477B33">
          <w:rPr>
            <w:rFonts w:ascii="Arial" w:hAnsi="Arial" w:cs="Arial"/>
            <w:sz w:val="20"/>
            <w:szCs w:val="20"/>
            <w:lang w:val="el-GR"/>
            <w:rPrChange w:id="79" w:author="Giannis mougios" w:date="2025-08-30T13:26:00Z">
              <w:rPr>
                <w:rFonts w:ascii="Arial" w:hAnsi="Arial" w:cs="Arial"/>
                <w:sz w:val="20"/>
                <w:szCs w:val="20"/>
              </w:rPr>
            </w:rPrChange>
          </w:rPr>
          <w:t>)</w:t>
        </w:r>
      </w:ins>
      <w:ins w:id="80" w:author="Giannis mougios" w:date="2025-08-30T13:10:00Z">
        <w:r w:rsidRPr="00477B33">
          <w:rPr>
            <w:rFonts w:ascii="Arial" w:hAnsi="Arial" w:cs="Arial"/>
            <w:sz w:val="20"/>
            <w:szCs w:val="20"/>
            <w:lang w:val="el-GR"/>
            <w:rPrChange w:id="81" w:author="Giannis mougios" w:date="2025-08-30T13:25:00Z">
              <w:rPr>
                <w:rFonts w:ascii="Arial" w:hAnsi="Arial" w:cs="Arial"/>
                <w:sz w:val="20"/>
                <w:szCs w:val="20"/>
                <w:highlight w:val="yellow"/>
              </w:rPr>
            </w:rPrChange>
          </w:rPr>
          <w:t xml:space="preserve"> για την αποκοπή μη ακέραιων λύσεων.</w:t>
        </w:r>
      </w:ins>
      <w:ins w:id="82" w:author="Giannis mougios" w:date="2025-08-30T13:12:00Z">
        <w:r w:rsidRPr="00477B33">
          <w:rPr>
            <w:rFonts w:ascii="Arial" w:hAnsi="Arial" w:cs="Arial"/>
            <w:sz w:val="20"/>
            <w:szCs w:val="20"/>
            <w:lang w:val="el-GR"/>
            <w:rPrChange w:id="83" w:author="Giannis mougios" w:date="2025-08-30T13:25:00Z">
              <w:rPr>
                <w:rFonts w:ascii="Arial" w:hAnsi="Arial" w:cs="Arial"/>
                <w:sz w:val="20"/>
                <w:szCs w:val="20"/>
                <w:highlight w:val="yellow"/>
              </w:rPr>
            </w:rPrChange>
          </w:rPr>
          <w:t xml:space="preserve"> </w:t>
        </w:r>
      </w:ins>
      <w:commentRangeStart w:id="84"/>
      <w:del w:id="85" w:author="Giannis mougios" w:date="2025-08-30T13:10:00Z">
        <w:r w:rsidR="00DB73BC" w:rsidRPr="00477B33" w:rsidDel="007A1C41">
          <w:rPr>
            <w:rFonts w:ascii="Arial" w:hAnsi="Arial" w:cs="Arial"/>
            <w:sz w:val="20"/>
            <w:szCs w:val="20"/>
            <w:lang w:val="el-GR"/>
          </w:rPr>
          <w:delText>Στο Πρόβλημα του Πλανόδιου Πωλητή (</w:delText>
        </w:r>
        <w:r w:rsidR="00DB73BC" w:rsidRPr="00477B33" w:rsidDel="007A1C41">
          <w:rPr>
            <w:rFonts w:ascii="Arial" w:hAnsi="Arial" w:cs="Arial"/>
            <w:sz w:val="20"/>
            <w:szCs w:val="20"/>
          </w:rPr>
          <w:delText>TSP</w:delText>
        </w:r>
        <w:r w:rsidR="00DB73BC" w:rsidRPr="00477B33" w:rsidDel="007A1C41">
          <w:rPr>
            <w:rFonts w:ascii="Arial" w:hAnsi="Arial" w:cs="Arial"/>
            <w:sz w:val="20"/>
            <w:szCs w:val="20"/>
            <w:lang w:val="el-GR"/>
          </w:rPr>
          <w:delText xml:space="preserve">), η μέθοδος των τεμνόντων επιπέδων αποκτά έναν ειδικό, εναλλακτικό ρόλο. Στη συγκεκριμένη περίπτωση, οι μεταβλητές </w:delText>
        </w:r>
      </w:del>
      <m:oMath>
        <m:sSub>
          <m:sSubPr>
            <m:ctrlPr>
              <w:del w:id="86" w:author="Giannis mougios" w:date="2025-08-30T13:10:00Z">
                <w:rPr>
                  <w:rFonts w:ascii="Cambria Math" w:hAnsi="Cambria Math" w:cs="Arial"/>
                  <w:i/>
                  <w:sz w:val="20"/>
                  <w:szCs w:val="20"/>
                  <w:lang w:val="el-GR"/>
                </w:rPr>
              </w:del>
            </m:ctrlPr>
          </m:sSubPr>
          <m:e>
            <m:r>
              <w:del w:id="87" w:author="Giannis mougios" w:date="2025-08-30T13:10:00Z">
                <w:rPr>
                  <w:rFonts w:ascii="Cambria Math" w:hAnsi="Cambria Math" w:cs="Arial"/>
                  <w:sz w:val="20"/>
                  <w:szCs w:val="20"/>
                  <w:lang w:val="el-GR"/>
                </w:rPr>
                <m:t>x</m:t>
              </w:del>
            </m:r>
          </m:e>
          <m:sub>
            <m:r>
              <w:del w:id="88" w:author="Giannis mougios" w:date="2025-08-30T13:10:00Z">
                <w:rPr>
                  <w:rFonts w:ascii="Cambria Math" w:hAnsi="Cambria Math" w:cs="Arial"/>
                  <w:sz w:val="20"/>
                  <w:szCs w:val="20"/>
                  <w:lang w:val="el-GR"/>
                </w:rPr>
                <m:t>ij</m:t>
              </w:del>
            </m:r>
          </m:sub>
        </m:sSub>
      </m:oMath>
      <w:del w:id="89" w:author="Giannis mougios" w:date="2025-08-30T13:10:00Z">
        <w:r w:rsidR="00DB73BC" w:rsidRPr="00477B33" w:rsidDel="007A1C41">
          <w:rPr>
            <w:rFonts w:ascii="Arial" w:hAnsi="Arial" w:cs="Arial"/>
            <w:sz w:val="20"/>
            <w:szCs w:val="20"/>
            <w:lang w:val="el-GR"/>
          </w:rPr>
          <w:delText xml:space="preserve">​ είναι δυαδικές, και η ακεραιότητα μπορεί να εξασφαλιστεί αποτελεσματικά μέσω της τεχνικής </w:delText>
        </w:r>
        <w:r w:rsidR="00DB73BC" w:rsidRPr="00477B33" w:rsidDel="007A1C41">
          <w:rPr>
            <w:rFonts w:ascii="Arial" w:hAnsi="Arial" w:cs="Arial"/>
            <w:sz w:val="20"/>
            <w:szCs w:val="20"/>
          </w:rPr>
          <w:delText>Branch</w:delText>
        </w:r>
        <w:r w:rsidR="00DB73BC" w:rsidRPr="00477B33" w:rsidDel="007A1C41">
          <w:rPr>
            <w:rFonts w:ascii="Arial" w:hAnsi="Arial" w:cs="Arial"/>
            <w:sz w:val="20"/>
            <w:szCs w:val="20"/>
            <w:lang w:val="el-GR"/>
          </w:rPr>
          <w:delText>-</w:delText>
        </w:r>
        <w:r w:rsidR="00DB73BC" w:rsidRPr="00477B33" w:rsidDel="007A1C41">
          <w:rPr>
            <w:rFonts w:ascii="Arial" w:hAnsi="Arial" w:cs="Arial"/>
            <w:sz w:val="20"/>
            <w:szCs w:val="20"/>
          </w:rPr>
          <w:delText>and</w:delText>
        </w:r>
        <w:r w:rsidR="00DB73BC" w:rsidRPr="00477B33" w:rsidDel="007A1C41">
          <w:rPr>
            <w:rFonts w:ascii="Arial" w:hAnsi="Arial" w:cs="Arial"/>
            <w:sz w:val="20"/>
            <w:szCs w:val="20"/>
            <w:lang w:val="el-GR"/>
          </w:rPr>
          <w:delText>-</w:delText>
        </w:r>
        <w:r w:rsidR="00DB73BC" w:rsidRPr="00477B33" w:rsidDel="007A1C41">
          <w:rPr>
            <w:rFonts w:ascii="Arial" w:hAnsi="Arial" w:cs="Arial"/>
            <w:sz w:val="20"/>
            <w:szCs w:val="20"/>
          </w:rPr>
          <w:delText>Bound</w:delText>
        </w:r>
        <w:r w:rsidR="00DB73BC" w:rsidRPr="00477B33" w:rsidDel="007A1C41">
          <w:rPr>
            <w:rFonts w:ascii="Arial" w:hAnsi="Arial" w:cs="Arial"/>
            <w:sz w:val="20"/>
            <w:szCs w:val="20"/>
            <w:lang w:val="el-GR"/>
          </w:rPr>
          <w:delText xml:space="preserve">. </w:delText>
        </w:r>
        <w:commentRangeEnd w:id="84"/>
        <w:r w:rsidR="00BF7CD0" w:rsidRPr="00477B33" w:rsidDel="007A1C41">
          <w:rPr>
            <w:rStyle w:val="CommentReference"/>
          </w:rPr>
          <w:commentReference w:id="84"/>
        </w:r>
      </w:del>
      <w:ins w:id="90" w:author="Giannis mougios" w:date="2025-08-30T13:13:00Z">
        <w:r w:rsidRPr="00477B33">
          <w:rPr>
            <w:rFonts w:ascii="-webkit-standard" w:hAnsi="-webkit-standard"/>
            <w:color w:val="000000"/>
            <w:sz w:val="27"/>
            <w:szCs w:val="27"/>
            <w:lang w:val="el-GR"/>
            <w:rPrChange w:id="91" w:author="Giannis mougios" w:date="2025-08-30T13:25:00Z">
              <w:rPr>
                <w:rFonts w:ascii="-webkit-standard" w:hAnsi="-webkit-standard"/>
                <w:color w:val="000000"/>
                <w:sz w:val="27"/>
                <w:szCs w:val="27"/>
              </w:rPr>
            </w:rPrChange>
          </w:rPr>
          <w:t xml:space="preserve"> </w:t>
        </w:r>
        <w:r w:rsidRPr="00477B33">
          <w:rPr>
            <w:rFonts w:ascii="Arial" w:hAnsi="Arial" w:cs="Arial"/>
            <w:sz w:val="20"/>
            <w:szCs w:val="20"/>
            <w:lang w:val="el-GR"/>
            <w:rPrChange w:id="92" w:author="Giannis mougios" w:date="2025-08-30T13:25:00Z">
              <w:rPr>
                <w:rFonts w:ascii="Arial" w:hAnsi="Arial" w:cs="Arial"/>
                <w:sz w:val="20"/>
                <w:szCs w:val="20"/>
                <w:highlight w:val="yellow"/>
              </w:rPr>
            </w:rPrChange>
          </w:rPr>
          <w:t>Η δεύτερη δυσκολία σχετίζεται με την αποτροπή της εμφάνισης υποκύκλων (</w:t>
        </w:r>
        <w:r w:rsidRPr="00477B33">
          <w:rPr>
            <w:rFonts w:ascii="Arial" w:hAnsi="Arial" w:cs="Arial"/>
            <w:sz w:val="20"/>
            <w:szCs w:val="20"/>
            <w:rPrChange w:id="93" w:author="Giannis mougios" w:date="2025-08-30T13:25:00Z">
              <w:rPr>
                <w:rFonts w:ascii="Arial" w:hAnsi="Arial" w:cs="Arial"/>
                <w:sz w:val="20"/>
                <w:szCs w:val="20"/>
                <w:highlight w:val="yellow"/>
              </w:rPr>
            </w:rPrChange>
          </w:rPr>
          <w:t>subtours</w:t>
        </w:r>
        <w:r w:rsidRPr="00477B33">
          <w:rPr>
            <w:rFonts w:ascii="Arial" w:hAnsi="Arial" w:cs="Arial"/>
            <w:sz w:val="20"/>
            <w:szCs w:val="20"/>
            <w:lang w:val="el-GR"/>
            <w:rPrChange w:id="94" w:author="Giannis mougios" w:date="2025-08-30T13:25:00Z">
              <w:rPr>
                <w:rFonts w:ascii="Arial" w:hAnsi="Arial" w:cs="Arial"/>
                <w:sz w:val="20"/>
                <w:szCs w:val="20"/>
                <w:highlight w:val="yellow"/>
              </w:rPr>
            </w:rPrChange>
          </w:rPr>
          <w:t>), δηλαδή λύσεων που σχηματίζουν κύκλους χωρίς να καλύπτουν όλες τις πόλεις. Το ζήτημα αυτό αντιμετωπίζεται μέσω της δυναμικής εισαγωγής περιορισμών εξάλειψης υποκύκλων (</w:t>
        </w:r>
        <w:r w:rsidRPr="00477B33">
          <w:rPr>
            <w:rFonts w:ascii="Arial" w:hAnsi="Arial" w:cs="Arial"/>
            <w:sz w:val="20"/>
            <w:szCs w:val="20"/>
            <w:rPrChange w:id="95" w:author="Giannis mougios" w:date="2025-08-30T13:25:00Z">
              <w:rPr>
                <w:rFonts w:ascii="Arial" w:hAnsi="Arial" w:cs="Arial"/>
                <w:sz w:val="20"/>
                <w:szCs w:val="20"/>
                <w:highlight w:val="yellow"/>
              </w:rPr>
            </w:rPrChange>
          </w:rPr>
          <w:t>Subtour</w:t>
        </w:r>
        <w:r w:rsidRPr="00477B33">
          <w:rPr>
            <w:rFonts w:ascii="Arial" w:hAnsi="Arial" w:cs="Arial"/>
            <w:sz w:val="20"/>
            <w:szCs w:val="20"/>
            <w:lang w:val="el-GR"/>
            <w:rPrChange w:id="96"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97" w:author="Giannis mougios" w:date="2025-08-30T13:25:00Z">
              <w:rPr>
                <w:rFonts w:ascii="Arial" w:hAnsi="Arial" w:cs="Arial"/>
                <w:sz w:val="20"/>
                <w:szCs w:val="20"/>
                <w:highlight w:val="yellow"/>
              </w:rPr>
            </w:rPrChange>
          </w:rPr>
          <w:t>Elimination</w:t>
        </w:r>
        <w:r w:rsidRPr="00477B33">
          <w:rPr>
            <w:rFonts w:ascii="Arial" w:hAnsi="Arial" w:cs="Arial"/>
            <w:sz w:val="20"/>
            <w:szCs w:val="20"/>
            <w:lang w:val="el-GR"/>
            <w:rPrChange w:id="98"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99" w:author="Giannis mougios" w:date="2025-08-30T13:25:00Z">
              <w:rPr>
                <w:rFonts w:ascii="Arial" w:hAnsi="Arial" w:cs="Arial"/>
                <w:sz w:val="20"/>
                <w:szCs w:val="20"/>
                <w:highlight w:val="yellow"/>
              </w:rPr>
            </w:rPrChange>
          </w:rPr>
          <w:t>Constraints</w:t>
        </w:r>
        <w:r w:rsidRPr="00477B33">
          <w:rPr>
            <w:rFonts w:ascii="Arial" w:hAnsi="Arial" w:cs="Arial"/>
            <w:sz w:val="20"/>
            <w:szCs w:val="20"/>
            <w:lang w:val="el-GR"/>
            <w:rPrChange w:id="100"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101" w:author="Giannis mougios" w:date="2025-08-30T13:25:00Z">
              <w:rPr>
                <w:rFonts w:ascii="Arial" w:hAnsi="Arial" w:cs="Arial"/>
                <w:sz w:val="20"/>
                <w:szCs w:val="20"/>
                <w:highlight w:val="yellow"/>
              </w:rPr>
            </w:rPrChange>
          </w:rPr>
          <w:t>SECs</w:t>
        </w:r>
        <w:r w:rsidRPr="00477B33">
          <w:rPr>
            <w:rFonts w:ascii="Arial" w:hAnsi="Arial" w:cs="Arial"/>
            <w:sz w:val="20"/>
            <w:szCs w:val="20"/>
            <w:lang w:val="el-GR"/>
            <w:rPrChange w:id="102" w:author="Giannis mougios" w:date="2025-08-30T13:25:00Z">
              <w:rPr>
                <w:rFonts w:ascii="Arial" w:hAnsi="Arial" w:cs="Arial"/>
                <w:sz w:val="20"/>
                <w:szCs w:val="20"/>
                <w:highlight w:val="yellow"/>
              </w:rPr>
            </w:rPrChange>
          </w:rPr>
          <w:t xml:space="preserve">). Οι τομές αυτές δεν επιβάλλουν ακεραιότητα, αλλά </w:t>
        </w:r>
      </w:ins>
      <w:ins w:id="103" w:author="Giannis mougios" w:date="2025-08-30T13:14:00Z">
        <w:r w:rsidRPr="00477B33">
          <w:rPr>
            <w:rFonts w:ascii="Arial" w:hAnsi="Arial" w:cs="Arial"/>
            <w:sz w:val="20"/>
            <w:szCs w:val="20"/>
            <w:lang w:val="el-GR"/>
            <w:rPrChange w:id="104" w:author="Giannis mougios" w:date="2025-08-30T13:25:00Z">
              <w:rPr>
                <w:rFonts w:ascii="Arial" w:hAnsi="Arial" w:cs="Arial"/>
                <w:sz w:val="20"/>
                <w:szCs w:val="20"/>
                <w:highlight w:val="yellow"/>
                <w:lang w:val="el-GR"/>
              </w:rPr>
            </w:rPrChange>
          </w:rPr>
          <w:t xml:space="preserve">περιορίζουν περαιτέρω τον εφικτό χώρο λύσεων ώστε να </w:t>
        </w:r>
      </w:ins>
      <w:ins w:id="105" w:author="Giannis mougios" w:date="2025-08-30T13:15:00Z">
        <w:r w:rsidRPr="00477B33">
          <w:rPr>
            <w:rFonts w:ascii="Arial" w:hAnsi="Arial" w:cs="Arial"/>
            <w:sz w:val="20"/>
            <w:szCs w:val="20"/>
            <w:lang w:val="el-GR"/>
            <w:rPrChange w:id="106" w:author="Giannis mougios" w:date="2025-08-30T13:25:00Z">
              <w:rPr>
                <w:rFonts w:ascii="Arial" w:hAnsi="Arial" w:cs="Arial"/>
                <w:sz w:val="20"/>
                <w:szCs w:val="20"/>
                <w:highlight w:val="yellow"/>
                <w:lang w:val="el-GR"/>
              </w:rPr>
            </w:rPrChange>
          </w:rPr>
          <w:t>περιλαμβάνει κυκλικά μονοπάτια που διέρχονται από όλα τα σημεία του εκάστοτε προβλήματος</w:t>
        </w:r>
      </w:ins>
      <w:ins w:id="107" w:author="Giannis mougios" w:date="2025-08-30T13:13:00Z">
        <w:r w:rsidRPr="00477B33">
          <w:rPr>
            <w:rFonts w:ascii="Arial" w:hAnsi="Arial" w:cs="Arial"/>
            <w:sz w:val="20"/>
            <w:szCs w:val="20"/>
            <w:lang w:val="el-GR"/>
            <w:rPrChange w:id="108" w:author="Giannis mougios" w:date="2025-08-30T13:25:00Z">
              <w:rPr>
                <w:rFonts w:ascii="Arial" w:hAnsi="Arial" w:cs="Arial"/>
                <w:sz w:val="20"/>
                <w:szCs w:val="20"/>
                <w:highlight w:val="yellow"/>
              </w:rPr>
            </w:rPrChange>
          </w:rPr>
          <w:t>.</w:t>
        </w:r>
      </w:ins>
      <w:del w:id="109" w:author="Giannis mougios" w:date="2025-08-30T13:13:00Z">
        <w:r w:rsidR="00DB73BC" w:rsidRPr="00477B33" w:rsidDel="007A1C41">
          <w:rPr>
            <w:rFonts w:ascii="Arial" w:hAnsi="Arial" w:cs="Arial"/>
            <w:sz w:val="20"/>
            <w:szCs w:val="20"/>
            <w:lang w:val="el-GR"/>
          </w:rPr>
          <w:delText>Το ουσιαστικό πρόβλημα εδώ εντοπίζεται στην εμφάνιση επιμέρους κύκλων (</w:delText>
        </w:r>
        <w:r w:rsidR="00DB73BC" w:rsidRPr="00477B33" w:rsidDel="007A1C41">
          <w:rPr>
            <w:rFonts w:ascii="Arial" w:hAnsi="Arial" w:cs="Arial"/>
            <w:sz w:val="20"/>
            <w:szCs w:val="20"/>
          </w:rPr>
          <w:delText>subtours</w:delText>
        </w:r>
        <w:r w:rsidR="00DB73BC" w:rsidRPr="00477B33" w:rsidDel="007A1C41">
          <w:rPr>
            <w:rFonts w:ascii="Arial" w:hAnsi="Arial" w:cs="Arial"/>
            <w:sz w:val="20"/>
            <w:szCs w:val="20"/>
            <w:lang w:val="el-GR"/>
          </w:rPr>
          <w:delText>) — λύσεων που καλύπτουν μόνο ένα υποσύνολο πόλεων, χωρίς να σχηματίζουν έναν ενιαίο, πλήρη κύκλο. Ο αριθμός των πιθανών υποκύκλων αυξάνεται εκθετικά με τον αριθμό των πόλεων, καθιστώντας αδύνατη την εκ των προτέρων εισαγωγή όλων των απαιτούμενων περιορισμών</w:delText>
        </w:r>
      </w:del>
      <w:ins w:id="110" w:author="Gregory Koronakos" w:date="2025-08-28T18:10:00Z">
        <w:del w:id="111" w:author="Giannis mougios" w:date="2025-08-30T13:13:00Z">
          <w:r w:rsidR="00BF7CD0" w:rsidRPr="00477B33" w:rsidDel="007A1C41">
            <w:rPr>
              <w:rFonts w:ascii="Arial" w:hAnsi="Arial" w:cs="Arial"/>
              <w:sz w:val="20"/>
              <w:szCs w:val="20"/>
              <w:lang w:val="el-GR"/>
            </w:rPr>
            <w:delText xml:space="preserve"> για τον αποκλεισμό τους</w:delText>
          </w:r>
        </w:del>
      </w:ins>
      <w:del w:id="112" w:author="Giannis mougios" w:date="2025-08-30T13:13:00Z">
        <w:r w:rsidR="00DB73BC" w:rsidRPr="00477B33" w:rsidDel="007A1C41">
          <w:rPr>
            <w:rFonts w:ascii="Arial" w:hAnsi="Arial" w:cs="Arial"/>
            <w:sz w:val="20"/>
            <w:szCs w:val="20"/>
            <w:lang w:val="el-GR"/>
          </w:rPr>
          <w:delText>.</w:delText>
        </w:r>
      </w:del>
    </w:p>
    <w:p w14:paraId="0965792A" w14:textId="6BD1E5DB" w:rsidR="00DB73BC" w:rsidRPr="00477B33" w:rsidDel="00477B33" w:rsidRDefault="007A1C41" w:rsidP="00B40E9F">
      <w:pPr>
        <w:spacing w:after="60"/>
        <w:jc w:val="both"/>
        <w:rPr>
          <w:del w:id="113" w:author="Giannis mougios" w:date="2025-08-30T13:18:00Z"/>
          <w:rFonts w:ascii="Arial" w:hAnsi="Arial" w:cs="Arial"/>
          <w:sz w:val="20"/>
          <w:szCs w:val="20"/>
          <w:lang w:val="el-GR"/>
        </w:rPr>
      </w:pPr>
      <w:ins w:id="114" w:author="Giannis mougios" w:date="2025-08-30T13:16:00Z">
        <w:r w:rsidRPr="007A1C41">
          <w:rPr>
            <w:rFonts w:ascii="Arial" w:hAnsi="Arial" w:cs="Arial"/>
            <w:sz w:val="20"/>
            <w:szCs w:val="20"/>
            <w:lang w:val="el-GR"/>
            <w:rPrChange w:id="115" w:author="Giannis mougios" w:date="2025-08-30T13:16:00Z">
              <w:rPr>
                <w:rFonts w:ascii="Arial" w:hAnsi="Arial" w:cs="Arial"/>
                <w:sz w:val="20"/>
                <w:szCs w:val="20"/>
              </w:rPr>
            </w:rPrChange>
          </w:rPr>
          <w:t xml:space="preserve">Κατά συνέπεια, στο </w:t>
        </w:r>
        <w:r w:rsidRPr="007A1C41">
          <w:rPr>
            <w:rFonts w:ascii="Arial" w:hAnsi="Arial" w:cs="Arial"/>
            <w:sz w:val="20"/>
            <w:szCs w:val="20"/>
          </w:rPr>
          <w:t>TSP</w:t>
        </w:r>
        <w:r w:rsidRPr="007A1C41">
          <w:rPr>
            <w:rFonts w:ascii="Arial" w:hAnsi="Arial" w:cs="Arial"/>
            <w:sz w:val="20"/>
            <w:szCs w:val="20"/>
            <w:lang w:val="el-GR"/>
            <w:rPrChange w:id="116" w:author="Giannis mougios" w:date="2025-08-30T13:16:00Z">
              <w:rPr>
                <w:rFonts w:ascii="Arial" w:hAnsi="Arial" w:cs="Arial"/>
                <w:sz w:val="20"/>
                <w:szCs w:val="20"/>
              </w:rPr>
            </w:rPrChange>
          </w:rPr>
          <w:t xml:space="preserve"> η μέθοδος των τεμνόντων επιπέδων (</w:t>
        </w:r>
        <w:r w:rsidRPr="007A1C41">
          <w:rPr>
            <w:rFonts w:ascii="Arial" w:hAnsi="Arial" w:cs="Arial"/>
            <w:sz w:val="20"/>
            <w:szCs w:val="20"/>
          </w:rPr>
          <w:t>cutting</w:t>
        </w:r>
        <w:r w:rsidRPr="007A1C41">
          <w:rPr>
            <w:rFonts w:ascii="Arial" w:hAnsi="Arial" w:cs="Arial"/>
            <w:sz w:val="20"/>
            <w:szCs w:val="20"/>
            <w:lang w:val="el-GR"/>
            <w:rPrChange w:id="117" w:author="Giannis mougios" w:date="2025-08-30T13:16:00Z">
              <w:rPr>
                <w:rFonts w:ascii="Arial" w:hAnsi="Arial" w:cs="Arial"/>
                <w:sz w:val="20"/>
                <w:szCs w:val="20"/>
              </w:rPr>
            </w:rPrChange>
          </w:rPr>
          <w:t xml:space="preserve"> </w:t>
        </w:r>
        <w:r w:rsidRPr="007A1C41">
          <w:rPr>
            <w:rFonts w:ascii="Arial" w:hAnsi="Arial" w:cs="Arial"/>
            <w:sz w:val="20"/>
            <w:szCs w:val="20"/>
          </w:rPr>
          <w:t>planes</w:t>
        </w:r>
        <w:r w:rsidRPr="007A1C41">
          <w:rPr>
            <w:rFonts w:ascii="Arial" w:hAnsi="Arial" w:cs="Arial"/>
            <w:sz w:val="20"/>
            <w:szCs w:val="20"/>
            <w:lang w:val="el-GR"/>
            <w:rPrChange w:id="118" w:author="Giannis mougios" w:date="2025-08-30T13:16:00Z">
              <w:rPr>
                <w:rFonts w:ascii="Arial" w:hAnsi="Arial" w:cs="Arial"/>
                <w:sz w:val="20"/>
                <w:szCs w:val="20"/>
              </w:rPr>
            </w:rPrChange>
          </w:rPr>
          <w:t xml:space="preserve">) αποκτά έναν εναλλακτικό ρόλο: δεν χρησιμοποιείται για να επιβάλει ακεραιότητα στις μεταβλητές, αλλά ως μηχανισμός ενίσχυσης της δομής της λύσης. Μέσω της δυναμικής ενσωμάτωσης </w:t>
        </w:r>
      </w:ins>
      <w:ins w:id="119" w:author="Giannis mougios" w:date="2025-08-30T13:22:00Z">
        <w:r w:rsidR="00477B33" w:rsidRPr="00477B33">
          <w:rPr>
            <w:rFonts w:ascii="Arial" w:hAnsi="Arial" w:cs="Arial"/>
            <w:sz w:val="20"/>
            <w:szCs w:val="20"/>
            <w:lang w:val="el-GR"/>
          </w:rPr>
          <w:t>περιορισμών εξάλειψης υποκύκλων</w:t>
        </w:r>
      </w:ins>
      <w:ins w:id="120" w:author="Giannis mougios" w:date="2025-08-30T13:16:00Z">
        <w:r w:rsidRPr="007A1C41">
          <w:rPr>
            <w:rFonts w:ascii="Arial" w:hAnsi="Arial" w:cs="Arial"/>
            <w:sz w:val="20"/>
            <w:szCs w:val="20"/>
            <w:lang w:val="el-GR"/>
            <w:rPrChange w:id="121" w:author="Giannis mougios" w:date="2025-08-30T13:16:00Z">
              <w:rPr>
                <w:rFonts w:ascii="Arial" w:hAnsi="Arial" w:cs="Arial"/>
                <w:sz w:val="20"/>
                <w:szCs w:val="20"/>
              </w:rPr>
            </w:rPrChange>
          </w:rPr>
          <w:t xml:space="preserve"> στο πλαίσιο </w:t>
        </w:r>
      </w:ins>
      <w:ins w:id="122" w:author="Giannis mougios" w:date="2025-08-30T13:20:00Z">
        <w:r w:rsidR="00477B33">
          <w:rPr>
            <w:rFonts w:ascii="Arial" w:hAnsi="Arial" w:cs="Arial"/>
            <w:sz w:val="20"/>
            <w:szCs w:val="20"/>
            <w:lang w:val="el-GR"/>
          </w:rPr>
          <w:t>των τεμνόντων επιπέδων</w:t>
        </w:r>
      </w:ins>
      <w:ins w:id="123" w:author="Giannis mougios" w:date="2025-08-30T13:16:00Z">
        <w:r w:rsidRPr="007A1C41">
          <w:rPr>
            <w:rFonts w:ascii="Arial" w:hAnsi="Arial" w:cs="Arial"/>
            <w:sz w:val="20"/>
            <w:szCs w:val="20"/>
            <w:lang w:val="el-GR"/>
            <w:rPrChange w:id="124" w:author="Giannis mougios" w:date="2025-08-30T13:16:00Z">
              <w:rPr>
                <w:rFonts w:ascii="Arial" w:hAnsi="Arial" w:cs="Arial"/>
                <w:sz w:val="20"/>
                <w:szCs w:val="20"/>
              </w:rPr>
            </w:rPrChange>
          </w:rPr>
          <w:t xml:space="preserve">, ο αλγόριθμος επιτυγχάνει αποτελεσματικό αποκλεισμό των υποκύκλων και καθιστά εφικτή την επίλυση προβλημάτων </w:t>
        </w:r>
        <w:r w:rsidRPr="007A1C41">
          <w:rPr>
            <w:rFonts w:ascii="Arial" w:hAnsi="Arial" w:cs="Arial"/>
            <w:sz w:val="20"/>
            <w:szCs w:val="20"/>
          </w:rPr>
          <w:t>TSP</w:t>
        </w:r>
        <w:r w:rsidRPr="007A1C41">
          <w:rPr>
            <w:rFonts w:ascii="Arial" w:hAnsi="Arial" w:cs="Arial"/>
            <w:sz w:val="20"/>
            <w:szCs w:val="20"/>
            <w:lang w:val="el-GR"/>
            <w:rPrChange w:id="125" w:author="Giannis mougios" w:date="2025-08-30T13:16:00Z">
              <w:rPr>
                <w:rFonts w:ascii="Arial" w:hAnsi="Arial" w:cs="Arial"/>
                <w:sz w:val="20"/>
                <w:szCs w:val="20"/>
              </w:rPr>
            </w:rPrChange>
          </w:rPr>
          <w:t xml:space="preserve"> σε μεγαλύτερη κλίμακα</w:t>
        </w:r>
      </w:ins>
      <w:ins w:id="126" w:author="Giannis mougios" w:date="2025-08-30T13:18:00Z">
        <w:r w:rsidR="00477B33">
          <w:rPr>
            <w:rFonts w:ascii="Arial" w:hAnsi="Arial" w:cs="Arial"/>
            <w:sz w:val="20"/>
            <w:szCs w:val="20"/>
            <w:lang w:val="el-GR"/>
          </w:rPr>
          <w:t xml:space="preserve"> καθώς</w:t>
        </w:r>
      </w:ins>
      <w:del w:id="127" w:author="Giannis mougios" w:date="2025-08-30T13:16:00Z">
        <w:r w:rsidR="00DB73BC" w:rsidRPr="00DB73BC" w:rsidDel="007A1C41">
          <w:rPr>
            <w:rFonts w:ascii="Arial" w:hAnsi="Arial" w:cs="Arial"/>
            <w:sz w:val="20"/>
            <w:szCs w:val="20"/>
            <w:lang w:val="el-GR"/>
          </w:rPr>
          <w:delText>Για την αντιμετώπιση αυτού του προβλήματος εφαρμόζεται η τεχνική δυναμικής παραγωγής</w:delText>
        </w:r>
        <w:r w:rsidR="00DB73BC" w:rsidRPr="00DB73BC" w:rsidDel="007A1C41">
          <w:rPr>
            <w:rFonts w:ascii="Arial" w:hAnsi="Arial" w:cs="Arial"/>
            <w:b/>
            <w:bCs/>
            <w:sz w:val="20"/>
            <w:szCs w:val="20"/>
            <w:lang w:val="el-GR"/>
          </w:rPr>
          <w:delText xml:space="preserve"> </w:delText>
        </w:r>
        <w:r w:rsidR="00DB73BC" w:rsidRPr="00DB73BC" w:rsidDel="007A1C41">
          <w:rPr>
            <w:rFonts w:ascii="Arial" w:hAnsi="Arial" w:cs="Arial"/>
            <w:sz w:val="20"/>
            <w:szCs w:val="20"/>
            <w:lang w:val="el-GR"/>
          </w:rPr>
          <w:delText>περιορισμών (</w:delText>
        </w:r>
        <w:r w:rsidR="00DB73BC" w:rsidRPr="00DB73BC" w:rsidDel="007A1C41">
          <w:rPr>
            <w:rFonts w:ascii="Arial" w:hAnsi="Arial" w:cs="Arial"/>
            <w:i/>
            <w:iCs/>
            <w:sz w:val="20"/>
            <w:szCs w:val="20"/>
          </w:rPr>
          <w:delText>lazy</w:delText>
        </w:r>
        <w:r w:rsidR="00DB73BC" w:rsidRPr="00DB73BC" w:rsidDel="007A1C41">
          <w:rPr>
            <w:rFonts w:ascii="Arial" w:hAnsi="Arial" w:cs="Arial"/>
            <w:i/>
            <w:iCs/>
            <w:sz w:val="20"/>
            <w:szCs w:val="20"/>
            <w:lang w:val="el-GR"/>
          </w:rPr>
          <w:delText xml:space="preserve"> </w:delText>
        </w:r>
        <w:r w:rsidR="00DB73BC" w:rsidRPr="00DB73BC" w:rsidDel="007A1C41">
          <w:rPr>
            <w:rFonts w:ascii="Arial" w:hAnsi="Arial" w:cs="Arial"/>
            <w:i/>
            <w:iCs/>
            <w:sz w:val="20"/>
            <w:szCs w:val="20"/>
          </w:rPr>
          <w:delText>constraints</w:delText>
        </w:r>
        <w:r w:rsidR="00DB73BC" w:rsidRPr="00DB73BC" w:rsidDel="007A1C41">
          <w:rPr>
            <w:rFonts w:ascii="Arial" w:hAnsi="Arial" w:cs="Arial"/>
            <w:sz w:val="20"/>
            <w:szCs w:val="20"/>
            <w:lang w:val="el-GR"/>
          </w:rPr>
          <w:delText xml:space="preserve">), μέσω των λεγόμενων </w:delText>
        </w:r>
        <w:r w:rsidR="00DB73BC" w:rsidRPr="00DB73BC" w:rsidDel="007A1C41">
          <w:rPr>
            <w:rFonts w:ascii="Arial" w:hAnsi="Arial" w:cs="Arial"/>
            <w:sz w:val="20"/>
            <w:szCs w:val="20"/>
          </w:rPr>
          <w:delText>Subtour</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Elimination</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Constraints</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SECs</w:delText>
        </w:r>
        <w:r w:rsidR="00DB73BC" w:rsidRPr="00DB73BC" w:rsidDel="007A1C41">
          <w:rPr>
            <w:rFonts w:ascii="Arial" w:hAnsi="Arial" w:cs="Arial"/>
            <w:sz w:val="20"/>
            <w:szCs w:val="20"/>
            <w:lang w:val="el-GR"/>
          </w:rPr>
          <w:delText xml:space="preserve">). Αρχικά, το πρόβλημα επιλύεται με έναν βασικό μόνο κορμό περιορισμών. Εάν η λύση περιέχει </w:delText>
        </w:r>
        <w:r w:rsidR="00DB73BC" w:rsidRPr="00DB73BC" w:rsidDel="007A1C41">
          <w:rPr>
            <w:rFonts w:ascii="Arial" w:hAnsi="Arial" w:cs="Arial"/>
            <w:bCs/>
            <w:sz w:val="20"/>
            <w:szCs w:val="20"/>
            <w:lang w:val="el-GR"/>
          </w:rPr>
          <w:delText>επιμέρους κύκλους</w:delText>
        </w:r>
        <w:r w:rsidR="00DB73BC" w:rsidRPr="00DB73BC" w:rsidDel="007A1C41">
          <w:rPr>
            <w:rFonts w:ascii="Arial" w:hAnsi="Arial" w:cs="Arial"/>
            <w:sz w:val="20"/>
            <w:szCs w:val="20"/>
            <w:lang w:val="el-GR"/>
          </w:rPr>
          <w:delText xml:space="preserve">, εντοπίζονται και εισάγονται οι αντίστοιχοι </w:delText>
        </w:r>
        <w:r w:rsidR="00DB73BC" w:rsidRPr="00DB73BC" w:rsidDel="007A1C41">
          <w:rPr>
            <w:rFonts w:ascii="Arial" w:hAnsi="Arial" w:cs="Arial"/>
            <w:sz w:val="20"/>
            <w:szCs w:val="20"/>
          </w:rPr>
          <w:delText>SECs</w:delText>
        </w:r>
        <w:r w:rsidR="00DB73BC" w:rsidRPr="00DB73BC" w:rsidDel="007A1C41">
          <w:rPr>
            <w:rFonts w:ascii="Arial" w:hAnsi="Arial" w:cs="Arial"/>
            <w:sz w:val="20"/>
            <w:szCs w:val="20"/>
            <w:lang w:val="el-GR"/>
          </w:rPr>
          <w:delText xml:space="preserve">, και η διαδικασία επαναλαμβάνεται. </w:delText>
        </w:r>
      </w:del>
      <w:del w:id="128" w:author="Giannis mougios" w:date="2025-08-30T13:17:00Z">
        <w:r w:rsidR="00DB73BC" w:rsidRPr="00DB73BC" w:rsidDel="00477B33">
          <w:rPr>
            <w:rFonts w:ascii="Arial" w:hAnsi="Arial" w:cs="Arial"/>
            <w:sz w:val="20"/>
            <w:szCs w:val="20"/>
            <w:lang w:val="el-GR"/>
          </w:rPr>
          <w:delText xml:space="preserve">Έτσι, η μέθοδος </w:delText>
        </w:r>
        <w:r w:rsidR="00DB73BC" w:rsidRPr="00DB73BC" w:rsidDel="00477B33">
          <w:rPr>
            <w:rFonts w:ascii="Arial" w:hAnsi="Arial" w:cs="Arial"/>
            <w:sz w:val="20"/>
            <w:szCs w:val="20"/>
          </w:rPr>
          <w:delText>Branch</w:delText>
        </w:r>
        <w:r w:rsidR="00DB73BC" w:rsidRPr="00DB73BC" w:rsidDel="00477B33">
          <w:rPr>
            <w:rFonts w:ascii="Arial" w:hAnsi="Arial" w:cs="Arial"/>
            <w:sz w:val="20"/>
            <w:szCs w:val="20"/>
            <w:lang w:val="el-GR"/>
          </w:rPr>
          <w:delText>-</w:delText>
        </w:r>
        <w:r w:rsidR="00DB73BC" w:rsidRPr="00DB73BC" w:rsidDel="00477B33">
          <w:rPr>
            <w:rFonts w:ascii="Arial" w:hAnsi="Arial" w:cs="Arial"/>
            <w:sz w:val="20"/>
            <w:szCs w:val="20"/>
          </w:rPr>
          <w:delText>and</w:delText>
        </w:r>
        <w:r w:rsidR="00DB73BC" w:rsidRPr="00DB73BC" w:rsidDel="00477B33">
          <w:rPr>
            <w:rFonts w:ascii="Arial" w:hAnsi="Arial" w:cs="Arial"/>
            <w:sz w:val="20"/>
            <w:szCs w:val="20"/>
            <w:lang w:val="el-GR"/>
          </w:rPr>
          <w:delText>-</w:delText>
        </w:r>
        <w:r w:rsidR="00DB73BC" w:rsidRPr="00DB73BC" w:rsidDel="00477B33">
          <w:rPr>
            <w:rFonts w:ascii="Arial" w:hAnsi="Arial" w:cs="Arial"/>
            <w:sz w:val="20"/>
            <w:szCs w:val="20"/>
          </w:rPr>
          <w:delText>Cut</w:delText>
        </w:r>
        <w:r w:rsidR="00DB73BC" w:rsidRPr="00DB73BC" w:rsidDel="00477B33">
          <w:rPr>
            <w:rFonts w:ascii="Arial" w:hAnsi="Arial" w:cs="Arial"/>
            <w:sz w:val="20"/>
            <w:szCs w:val="20"/>
            <w:lang w:val="el-GR"/>
          </w:rPr>
          <w:delText xml:space="preserve"> εισάγει μόνο τους απολύτως απαραίτητους περιορισμούς, εξοικονομώντας σημαντικά υπολογιστικούς πόρους.</w:delText>
        </w:r>
      </w:del>
      <w:ins w:id="129" w:author="Giannis mougios" w:date="2025-08-30T13:18:00Z">
        <w:r w:rsidR="00477B33">
          <w:rPr>
            <w:rFonts w:ascii="Arial" w:hAnsi="Arial" w:cs="Arial"/>
            <w:sz w:val="20"/>
            <w:szCs w:val="20"/>
            <w:lang w:val="el-GR"/>
          </w:rPr>
          <w:t>:</w:t>
        </w:r>
      </w:ins>
    </w:p>
    <w:p w14:paraId="14E5F742" w14:textId="77777777" w:rsidR="00DB73BC" w:rsidRPr="00477B33" w:rsidRDefault="00DB73BC" w:rsidP="00B40E9F">
      <w:pPr>
        <w:spacing w:after="60"/>
        <w:jc w:val="both"/>
        <w:rPr>
          <w:rFonts w:ascii="Arial" w:hAnsi="Arial" w:cs="Arial"/>
          <w:sz w:val="20"/>
          <w:szCs w:val="20"/>
          <w:lang w:val="el-GR"/>
          <w:rPrChange w:id="130" w:author="Giannis mougios" w:date="2025-08-30T13:18:00Z">
            <w:rPr>
              <w:rFonts w:ascii="Arial" w:hAnsi="Arial" w:cs="Arial"/>
              <w:sz w:val="20"/>
              <w:szCs w:val="20"/>
            </w:rPr>
          </w:rPrChange>
        </w:rPr>
      </w:pPr>
      <w:del w:id="131" w:author="Giannis mougios" w:date="2025-08-30T13:18:00Z">
        <w:r w:rsidRPr="00477B33" w:rsidDel="00477B33">
          <w:rPr>
            <w:rFonts w:ascii="Arial" w:hAnsi="Arial" w:cs="Arial"/>
            <w:sz w:val="20"/>
            <w:szCs w:val="20"/>
            <w:lang w:val="el-GR"/>
            <w:rPrChange w:id="132" w:author="Giannis mougios" w:date="2025-08-30T13:18:00Z">
              <w:rPr>
                <w:rFonts w:ascii="Arial" w:hAnsi="Arial" w:cs="Arial"/>
                <w:sz w:val="20"/>
                <w:szCs w:val="20"/>
              </w:rPr>
            </w:rPrChange>
          </w:rPr>
          <w:delText>Συγκεκριμένα:</w:delText>
        </w:r>
      </w:del>
    </w:p>
    <w:p w14:paraId="554B5EE4"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Δεν απαιτείται η εκ των προτέρων κατασκευή του εκθετικού συνόλου όλων των </w:t>
      </w:r>
      <w:r w:rsidRPr="00DB73BC">
        <w:rPr>
          <w:rFonts w:ascii="Arial" w:hAnsi="Arial" w:cs="Arial"/>
          <w:sz w:val="20"/>
          <w:szCs w:val="20"/>
        </w:rPr>
        <w:t>SECs</w:t>
      </w:r>
      <w:r w:rsidRPr="00DB73BC">
        <w:rPr>
          <w:rFonts w:ascii="Arial" w:hAnsi="Arial" w:cs="Arial"/>
          <w:sz w:val="20"/>
          <w:szCs w:val="20"/>
          <w:lang w:val="el-GR"/>
        </w:rPr>
        <w:t>.</w:t>
      </w:r>
    </w:p>
    <w:p w14:paraId="47842858"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Οι περιορισμοί προστίθενται </w:t>
      </w:r>
      <w:r w:rsidRPr="00DB73BC">
        <w:rPr>
          <w:rFonts w:ascii="Arial" w:hAnsi="Arial" w:cs="Arial"/>
          <w:i/>
          <w:iCs/>
          <w:sz w:val="20"/>
          <w:szCs w:val="20"/>
          <w:lang w:val="el-GR"/>
        </w:rPr>
        <w:t>μόνο</w:t>
      </w:r>
      <w:r w:rsidRPr="00DB73BC">
        <w:rPr>
          <w:rFonts w:ascii="Arial" w:hAnsi="Arial" w:cs="Arial"/>
          <w:sz w:val="20"/>
          <w:szCs w:val="20"/>
          <w:lang w:val="el-GR"/>
        </w:rPr>
        <w:t xml:space="preserve"> όταν εντοπιστούν παραβιάσεις τους στη λύση.</w:t>
      </w:r>
    </w:p>
    <w:p w14:paraId="340C97CE" w14:textId="4EEDAFA5" w:rsidR="00DB73BC" w:rsidRPr="00DB73BC" w:rsidDel="00477B33" w:rsidRDefault="00DB73BC" w:rsidP="00B40E9F">
      <w:pPr>
        <w:spacing w:after="60"/>
        <w:jc w:val="both"/>
        <w:rPr>
          <w:del w:id="133" w:author="Giannis mougios" w:date="2025-08-30T13:23:00Z"/>
          <w:rFonts w:ascii="Arial" w:hAnsi="Arial" w:cs="Arial"/>
          <w:sz w:val="20"/>
          <w:szCs w:val="20"/>
          <w:lang w:val="el-GR"/>
        </w:rPr>
      </w:pPr>
      <w:del w:id="134" w:author="Giannis mougios" w:date="2025-08-30T13:23:00Z">
        <w:r w:rsidRPr="00DB73BC" w:rsidDel="00477B33">
          <w:rPr>
            <w:rFonts w:ascii="Arial" w:hAnsi="Arial" w:cs="Arial"/>
            <w:sz w:val="20"/>
            <w:szCs w:val="20"/>
            <w:lang w:val="el-GR"/>
          </w:rPr>
          <w:delText xml:space="preserve">Στην περίπτωση του </w:delText>
        </w:r>
        <w:r w:rsidRPr="00DB73BC" w:rsidDel="00477B33">
          <w:rPr>
            <w:rFonts w:ascii="Arial" w:hAnsi="Arial" w:cs="Arial"/>
            <w:sz w:val="20"/>
            <w:szCs w:val="20"/>
          </w:rPr>
          <w:delText>TSP</w:delText>
        </w:r>
        <w:r w:rsidRPr="00DB73BC" w:rsidDel="00477B33">
          <w:rPr>
            <w:rFonts w:ascii="Arial" w:hAnsi="Arial" w:cs="Arial"/>
            <w:sz w:val="20"/>
            <w:szCs w:val="20"/>
            <w:lang w:val="el-GR"/>
          </w:rPr>
          <w:delText xml:space="preserve"> η μέθοδος των τεμνόντων επιπέδων δεν χρησιμοποιείται για την επιβολή της ακεραιότητας στις μεταβλητές απόφασης αλλά αποτελεί έναν στρατηγικό μηχανισμό ενίσχυσης της δομής της λύσης. Με την αφαίρεση δομικά ανύπαρκτων μονοπατιών και τη δυναμική ενσωμάτωση </w:delText>
        </w:r>
        <w:r w:rsidRPr="00DB73BC" w:rsidDel="00477B33">
          <w:rPr>
            <w:rFonts w:ascii="Arial" w:hAnsi="Arial" w:cs="Arial"/>
            <w:sz w:val="20"/>
            <w:szCs w:val="20"/>
          </w:rPr>
          <w:delText>SECs</w:delText>
        </w:r>
        <w:r w:rsidRPr="00DB73BC" w:rsidDel="00477B33">
          <w:rPr>
            <w:rFonts w:ascii="Arial" w:hAnsi="Arial" w:cs="Arial"/>
            <w:sz w:val="20"/>
            <w:szCs w:val="20"/>
            <w:lang w:val="el-GR"/>
          </w:rPr>
          <w:delText xml:space="preserve">, βελτιώνεται ριζικά η απόδοση του αλγορίθμου και καθίσταται δυνατή η επίλυση προβλημάτων </w:delText>
        </w:r>
        <w:r w:rsidRPr="00DB73BC" w:rsidDel="00477B33">
          <w:rPr>
            <w:rFonts w:ascii="Arial" w:hAnsi="Arial" w:cs="Arial"/>
            <w:sz w:val="20"/>
            <w:szCs w:val="20"/>
          </w:rPr>
          <w:delText>TSP</w:delText>
        </w:r>
        <w:r w:rsidRPr="00DB73BC" w:rsidDel="00477B33">
          <w:rPr>
            <w:rFonts w:ascii="Arial" w:hAnsi="Arial" w:cs="Arial"/>
            <w:sz w:val="20"/>
            <w:szCs w:val="20"/>
            <w:lang w:val="el-GR"/>
          </w:rPr>
          <w:delText xml:space="preserve"> σχετικά μεγάλης κλίμακας.</w:delText>
        </w:r>
      </w:del>
    </w:p>
    <w:p w14:paraId="62287986" w14:textId="77777777" w:rsidR="00DB73BC" w:rsidRPr="00DB73BC" w:rsidRDefault="00DB73BC" w:rsidP="00B40E9F">
      <w:pPr>
        <w:spacing w:before="360" w:after="120"/>
        <w:jc w:val="both"/>
        <w:rPr>
          <w:rFonts w:ascii="Arial Black" w:hAnsi="Arial Black" w:cs="Arial"/>
          <w:sz w:val="22"/>
          <w:szCs w:val="22"/>
          <w:lang w:val="el-GR"/>
        </w:rPr>
      </w:pPr>
      <w:r w:rsidRPr="00DB73BC">
        <w:rPr>
          <w:rFonts w:ascii="Arial Black" w:hAnsi="Arial Black" w:cs="Arial"/>
          <w:sz w:val="22"/>
          <w:szCs w:val="22"/>
          <w:lang w:val="el-GR"/>
        </w:rPr>
        <w:t xml:space="preserve">2.4 Συμμετρική μορφή </w:t>
      </w:r>
      <w:r w:rsidRPr="00DB73BC">
        <w:rPr>
          <w:rFonts w:ascii="Arial Black" w:hAnsi="Arial Black" w:cs="Arial"/>
          <w:sz w:val="22"/>
          <w:szCs w:val="22"/>
        </w:rPr>
        <w:t>TSP</w:t>
      </w:r>
      <w:r w:rsidRPr="00DB73BC">
        <w:rPr>
          <w:rFonts w:ascii="Arial Black" w:hAnsi="Arial Black" w:cs="Arial"/>
          <w:sz w:val="22"/>
          <w:szCs w:val="22"/>
          <w:lang w:val="el-GR"/>
        </w:rPr>
        <w:t xml:space="preserve">: Μαθηματική Διατύπωση και Υλοποίηση Επίλυσης σε </w:t>
      </w:r>
      <w:r w:rsidRPr="00DB73BC">
        <w:rPr>
          <w:rFonts w:ascii="Arial Black" w:hAnsi="Arial Black" w:cs="Arial"/>
          <w:sz w:val="22"/>
          <w:szCs w:val="22"/>
        </w:rPr>
        <w:t>Python</w:t>
      </w:r>
    </w:p>
    <w:p w14:paraId="45CAF2A7" w14:textId="77777777" w:rsidR="00DB73BC" w:rsidRPr="00DB73BC" w:rsidRDefault="00DB73BC" w:rsidP="00B40E9F">
      <w:pPr>
        <w:spacing w:before="360" w:after="120"/>
        <w:jc w:val="both"/>
        <w:rPr>
          <w:rFonts w:ascii="Arial" w:hAnsi="Arial" w:cs="Arial"/>
          <w:sz w:val="20"/>
          <w:szCs w:val="20"/>
          <w:lang w:val="el-GR"/>
        </w:rPr>
      </w:pPr>
      <w:r w:rsidRPr="00DB73BC">
        <w:rPr>
          <w:rFonts w:ascii="Arial" w:hAnsi="Arial" w:cs="Arial"/>
          <w:sz w:val="20"/>
          <w:szCs w:val="20"/>
          <w:lang w:val="el-GR"/>
        </w:rPr>
        <w:lastRenderedPageBreak/>
        <w:t xml:space="preserve">Στο πλαίσιο της παρούσας εργασίας, υιοθετήθηκε και υλοποιήθηκε η </w:t>
      </w:r>
      <w:r w:rsidRPr="00DB73BC">
        <w:rPr>
          <w:rFonts w:ascii="Arial" w:hAnsi="Arial" w:cs="Arial"/>
          <w:bCs/>
          <w:sz w:val="20"/>
          <w:szCs w:val="20"/>
          <w:lang w:val="el-GR"/>
        </w:rPr>
        <w:t>συμμετρική εκδοχή του προβλήματος του Πλανόδιου Πωλητή (</w:t>
      </w:r>
      <w:r w:rsidRPr="00DB73BC">
        <w:rPr>
          <w:rFonts w:ascii="Arial" w:hAnsi="Arial" w:cs="Arial"/>
          <w:bCs/>
          <w:sz w:val="20"/>
          <w:szCs w:val="20"/>
        </w:rPr>
        <w:t>Symmetric</w:t>
      </w:r>
      <w:r w:rsidRPr="00DB73BC">
        <w:rPr>
          <w:rFonts w:ascii="Arial" w:hAnsi="Arial" w:cs="Arial"/>
          <w:bCs/>
          <w:sz w:val="20"/>
          <w:szCs w:val="20"/>
          <w:lang w:val="el-GR"/>
        </w:rPr>
        <w:t xml:space="preserve"> </w:t>
      </w:r>
      <w:r w:rsidRPr="00DB73BC">
        <w:rPr>
          <w:rFonts w:ascii="Arial" w:hAnsi="Arial" w:cs="Arial"/>
          <w:bCs/>
          <w:sz w:val="20"/>
          <w:szCs w:val="20"/>
        </w:rPr>
        <w:t>TSP</w:t>
      </w:r>
      <w:r w:rsidRPr="00DB73BC">
        <w:rPr>
          <w:rFonts w:ascii="Arial" w:hAnsi="Arial" w:cs="Arial"/>
          <w:bCs/>
          <w:sz w:val="20"/>
          <w:szCs w:val="20"/>
          <w:lang w:val="el-GR"/>
        </w:rPr>
        <w:t>)</w:t>
      </w:r>
      <w:r w:rsidRPr="00DB73BC">
        <w:rPr>
          <w:rFonts w:ascii="Arial" w:hAnsi="Arial" w:cs="Arial"/>
          <w:sz w:val="20"/>
          <w:szCs w:val="20"/>
          <w:lang w:val="el-GR"/>
        </w:rPr>
        <w:t xml:space="preserve">, στην οποία θεωρούμε ότι το κόστος μετάβασης μεταξύ δύο πόλεων είναι το ίδιο ανεξαρτήτως κατεύθυνσης, δηλαδή </w:t>
      </w: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ji</m:t>
            </m:r>
          </m:sub>
        </m:sSub>
      </m:oMath>
      <w:r w:rsidRPr="00DB73BC">
        <w:rPr>
          <w:rFonts w:ascii="Arial" w:hAnsi="Arial" w:cs="Arial"/>
          <w:sz w:val="20"/>
          <w:szCs w:val="20"/>
          <w:lang w:val="el-GR"/>
        </w:rPr>
        <w:t>​. Η παραδοχή αυτή απλοποιεί τη μαθηματική μοντελοποίηση, επιτρέποντας την αναπαράσταση του προβλήματος ως ένα πλήρη μη κατευθυνόμενο γράφο. Σε όρους γραμμικού προγραμματισμού διατυπώνεται ως εξής:</w:t>
      </w:r>
    </w:p>
    <w:p w14:paraId="15CBDCDE" w14:textId="77777777" w:rsidR="00DB73BC" w:rsidRPr="00DB73BC" w:rsidRDefault="00000000" w:rsidP="00B40E9F">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e>
                </m:d>
                <m:ctrlPr>
                  <w:rPr>
                    <w:rFonts w:ascii="Cambria Math" w:hAnsi="Cambria Math" w:cs="Arial"/>
                    <w:sz w:val="20"/>
                    <w:szCs w:val="20"/>
                    <w:lang w:val="el-GR"/>
                  </w:rPr>
                </m:ctrlPr>
              </m:lim>
            </m:limLow>
            <m:ctrlPr>
              <w:rPr>
                <w:rFonts w:ascii="Cambria Math" w:hAnsi="Cambria Math" w:cs="Arial"/>
                <w:i/>
                <w:sz w:val="20"/>
                <w:szCs w:val="20"/>
                <w:lang w:val="el-GR"/>
              </w:rPr>
            </m:ctrlPr>
          </m:fName>
          <m:e>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e∈E</m:t>
                </m:r>
              </m:sub>
              <m:sup/>
              <m:e>
                <m:r>
                  <w:rPr>
                    <w:rFonts w:ascii="Cambria Math" w:hAnsi="Cambria Math" w:cs="Arial"/>
                    <w:sz w:val="20"/>
                    <w:szCs w:val="20"/>
                    <w:lang w:val="el-GR"/>
                  </w:rPr>
                  <m:t xml:space="preserve"> </m:t>
                </m:r>
              </m:e>
            </m:nary>
          </m:e>
        </m:func>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 </m:t>
        </m:r>
      </m:oMath>
      <w:r w:rsidR="00DB73BC" w:rsidRPr="00DB73BC">
        <w:rPr>
          <w:rFonts w:ascii="Arial" w:hAnsi="Arial" w:cs="Arial"/>
          <w:sz w:val="20"/>
          <w:szCs w:val="20"/>
          <w:lang w:val="el-GR"/>
        </w:rPr>
        <w:t xml:space="preserve"> </w:t>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t>(4.1)</w:t>
      </w:r>
    </w:p>
    <w:p w14:paraId="48E4EF3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Υπό τους περιορισμούς:</w:t>
      </w:r>
    </w:p>
    <w:p w14:paraId="11B9DE29" w14:textId="77777777" w:rsidR="00DB73BC" w:rsidRPr="00DB73BC" w:rsidRDefault="00000000" w:rsidP="00B40E9F">
      <w:pPr>
        <w:spacing w:after="60"/>
        <w:jc w:val="both"/>
        <w:rPr>
          <w:rFonts w:ascii="Arial" w:hAnsi="Arial" w:cs="Arial"/>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r>
              <w:rPr>
                <w:rFonts w:ascii="Cambria Math" w:hAnsi="Cambria Math" w:cs="Arial"/>
                <w:sz w:val="20"/>
                <w:szCs w:val="20"/>
                <w:lang w:val="el-GR"/>
              </w:rPr>
              <m:t xml:space="preserve"> </m:t>
            </m:r>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  </m:t>
            </m:r>
          </m:e>
        </m:nary>
        <m:r>
          <w:rPr>
            <w:rFonts w:ascii="Cambria Math" w:hAnsi="Cambria Math" w:cs="Arial"/>
            <w:sz w:val="20"/>
            <w:szCs w:val="20"/>
            <w:lang w:val="el-GR"/>
          </w:rPr>
          <m:t xml:space="preserve">           ∀ e∈</m:t>
        </m:r>
        <m:r>
          <m:rPr>
            <m:sty m:val="bi"/>
          </m:rPr>
          <w:rPr>
            <w:rFonts w:ascii="Cambria Math" w:hAnsi="Cambria Math" w:cs="Arial"/>
            <w:sz w:val="20"/>
            <w:szCs w:val="20"/>
            <w:lang w:val="el-GR"/>
          </w:rPr>
          <m:t>V</m:t>
        </m:r>
      </m:oMath>
      <w:r w:rsidR="00DB73BC" w:rsidRPr="00DB73BC">
        <w:rPr>
          <w:rFonts w:ascii="Arial" w:hAnsi="Arial" w:cs="Arial"/>
          <w:b/>
          <w:sz w:val="20"/>
          <w:szCs w:val="20"/>
          <w:lang w:val="el-GR"/>
        </w:rPr>
        <w:t xml:space="preserve">  </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sz w:val="20"/>
          <w:szCs w:val="20"/>
          <w:lang w:val="el-GR"/>
        </w:rPr>
        <w:t>(4.2)</w:t>
      </w:r>
    </w:p>
    <w:p w14:paraId="228C81D2" w14:textId="77777777" w:rsidR="00DB73BC" w:rsidRPr="00DB73BC" w:rsidRDefault="00000000" w:rsidP="00B40E9F">
      <w:pPr>
        <w:spacing w:after="60"/>
        <w:jc w:val="both"/>
        <w:rPr>
          <w:rFonts w:ascii="Arial" w:hAnsi="Arial" w:cs="Arial"/>
          <w:i/>
          <w:sz w:val="20"/>
          <w:szCs w:val="20"/>
          <w:lang w:val="el-GR"/>
        </w:rPr>
      </w:pPr>
      <m:oMath>
        <m:nary>
          <m:naryPr>
            <m:chr m:val="∑"/>
            <m:supHide m:val="1"/>
            <m:ctrlPr>
              <w:rPr>
                <w:rFonts w:ascii="Cambria Math" w:hAnsi="Cambria Math" w:cs="Arial"/>
                <w:i/>
                <w:sz w:val="20"/>
                <w:szCs w:val="20"/>
              </w:rPr>
            </m:ctrlPr>
          </m:naryPr>
          <m:sub>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s</m:t>
                </m:r>
              </m:e>
            </m:d>
          </m:sub>
          <m:sup/>
          <m:e>
            <m:r>
              <w:rPr>
                <w:rFonts w:ascii="Cambria Math" w:hAnsi="Cambria Math" w:cs="Arial"/>
                <w:sz w:val="20"/>
                <w:szCs w:val="20"/>
                <w:lang w:val="el-GR"/>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-1 ,  </m:t>
            </m:r>
          </m:e>
        </m:nary>
        <m:r>
          <w:rPr>
            <w:rFonts w:ascii="Cambria Math" w:hAnsi="Cambria Math" w:cs="Arial"/>
            <w:sz w:val="20"/>
            <w:szCs w:val="20"/>
            <w:lang w:val="el-GR"/>
          </w:rPr>
          <m:t xml:space="preserve">  ∀ </m:t>
        </m:r>
        <m:r>
          <w:rPr>
            <w:rFonts w:ascii="Cambria Math" w:hAnsi="Cambria Math" w:cs="Arial"/>
            <w:sz w:val="20"/>
            <w:szCs w:val="20"/>
          </w:rPr>
          <m:t>S</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2≤ </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rPr>
              <m:t>V</m:t>
            </m:r>
          </m:e>
        </m:d>
        <m:r>
          <w:rPr>
            <w:rFonts w:ascii="Cambria Math" w:hAnsi="Cambria Math" w:cs="Arial"/>
            <w:sz w:val="20"/>
            <w:szCs w:val="20"/>
            <w:lang w:val="el-GR"/>
          </w:rPr>
          <m:t xml:space="preserve">- 1  </m:t>
        </m:r>
      </m:oMath>
      <w:r w:rsidR="00DB73BC" w:rsidRPr="00DB73BC">
        <w:rPr>
          <w:rFonts w:ascii="Arial" w:hAnsi="Arial" w:cs="Arial"/>
          <w:i/>
          <w:sz w:val="20"/>
          <w:szCs w:val="20"/>
          <w:lang w:val="el-GR"/>
        </w:rPr>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(4.3)</w:t>
      </w:r>
    </w:p>
    <w:p w14:paraId="035D0E3D" w14:textId="77777777" w:rsidR="00DB73BC" w:rsidRPr="00DB73BC"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0, 1</m:t>
            </m:r>
          </m:e>
        </m:d>
        <m:r>
          <w:rPr>
            <w:rFonts w:ascii="Cambria Math" w:hAnsi="Cambria Math" w:cs="Arial"/>
            <w:sz w:val="20"/>
            <w:szCs w:val="20"/>
          </w:rPr>
          <m:t xml:space="preserve"> ,                        ∀ e∈E</m:t>
        </m:r>
      </m:oMath>
      <w:r w:rsidR="00DB73BC" w:rsidRPr="00DB73BC">
        <w:rPr>
          <w:rFonts w:ascii="Arial" w:hAnsi="Arial" w:cs="Arial"/>
          <w:i/>
          <w:sz w:val="20"/>
          <w:szCs w:val="20"/>
          <w:lang w:val="el-GR"/>
        </w:rPr>
        <w:t xml:space="preserve">                    </w:t>
      </w:r>
      <w:r w:rsidR="00DB73BC" w:rsidRPr="00DB73BC">
        <w:rPr>
          <w:rFonts w:ascii="Arial" w:hAnsi="Arial" w:cs="Arial"/>
          <w:i/>
          <w:sz w:val="20"/>
          <w:szCs w:val="20"/>
          <w:lang w:val="el-GR"/>
        </w:rPr>
        <w:tab/>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(4.4)</w:t>
      </w:r>
    </w:p>
    <w:p w14:paraId="23F7EF70"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Όπου:</w:t>
      </w:r>
    </w:p>
    <w:p w14:paraId="79A954C8"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 Σύνολο ακμών.</w:t>
      </w:r>
    </w:p>
    <w:p w14:paraId="7026663A"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V</w:t>
      </w:r>
      <w:r w:rsidRPr="00F81126">
        <w:rPr>
          <w:rFonts w:ascii="Arial" w:hAnsi="Arial" w:cs="Arial"/>
          <w:sz w:val="20"/>
          <w:szCs w:val="20"/>
          <w:lang w:val="el-GR"/>
        </w:rPr>
        <w:t>: Σύνολο κορυφών (πόλεων).</w:t>
      </w:r>
    </w:p>
    <w:p w14:paraId="0C2CBCBB"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lang w:val="el-GR"/>
        </w:rPr>
        <w:t>​</w:t>
      </w:r>
      <m:oMath>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oMath>
      <w:r w:rsidRPr="00F81126">
        <w:rPr>
          <w:rFonts w:ascii="Arial" w:hAnsi="Arial" w:cs="Arial"/>
          <w:sz w:val="20"/>
          <w:szCs w:val="20"/>
          <w:lang w:val="el-GR"/>
        </w:rPr>
        <w:t xml:space="preserve">: Δυαδική μεταβλητή που δηλώνει αν η ακμή </w:t>
      </w:r>
      <w:r w:rsidRPr="00F81126">
        <w:rPr>
          <w:rFonts w:ascii="Arial" w:hAnsi="Arial" w:cs="Arial"/>
          <w:sz w:val="20"/>
          <w:szCs w:val="20"/>
        </w:rPr>
        <w:t>e</w:t>
      </w:r>
      <w:r w:rsidRPr="00F81126">
        <w:rPr>
          <w:rFonts w:ascii="Arial" w:hAnsi="Arial" w:cs="Arial"/>
          <w:sz w:val="20"/>
          <w:szCs w:val="20"/>
          <w:lang w:val="el-GR"/>
        </w:rPr>
        <w:t xml:space="preserve"> περιλαμβάνεται στη λύση.</w:t>
      </w:r>
    </w:p>
    <w:p w14:paraId="2B50F693" w14:textId="77777777" w:rsidR="00DB73BC" w:rsidRPr="00F81126" w:rsidRDefault="00000000" w:rsidP="00B40E9F">
      <w:pPr>
        <w:pStyle w:val="ListParagraph"/>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oMath>
      <w:r w:rsidR="00DB73BC" w:rsidRPr="00F81126">
        <w:rPr>
          <w:rFonts w:ascii="Arial" w:hAnsi="Arial" w:cs="Arial"/>
          <w:sz w:val="20"/>
          <w:szCs w:val="20"/>
          <w:lang w:val="el-GR"/>
        </w:rPr>
        <w:t xml:space="preserve">​: Κόστος/απόσταση της ακμής </w:t>
      </w:r>
      <w:r w:rsidR="00DB73BC" w:rsidRPr="00F81126">
        <w:rPr>
          <w:rFonts w:ascii="Arial" w:hAnsi="Arial" w:cs="Arial"/>
          <w:sz w:val="20"/>
          <w:szCs w:val="20"/>
        </w:rPr>
        <w:t>e</w:t>
      </w:r>
      <w:r w:rsidR="00DB73BC" w:rsidRPr="00F81126">
        <w:rPr>
          <w:rFonts w:ascii="Arial" w:hAnsi="Arial" w:cs="Arial"/>
          <w:sz w:val="20"/>
          <w:szCs w:val="20"/>
          <w:lang w:val="el-GR"/>
        </w:rPr>
        <w:t>.</w:t>
      </w:r>
    </w:p>
    <w:p w14:paraId="5C10386C"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N</w:t>
      </w:r>
      <w:r w:rsidRPr="00F81126">
        <w:rPr>
          <w:rFonts w:ascii="Arial" w:hAnsi="Arial" w:cs="Arial"/>
          <w:sz w:val="20"/>
          <w:szCs w:val="20"/>
          <w:lang w:val="el-GR"/>
        </w:rPr>
        <w:t>(</w:t>
      </w:r>
      <w:r w:rsidRPr="00F81126">
        <w:rPr>
          <w:rFonts w:ascii="Arial" w:hAnsi="Arial" w:cs="Arial"/>
          <w:sz w:val="20"/>
          <w:szCs w:val="20"/>
        </w:rPr>
        <w:t>v</w:t>
      </w:r>
      <w:r w:rsidRPr="00F81126">
        <w:rPr>
          <w:rFonts w:ascii="Arial" w:hAnsi="Arial" w:cs="Arial"/>
          <w:sz w:val="20"/>
          <w:szCs w:val="20"/>
          <w:lang w:val="el-GR"/>
        </w:rPr>
        <w:t xml:space="preserve">): Σύνολο ακμών που συνδέονται με την κορυφή </w:t>
      </w:r>
      <w:r w:rsidRPr="00F81126">
        <w:rPr>
          <w:rFonts w:ascii="Arial" w:hAnsi="Arial" w:cs="Arial"/>
          <w:sz w:val="20"/>
          <w:szCs w:val="20"/>
        </w:rPr>
        <w:t>v</w:t>
      </w:r>
      <w:r w:rsidRPr="00F81126">
        <w:rPr>
          <w:rFonts w:ascii="Arial" w:hAnsi="Arial" w:cs="Arial"/>
          <w:sz w:val="20"/>
          <w:szCs w:val="20"/>
          <w:lang w:val="el-GR"/>
        </w:rPr>
        <w:t>.</w:t>
      </w:r>
    </w:p>
    <w:p w14:paraId="75516AF6"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w:t>
      </w:r>
      <w:r w:rsidRPr="00F81126">
        <w:rPr>
          <w:rFonts w:ascii="Arial" w:hAnsi="Arial" w:cs="Arial"/>
          <w:sz w:val="20"/>
          <w:szCs w:val="20"/>
        </w:rPr>
        <w:t>S</w:t>
      </w:r>
      <w:r w:rsidRPr="00F81126">
        <w:rPr>
          <w:rFonts w:ascii="Arial" w:hAnsi="Arial" w:cs="Arial"/>
          <w:sz w:val="20"/>
          <w:szCs w:val="20"/>
          <w:lang w:val="el-GR"/>
        </w:rPr>
        <w:t xml:space="preserve">): Υποσύνολο των ακμών που συνδέουν τις κορυφές του υποσυνόλου </w:t>
      </w:r>
      <w:r w:rsidRPr="00F81126">
        <w:rPr>
          <w:rFonts w:ascii="Arial" w:hAnsi="Arial" w:cs="Arial"/>
          <w:sz w:val="20"/>
          <w:szCs w:val="20"/>
        </w:rPr>
        <w:t>S</w:t>
      </w:r>
      <w:r w:rsidRPr="00F81126">
        <w:rPr>
          <w:rFonts w:ascii="Cambria Math" w:hAnsi="Cambria Math" w:cs="Cambria Math"/>
          <w:sz w:val="20"/>
          <w:szCs w:val="20"/>
          <w:lang w:val="el-GR"/>
        </w:rPr>
        <w:t>⊂</w:t>
      </w:r>
      <w:r w:rsidRPr="00F81126">
        <w:rPr>
          <w:rFonts w:ascii="Arial" w:hAnsi="Arial" w:cs="Arial"/>
          <w:sz w:val="20"/>
          <w:szCs w:val="20"/>
        </w:rPr>
        <w:t>V</w:t>
      </w:r>
      <w:r w:rsidRPr="00F81126">
        <w:rPr>
          <w:rFonts w:ascii="Arial" w:hAnsi="Arial" w:cs="Arial"/>
          <w:sz w:val="20"/>
          <w:szCs w:val="20"/>
          <w:lang w:val="el-GR"/>
        </w:rPr>
        <w:t>.</w:t>
      </w:r>
    </w:p>
    <w:p w14:paraId="4F815681"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rPr>
        <w:t>O</w:t>
      </w:r>
      <w:r w:rsidRPr="00DB73BC">
        <w:rPr>
          <w:rFonts w:ascii="Arial" w:hAnsi="Arial" w:cs="Arial"/>
          <w:sz w:val="20"/>
          <w:szCs w:val="20"/>
          <w:lang w:val="el-GR"/>
        </w:rPr>
        <w:t xml:space="preserve"> πρώτος περιορισμός της συμμετρικής διατύπωσης του </w:t>
      </w:r>
      <w:r w:rsidRPr="00DB73BC">
        <w:rPr>
          <w:rFonts w:ascii="Arial" w:hAnsi="Arial" w:cs="Arial"/>
          <w:sz w:val="20"/>
          <w:szCs w:val="20"/>
        </w:rPr>
        <w:t>TSP</w:t>
      </w:r>
      <w:r w:rsidRPr="00DB73BC">
        <w:rPr>
          <w:rFonts w:ascii="Arial" w:hAnsi="Arial" w:cs="Arial"/>
          <w:sz w:val="20"/>
          <w:szCs w:val="20"/>
          <w:lang w:val="el-GR"/>
        </w:rPr>
        <w:t>:</w:t>
      </w:r>
    </w:p>
    <w:p w14:paraId="2FE06583" w14:textId="77777777" w:rsidR="00DB73BC" w:rsidRPr="00DB73BC" w:rsidRDefault="00000000" w:rsidP="00B40E9F">
      <w:pPr>
        <w:spacing w:before="360" w:after="60"/>
        <w:jc w:val="both"/>
        <w:rPr>
          <w:rFonts w:ascii="Arial" w:hAnsi="Arial" w:cs="Arial"/>
          <w:bCs/>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m:t>
            </m:r>
          </m:e>
        </m:nary>
        <m:r>
          <w:rPr>
            <w:rFonts w:ascii="Cambria Math" w:hAnsi="Cambria Math" w:cs="Arial"/>
            <w:sz w:val="20"/>
            <w:szCs w:val="20"/>
            <w:lang w:val="el-GR"/>
          </w:rPr>
          <m:t xml:space="preserve"> ∀ i</m:t>
        </m:r>
        <m:r>
          <m:rPr>
            <m:sty m:val="bi"/>
          </m:rPr>
          <w:rPr>
            <w:rFonts w:ascii="Cambria Math" w:hAnsi="Cambria Math" w:cs="Arial"/>
            <w:sz w:val="20"/>
            <w:szCs w:val="20"/>
            <w:lang w:val="el-GR"/>
          </w:rPr>
          <m:t>∈</m:t>
        </m:r>
      </m:oMath>
      <w:r w:rsidR="00DB73BC" w:rsidRPr="00DB73BC">
        <w:rPr>
          <w:rFonts w:ascii="Arial" w:hAnsi="Arial" w:cs="Arial"/>
          <w:b/>
          <w:bCs/>
          <w:sz w:val="20"/>
          <w:szCs w:val="20"/>
          <w:lang w:val="el-GR"/>
        </w:rPr>
        <w:t xml:space="preserve"> </w:t>
      </w:r>
      <w:r w:rsidR="00DB73BC" w:rsidRPr="00DB73BC">
        <w:rPr>
          <w:rFonts w:ascii="Arial" w:hAnsi="Arial" w:cs="Arial"/>
          <w:sz w:val="20"/>
          <w:szCs w:val="20"/>
        </w:rPr>
        <w:t>V</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Cs/>
          <w:sz w:val="20"/>
          <w:szCs w:val="20"/>
          <w:lang w:val="el-GR"/>
        </w:rPr>
        <w:t>(4.2)</w:t>
      </w:r>
    </w:p>
    <w:p w14:paraId="4EA3137A"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προκύπτει ως αποτέλεσμα της μετάβασης από τη κατευθυνόμενη (ασύμμετρη) μορφή του προβλήματος σε μια μη κατευθυνόμενη (συμμετρική) εκδοχή. Στην ασύμμετρη περίπτωση, η πορεία του πωλητή αναπαρίσταται μέσω κατευθυνόμενων ακμών, και κάθε κόμβος πρέπει να έχει μία εισερχόμενη και μία εξερχόμενη ακμή, κάτι που απαιτεί δύο ξεχωριστούς ισοτικούς περιορισμούς (</w:t>
      </w:r>
      <w:r w:rsidRPr="00DB73BC">
        <w:rPr>
          <w:rFonts w:ascii="Arial" w:hAnsi="Arial" w:cs="Arial"/>
          <w:sz w:val="20"/>
          <w:szCs w:val="20"/>
        </w:rPr>
        <w:t>in</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xml:space="preserve"> και </w:t>
      </w:r>
      <w:r w:rsidRPr="00DB73BC">
        <w:rPr>
          <w:rFonts w:ascii="Arial" w:hAnsi="Arial" w:cs="Arial"/>
          <w:sz w:val="20"/>
          <w:szCs w:val="20"/>
        </w:rPr>
        <w:t>out</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για κάθε κόμβο:</w:t>
      </w:r>
    </w:p>
    <w:p w14:paraId="612F14B2" w14:textId="77777777" w:rsidR="00DB73BC" w:rsidRPr="00DB73BC" w:rsidRDefault="00000000" w:rsidP="00B40E9F">
      <w:pPr>
        <w:spacing w:after="60"/>
        <w:jc w:val="both"/>
        <w:rPr>
          <w:rFonts w:ascii="Arial" w:hAnsi="Arial" w:cs="Arial"/>
          <w:sz w:val="20"/>
          <w:szCs w:val="20"/>
        </w:rPr>
      </w:pPr>
      <m:oMathPara>
        <m:oMathParaPr>
          <m:jc m:val="left"/>
        </m:oMathPara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r>
            <w:rPr>
              <w:rFonts w:ascii="Cambria Math" w:hAnsi="Cambria Math" w:cs="Arial"/>
              <w:sz w:val="20"/>
              <w:szCs w:val="20"/>
              <w:lang w:val="el-GR"/>
            </w:rPr>
            <m:t xml:space="preserve">,  </m:t>
          </m:r>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j</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m:oMathPara>
    </w:p>
    <w:p w14:paraId="6639E7A6" w14:textId="77777777" w:rsidR="00DB73BC" w:rsidRP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Στη συμμετρική εκδοχή όμως, οι ακμές είναι μη κατευθυνόμενες. Καθώς δεν υπάρχει πλέον έννοια κατεύθυνσης, δεν έχει σημασία ποια είναι η “είσοδος” ή η “έξοδος” από μια πόλη —σημασία έχει μόνο το αν η πόλη συμμετέχει ακριβώς σε δύο ακμές της τελικής διαδρομής. Έτσι, οι δύο προηγούμενοι περιορισμοί συγχωνεύονται σε έναν ενιαίο περιορισμό βαθμού, ο οποίος δηλώνει ότι κάθε κόμβος έχει βαθμό 2 στο γράφο της λύσης.</w:t>
      </w:r>
    </w:p>
    <w:p w14:paraId="5678B63A" w14:textId="77777777" w:rsid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Αξίζει να σημειωθεί ότι η μετάβαση από τη γενική (κατευθυνόμενη) εκδοχή του Προβλήματος του Πλανόδιου Πωλητή στη συμμετρική (μη κατευθυνόμενη) μορφή συνοδεύεται από σημαντικά υπολογιστικά οφέλη. Συγκεκριμένα, ενώ στη γενική περίπτωση το σύνολο των ακμών περιλαμβάνει και τις δύο κατευθύνσεις για κάθε ζεύγος πόλεων (</w:t>
      </w:r>
      <w:r w:rsidRPr="00DB73BC">
        <w:rPr>
          <w:rFonts w:ascii="Arial" w:hAnsi="Arial" w:cs="Arial"/>
          <w:sz w:val="20"/>
          <w:szCs w:val="20"/>
        </w:rPr>
        <w:t>i</w:t>
      </w:r>
      <w:r w:rsidRPr="00DB73BC">
        <w:rPr>
          <w:rFonts w:ascii="Arial" w:hAnsi="Arial" w:cs="Arial"/>
          <w:sz w:val="20"/>
          <w:szCs w:val="20"/>
          <w:lang w:val="el-GR"/>
        </w:rPr>
        <w:t>,</w:t>
      </w:r>
      <w:r w:rsidRPr="00DB73BC">
        <w:rPr>
          <w:rFonts w:ascii="Arial" w:hAnsi="Arial" w:cs="Arial"/>
          <w:sz w:val="20"/>
          <w:szCs w:val="20"/>
        </w:rPr>
        <w:t>j</w:t>
      </w:r>
      <w:r w:rsidRPr="00DB73BC">
        <w:rPr>
          <w:rFonts w:ascii="Arial" w:hAnsi="Arial" w:cs="Arial"/>
          <w:sz w:val="20"/>
          <w:szCs w:val="20"/>
          <w:lang w:val="el-GR"/>
        </w:rPr>
        <w:t>) και (</w:t>
      </w:r>
      <w:r w:rsidRPr="00DB73BC">
        <w:rPr>
          <w:rFonts w:ascii="Arial" w:hAnsi="Arial" w:cs="Arial"/>
          <w:sz w:val="20"/>
          <w:szCs w:val="20"/>
        </w:rPr>
        <w:t>j</w:t>
      </w:r>
      <w:r w:rsidRPr="00DB73BC">
        <w:rPr>
          <w:rFonts w:ascii="Arial" w:hAnsi="Arial" w:cs="Arial"/>
          <w:sz w:val="20"/>
          <w:szCs w:val="20"/>
          <w:lang w:val="el-GR"/>
        </w:rPr>
        <w:t>,</w:t>
      </w:r>
      <w:r w:rsidRPr="00DB73BC">
        <w:rPr>
          <w:rFonts w:ascii="Arial" w:hAnsi="Arial" w:cs="Arial"/>
          <w:sz w:val="20"/>
          <w:szCs w:val="20"/>
        </w:rPr>
        <w:t>i</w:t>
      </w:r>
      <w:r w:rsidRPr="00DB73BC">
        <w:rPr>
          <w:rFonts w:ascii="Arial" w:hAnsi="Arial" w:cs="Arial"/>
          <w:sz w:val="20"/>
          <w:szCs w:val="20"/>
          <w:lang w:val="el-GR"/>
        </w:rPr>
        <w:t xml:space="preserve">) στη συμμετρική μορφή λαμβάνεται υπόψη μόνο μία από αυτές. Ως αποτέλεσμα, ο συνολικός αριθμός δυαδικών μεταβλητών </w:t>
      </w:r>
      <w:r w:rsidRPr="00DB73BC">
        <w:rPr>
          <w:rFonts w:ascii="Arial" w:hAnsi="Arial" w:cs="Arial"/>
          <w:sz w:val="20"/>
          <w:szCs w:val="20"/>
        </w:rPr>
        <w:t>y</w:t>
      </w:r>
      <w:r w:rsidRPr="00DB73BC">
        <w:rPr>
          <w:rFonts w:ascii="Arial" w:hAnsi="Arial" w:cs="Arial"/>
          <w:sz w:val="20"/>
          <w:szCs w:val="20"/>
          <w:lang w:val="el-GR"/>
        </w:rPr>
        <w:t>​</w:t>
      </w:r>
      <w:r w:rsidRPr="00DB73BC">
        <w:rPr>
          <w:rFonts w:ascii="Arial" w:hAnsi="Arial" w:cs="Arial"/>
          <w:sz w:val="20"/>
          <w:szCs w:val="20"/>
          <w:vertAlign w:val="subscript"/>
        </w:rPr>
        <w:t>e</w:t>
      </w:r>
      <w:r w:rsidRPr="00DB73BC">
        <w:rPr>
          <w:rFonts w:ascii="Arial" w:hAnsi="Arial" w:cs="Arial"/>
          <w:sz w:val="20"/>
          <w:szCs w:val="20"/>
          <w:lang w:val="el-GR"/>
        </w:rPr>
        <w:t xml:space="preserve"> που χρησιμοποιούνται στη μαθηματική μοντελοποίηση μειώνεται σχεδόν στο μισό. </w:t>
      </w:r>
      <w:r w:rsidRPr="00DB73BC">
        <w:rPr>
          <w:rFonts w:ascii="Arial" w:hAnsi="Arial" w:cs="Arial"/>
          <w:sz w:val="20"/>
          <w:szCs w:val="20"/>
          <w:lang w:val="el-GR"/>
        </w:rPr>
        <w:lastRenderedPageBreak/>
        <w:t>Αυτή η μείωση επιφέρει σημαντική συρρίκνωση του χώρου των εφικτών λύσεων και συμβάλλει καθοριστικά στο χρόνο σύγκλισης προς την βέλτιστη λύση.</w:t>
      </w:r>
    </w:p>
    <w:p w14:paraId="6FF3B0A0" w14:textId="77777777" w:rsidR="00D86DFA" w:rsidRPr="00D86DFA" w:rsidRDefault="00D86DFA" w:rsidP="00B40E9F">
      <w:pPr>
        <w:spacing w:before="360" w:after="120"/>
        <w:jc w:val="both"/>
        <w:rPr>
          <w:rFonts w:ascii="Arial Black" w:hAnsi="Arial Black"/>
          <w:lang w:val="el-GR"/>
        </w:rPr>
      </w:pPr>
      <w:r w:rsidRPr="00D86DFA">
        <w:rPr>
          <w:rFonts w:ascii="Arial Black" w:hAnsi="Arial Black"/>
          <w:lang w:val="el-GR"/>
        </w:rPr>
        <w:t>3 Εισαγωγή στα Νευρωνικά Δίκτυα Γράφων (</w:t>
      </w:r>
      <w:r w:rsidRPr="00D86DFA">
        <w:rPr>
          <w:rFonts w:ascii="Arial Black" w:hAnsi="Arial Black"/>
        </w:rPr>
        <w:t>GNNs</w:t>
      </w:r>
      <w:r w:rsidRPr="00D86DFA">
        <w:rPr>
          <w:rFonts w:ascii="Arial Black" w:hAnsi="Arial Black"/>
          <w:lang w:val="el-GR"/>
        </w:rPr>
        <w:t>)</w:t>
      </w:r>
    </w:p>
    <w:p w14:paraId="72CBD6FE" w14:textId="77777777" w:rsidR="00D86DFA" w:rsidRPr="00D86DFA" w:rsidRDefault="00D86DFA" w:rsidP="00B40E9F">
      <w:pPr>
        <w:spacing w:before="360" w:after="120"/>
        <w:jc w:val="both"/>
        <w:rPr>
          <w:rFonts w:ascii="Arial" w:hAnsi="Arial" w:cs="Arial"/>
          <w:sz w:val="20"/>
          <w:szCs w:val="20"/>
          <w:lang w:val="el-GR"/>
        </w:rPr>
      </w:pPr>
      <w:r w:rsidRPr="00D86DFA">
        <w:rPr>
          <w:rFonts w:ascii="Arial" w:hAnsi="Arial" w:cs="Arial"/>
          <w:sz w:val="20"/>
          <w:szCs w:val="20"/>
          <w:lang w:val="el-GR"/>
        </w:rPr>
        <w:t>Ένας μαθηματικός γράφος</w:t>
      </w:r>
      <w:del w:id="135" w:author="Giannis mougios" w:date="2025-08-30T12:14:00Z">
        <w:r w:rsidRPr="00D86DFA" w:rsidDel="00C903DD">
          <w:rPr>
            <w:rFonts w:ascii="Arial" w:hAnsi="Arial" w:cs="Arial"/>
            <w:sz w:val="20"/>
            <w:szCs w:val="20"/>
            <w:lang w:val="el-GR"/>
          </w:rPr>
          <w:delText xml:space="preserve"> (</w:delText>
        </w:r>
        <w:r w:rsidRPr="00D86DFA" w:rsidDel="00C903DD">
          <w:rPr>
            <w:rFonts w:ascii="Arial" w:hAnsi="Arial" w:cs="Arial"/>
            <w:sz w:val="20"/>
            <w:szCs w:val="20"/>
          </w:rPr>
          <w:delText>graph</w:delText>
        </w:r>
        <w:r w:rsidRPr="00D86DFA" w:rsidDel="00C903DD">
          <w:rPr>
            <w:rFonts w:ascii="Arial" w:hAnsi="Arial" w:cs="Arial"/>
            <w:sz w:val="20"/>
            <w:szCs w:val="20"/>
            <w:lang w:val="el-GR"/>
          </w:rPr>
          <w:delText>)</w:delText>
        </w:r>
      </w:del>
      <w:r w:rsidRPr="00D86DFA">
        <w:rPr>
          <w:rFonts w:ascii="Arial" w:hAnsi="Arial" w:cs="Arial"/>
          <w:sz w:val="20"/>
          <w:szCs w:val="20"/>
          <w:lang w:val="el-GR"/>
        </w:rPr>
        <w:t xml:space="preserve"> είναι μια δομή δεδομένων που περιγράφει σχέσεις μεταξύ οντοτήτων. Τυπικά, ένας γράφος ορίζεται ως ένα ζεύγος </w:t>
      </w:r>
      <w:r w:rsidRPr="00D86DFA">
        <w:rPr>
          <w:rFonts w:ascii="Arial" w:hAnsi="Arial" w:cs="Arial"/>
          <w:bCs/>
          <w:sz w:val="20"/>
          <w:szCs w:val="20"/>
        </w:rPr>
        <w:t>G</w:t>
      </w:r>
      <w:r w:rsidRPr="00D86DFA">
        <w:rPr>
          <w:rFonts w:ascii="Arial" w:hAnsi="Arial" w:cs="Arial"/>
          <w:bCs/>
          <w:sz w:val="20"/>
          <w:szCs w:val="20"/>
          <w:lang w:val="el-GR"/>
        </w:rPr>
        <w:t xml:space="preserve"> = (</w:t>
      </w:r>
      <w:r w:rsidRPr="00D86DFA">
        <w:rPr>
          <w:rFonts w:ascii="Arial" w:hAnsi="Arial" w:cs="Arial"/>
          <w:bCs/>
          <w:sz w:val="20"/>
          <w:szCs w:val="20"/>
        </w:rPr>
        <w:t>V</w:t>
      </w:r>
      <w:r w:rsidRPr="00D86DFA">
        <w:rPr>
          <w:rFonts w:ascii="Arial" w:hAnsi="Arial" w:cs="Arial"/>
          <w:bCs/>
          <w:sz w:val="20"/>
          <w:szCs w:val="20"/>
          <w:lang w:val="el-GR"/>
        </w:rPr>
        <w:t xml:space="preserve">, </w:t>
      </w:r>
      <w:r w:rsidRPr="00D86DFA">
        <w:rPr>
          <w:rFonts w:ascii="Arial" w:hAnsi="Arial" w:cs="Arial"/>
          <w:bCs/>
          <w:sz w:val="20"/>
          <w:szCs w:val="20"/>
        </w:rPr>
        <w:t>E</w:t>
      </w:r>
      <w:r w:rsidRPr="00D86DFA">
        <w:rPr>
          <w:rFonts w:ascii="Arial" w:hAnsi="Arial" w:cs="Arial"/>
          <w:bCs/>
          <w:sz w:val="20"/>
          <w:szCs w:val="20"/>
          <w:lang w:val="el-GR"/>
        </w:rPr>
        <w:t>)</w:t>
      </w:r>
      <w:r w:rsidRPr="00D86DFA">
        <w:rPr>
          <w:rFonts w:ascii="Arial" w:hAnsi="Arial" w:cs="Arial"/>
          <w:sz w:val="20"/>
          <w:szCs w:val="20"/>
          <w:lang w:val="el-GR"/>
        </w:rPr>
        <w:t xml:space="preserve"> όπου το σύνολο </w:t>
      </w:r>
      <w:r w:rsidRPr="00D86DFA">
        <w:rPr>
          <w:rFonts w:ascii="Arial" w:hAnsi="Arial" w:cs="Arial"/>
          <w:bCs/>
          <w:sz w:val="20"/>
          <w:szCs w:val="20"/>
        </w:rPr>
        <w:t>V</w:t>
      </w:r>
      <w:r w:rsidRPr="00D86DFA">
        <w:rPr>
          <w:rFonts w:ascii="Arial" w:hAnsi="Arial" w:cs="Arial"/>
          <w:sz w:val="20"/>
          <w:szCs w:val="20"/>
          <w:lang w:val="el-GR"/>
        </w:rPr>
        <w:t xml:space="preserve"> περιέχει τους κόμβους (ή κορυφές) και το σύνολο </w:t>
      </w:r>
      <m:oMath>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m:t>
        </m:r>
        <m:r>
          <w:rPr>
            <w:rFonts w:ascii="Cambria Math" w:hAnsi="Cambria Math" w:cs="Arial"/>
            <w:sz w:val="20"/>
            <w:szCs w:val="20"/>
          </w:rPr>
          <m:t>V</m:t>
        </m:r>
      </m:oMath>
      <w:r w:rsidRPr="00D86DFA">
        <w:rPr>
          <w:rFonts w:ascii="Arial" w:hAnsi="Arial" w:cs="Arial"/>
          <w:sz w:val="20"/>
          <w:szCs w:val="20"/>
          <w:lang w:val="el-GR"/>
        </w:rPr>
        <w:t xml:space="preserve"> περιέχει τις ακμές (ή συνδέσεις) μεταξύ των κόμβων. Οι ακμές μπορεί να έχουν φορά και στην περίπτωση αυτή ο γράφος χαρακτηρίζεται ως κατευθυνόμενος ή μπορεί να περιγράφουν αμφίδρομες σχέσεις όπου η φορά της σύνδεσης δεν έχει σημασία και τότε ο γράφος χαρακτηρίζεται ως μη κατευθυνόμενος. Επιπλέον, οι ακμές μπορούν να συνοδεύονται από — όπως αριθμητικά βάρη (π.χ. αποστάσεις, κόστη) ή κατηγορικές ετικέτες που δηλώνουν τον τύπο της σχέσης (π.χ. «φιλική», «επαγγελματική»).</w:t>
      </w:r>
    </w:p>
    <w:p w14:paraId="1103CBA2"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Αυτή η εννοιολογική ευελιξία καθιστά τους γράφους εξαιρετικά ισχυρό εργαλείο μοντελοποίησης. Επιτρέπουν την αναπαράσταση μιας ευρείας γκάμας πραγματικών συστημάτων: από κοινωνικά και οδικά δίκτυα, μέχρι χημικές ενώσεις, πληροφοριακές ροές, και αλληλεπιδράσεις σε φυσικά και βιολογικά περιβάλλοντα. Χάρη σε αυτή την εκφραστική δύναμη, οι γράφοι έχουν αποκτήσει κεντρική θέση σε πολλά επιστημονικά πεδία — όπως η πληροφορική, η φυσική, η βιολογία και τα οικονομικά.</w:t>
      </w:r>
    </w:p>
    <w:p w14:paraId="59A7B4FB"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Τα τελευταία χρόνια, η σημασία των γράφων έχει αναδειχθεί ιδιαίτερα και στο πεδίο της μηχανικής μάθησης, καθώς προσφέρουν έναν ευέλικτο τρόπο οργάνωσης των δεδομένων που υπερβαίνει τις παραδοσιακές δομές, όπως οι μήτρες(πίνακες). Η αναπαράσταση των δεδομένων με την χρήση γράφων επιτρέπει τη μοντελοποίηση πολύπλοκων συσχετίσεων και αλληλεπιδράσεων, καθιστώντας την ιδανική για μια πληθώρα εφαρμογών.</w:t>
      </w:r>
    </w:p>
    <w:p w14:paraId="11D6E4B1"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Σε αυτό το πλαίσιο, έχουν διαμορφωθεί ορισμένες γενικές κατηγορίες προβλημάτων που προσεγγίζονται μέσω της δομής των γράφων:</w:t>
      </w:r>
    </w:p>
    <w:p w14:paraId="7C10162A"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κόμβων (</w:t>
      </w:r>
      <w:r w:rsidRPr="00D86DFA">
        <w:rPr>
          <w:rFonts w:ascii="Arial" w:hAnsi="Arial" w:cs="Arial"/>
          <w:sz w:val="20"/>
          <w:szCs w:val="20"/>
        </w:rPr>
        <w:t>node</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Πρόβλεψη ετικέτας για έναν μεμονωμένο κόμβο, όπως ο προσδιορισμός του τύπου ενός κυττάρου σε ένα βιολογικό δίκτυο.</w:t>
      </w:r>
    </w:p>
    <w:p w14:paraId="102F4E7C"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Πρόβλεψη ακμών (</w:t>
      </w:r>
      <w:r w:rsidRPr="00D86DFA">
        <w:rPr>
          <w:rFonts w:ascii="Arial" w:hAnsi="Arial" w:cs="Arial"/>
          <w:sz w:val="20"/>
          <w:szCs w:val="20"/>
        </w:rPr>
        <w:t>link</w:t>
      </w:r>
      <w:r w:rsidRPr="00D86DFA">
        <w:rPr>
          <w:rFonts w:ascii="Arial" w:hAnsi="Arial" w:cs="Arial"/>
          <w:sz w:val="20"/>
          <w:szCs w:val="20"/>
          <w:lang w:val="el-GR"/>
        </w:rPr>
        <w:t xml:space="preserve"> </w:t>
      </w:r>
      <w:r w:rsidRPr="00D86DFA">
        <w:rPr>
          <w:rFonts w:ascii="Arial" w:hAnsi="Arial" w:cs="Arial"/>
          <w:sz w:val="20"/>
          <w:szCs w:val="20"/>
        </w:rPr>
        <w:t>prediction</w:t>
      </w:r>
      <w:r w:rsidRPr="00D86DFA">
        <w:rPr>
          <w:rFonts w:ascii="Arial" w:hAnsi="Arial" w:cs="Arial"/>
          <w:b/>
          <w:bCs/>
          <w:sz w:val="20"/>
          <w:szCs w:val="20"/>
          <w:lang w:val="el-GR"/>
        </w:rPr>
        <w:t>):</w:t>
      </w:r>
      <w:r w:rsidRPr="00D86DFA">
        <w:rPr>
          <w:rFonts w:ascii="Arial" w:hAnsi="Arial" w:cs="Arial"/>
          <w:sz w:val="20"/>
          <w:szCs w:val="20"/>
          <w:lang w:val="el-GR"/>
        </w:rPr>
        <w:t xml:space="preserve"> Εκτίμηση της πιθανότητας εμφάνισης νέας σύνδεσης μεταξύ δύο κόμβων, π.χ. πρόβλεψη νέας φιλίας σε κοινωνικά δίκτυα.</w:t>
      </w:r>
    </w:p>
    <w:p w14:paraId="01E29D07"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Ανάθεση μιας συνολικής ετικέτας σε έναν γράφο, όπως η ταξινόμηση ενός μορίου ανάλογα με τη φαρμακολογική του δράση.</w:t>
      </w:r>
    </w:p>
    <w:p w14:paraId="6DAECEF0"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Συστήματα συστάσεων (</w:t>
      </w:r>
      <w:r w:rsidRPr="00D86DFA">
        <w:rPr>
          <w:rFonts w:ascii="Arial" w:hAnsi="Arial" w:cs="Arial"/>
          <w:sz w:val="20"/>
          <w:szCs w:val="20"/>
        </w:rPr>
        <w:t>recommendation</w:t>
      </w:r>
      <w:r w:rsidRPr="00D86DFA">
        <w:rPr>
          <w:rFonts w:ascii="Arial" w:hAnsi="Arial" w:cs="Arial"/>
          <w:sz w:val="20"/>
          <w:szCs w:val="20"/>
          <w:lang w:val="el-GR"/>
        </w:rPr>
        <w:t xml:space="preserve"> </w:t>
      </w:r>
      <w:r w:rsidRPr="00D86DFA">
        <w:rPr>
          <w:rFonts w:ascii="Arial" w:hAnsi="Arial" w:cs="Arial"/>
          <w:sz w:val="20"/>
          <w:szCs w:val="20"/>
        </w:rPr>
        <w:t>systems</w:t>
      </w:r>
      <w:r w:rsidRPr="00D86DFA">
        <w:rPr>
          <w:rFonts w:ascii="Arial" w:hAnsi="Arial" w:cs="Arial"/>
          <w:b/>
          <w:bCs/>
          <w:sz w:val="20"/>
          <w:szCs w:val="20"/>
          <w:lang w:val="el-GR"/>
        </w:rPr>
        <w:t>):</w:t>
      </w:r>
      <w:r w:rsidRPr="00D86DFA">
        <w:rPr>
          <w:rFonts w:ascii="Arial" w:hAnsi="Arial" w:cs="Arial"/>
          <w:sz w:val="20"/>
          <w:szCs w:val="20"/>
          <w:lang w:val="el-GR"/>
        </w:rPr>
        <w:t xml:space="preserve"> Ειδική περίπτωση πρόβλεψης ακμών, όπου χρήστες και προϊόντα αναπαρίστανται ως κόμβοι σε διμερείς γράφους, και το ζητούμενο είναι η πρόβλεψη πιθανών αλληλεπιδράσεων (π.χ. αξιολογήσεις ή αγορές).</w:t>
      </w:r>
    </w:p>
    <w:p w14:paraId="6645AC46" w14:textId="77777777" w:rsid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Για να κατανοηθεί σε βάθος πώς επιτυγχάνεται η μάθηση από τέτοιου είδους δομημένα δεδομένα, είναι χρήσιμο να προηγηθεί μια σύντομη ανασκόπηση των βασικών αρχών των νευρωνικών δικτύων. Στην επόμενη ενότητα, θα παρουσιαστούν τα κύρια χαρακτηριστικά τους, ώστε να τεθεί το υπόβαθρο για την κατανόηση των Νευρωνικών Δικτύων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Neural</w:t>
      </w:r>
      <w:r w:rsidRPr="00D86DFA">
        <w:rPr>
          <w:rFonts w:ascii="Arial" w:hAnsi="Arial" w:cs="Arial"/>
          <w:sz w:val="20"/>
          <w:szCs w:val="20"/>
          <w:lang w:val="el-GR"/>
        </w:rPr>
        <w:t xml:space="preserve"> </w:t>
      </w:r>
      <w:r w:rsidRPr="00D86DFA">
        <w:rPr>
          <w:rFonts w:ascii="Arial" w:hAnsi="Arial" w:cs="Arial"/>
          <w:sz w:val="20"/>
          <w:szCs w:val="20"/>
        </w:rPr>
        <w:t>Networks</w:t>
      </w:r>
      <w:r w:rsidRPr="00D86DFA">
        <w:rPr>
          <w:rFonts w:ascii="Arial" w:hAnsi="Arial" w:cs="Arial"/>
          <w:sz w:val="20"/>
          <w:szCs w:val="20"/>
          <w:lang w:val="el-GR"/>
        </w:rPr>
        <w:t xml:space="preserve"> – </w:t>
      </w:r>
      <w:r w:rsidRPr="00D86DFA">
        <w:rPr>
          <w:rFonts w:ascii="Arial" w:hAnsi="Arial" w:cs="Arial"/>
          <w:sz w:val="20"/>
          <w:szCs w:val="20"/>
        </w:rPr>
        <w:t>GNNs</w:t>
      </w:r>
      <w:r w:rsidRPr="00D86DFA">
        <w:rPr>
          <w:rFonts w:ascii="Arial" w:hAnsi="Arial" w:cs="Arial"/>
          <w:sz w:val="20"/>
          <w:szCs w:val="20"/>
          <w:lang w:val="el-GR"/>
        </w:rPr>
        <w:t>).</w:t>
      </w:r>
    </w:p>
    <w:p w14:paraId="19EED72B" w14:textId="77777777" w:rsidR="007C0A65" w:rsidRPr="007C0A65" w:rsidRDefault="007C0A65" w:rsidP="00B40E9F">
      <w:pPr>
        <w:spacing w:before="360" w:after="120"/>
        <w:jc w:val="both"/>
        <w:rPr>
          <w:rFonts w:ascii="Arial Black" w:hAnsi="Arial Black" w:cs="Arial"/>
          <w:sz w:val="22"/>
          <w:szCs w:val="22"/>
          <w:lang w:val="el-GR"/>
        </w:rPr>
      </w:pPr>
      <w:r w:rsidRPr="007C0A65">
        <w:rPr>
          <w:rFonts w:ascii="Arial Black" w:hAnsi="Arial Black" w:cs="Arial"/>
          <w:sz w:val="22"/>
          <w:szCs w:val="22"/>
          <w:lang w:val="el-GR"/>
        </w:rPr>
        <w:t>3.</w:t>
      </w:r>
      <w:r w:rsidR="00911EFA" w:rsidRPr="00911EFA">
        <w:rPr>
          <w:rFonts w:ascii="Arial Black" w:hAnsi="Arial Black" w:cs="Arial"/>
          <w:sz w:val="22"/>
          <w:szCs w:val="22"/>
          <w:lang w:val="el-GR"/>
        </w:rPr>
        <w:t>1</w:t>
      </w:r>
      <w:r w:rsidRPr="007C0A65">
        <w:rPr>
          <w:rFonts w:ascii="Arial Black" w:hAnsi="Arial Black" w:cs="Arial"/>
          <w:sz w:val="22"/>
          <w:szCs w:val="22"/>
          <w:lang w:val="el-GR"/>
        </w:rPr>
        <w:t xml:space="preserve"> Βασικές Αρχές Νευρωνικών Δικτύων</w:t>
      </w:r>
    </w:p>
    <w:p w14:paraId="7AC14903" w14:textId="77777777" w:rsidR="007C0A65" w:rsidRPr="007C0A65" w:rsidRDefault="007C0A65" w:rsidP="00B40E9F">
      <w:pPr>
        <w:spacing w:before="360" w:after="60"/>
        <w:jc w:val="both"/>
        <w:rPr>
          <w:rFonts w:ascii="Arial" w:hAnsi="Arial" w:cs="Arial"/>
          <w:sz w:val="20"/>
          <w:szCs w:val="20"/>
          <w:lang w:val="el-GR"/>
        </w:rPr>
      </w:pPr>
      <w:r w:rsidRPr="007C0A65">
        <w:rPr>
          <w:rFonts w:ascii="Arial" w:hAnsi="Arial" w:cs="Arial"/>
          <w:sz w:val="20"/>
          <w:szCs w:val="20"/>
          <w:lang w:val="el-GR"/>
        </w:rPr>
        <w:lastRenderedPageBreak/>
        <w:t>Τα κλασικά νευρωνικά δίκτυα (</w:t>
      </w:r>
      <w:r w:rsidRPr="007C0A65">
        <w:rPr>
          <w:rFonts w:ascii="Arial" w:hAnsi="Arial" w:cs="Arial"/>
          <w:sz w:val="20"/>
          <w:szCs w:val="20"/>
        </w:rPr>
        <w:t>Artificial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ANNs</w:t>
      </w:r>
      <w:r w:rsidRPr="007C0A65">
        <w:rPr>
          <w:rFonts w:ascii="Arial" w:hAnsi="Arial" w:cs="Arial"/>
          <w:sz w:val="20"/>
          <w:szCs w:val="20"/>
          <w:lang w:val="el-GR"/>
        </w:rPr>
        <w:t>) έχουν ως θεμελιώδες δομικό στοιχείο τον τεχνητό νευρώνα — μια υπολογιστική μονάδα που δέχεται είσοδο, πολλαπλασιάζει κάθε τιμή με ένα αντίστοιχο βάρος (</w:t>
      </w:r>
      <w:r w:rsidRPr="007C0A65">
        <w:rPr>
          <w:rFonts w:ascii="Arial" w:hAnsi="Arial" w:cs="Arial"/>
          <w:sz w:val="20"/>
          <w:szCs w:val="20"/>
        </w:rPr>
        <w:t>weight</w:t>
      </w:r>
      <w:r w:rsidRPr="007C0A65">
        <w:rPr>
          <w:rFonts w:ascii="Arial" w:hAnsi="Arial" w:cs="Arial"/>
          <w:sz w:val="20"/>
          <w:szCs w:val="20"/>
          <w:lang w:val="el-GR"/>
        </w:rPr>
        <w:t>), εφαρμόζει μία μη γραμμική συνάρτηση ενεργοποίησης (</w:t>
      </w:r>
      <w:r w:rsidRPr="007C0A65">
        <w:rPr>
          <w:rFonts w:ascii="Arial" w:hAnsi="Arial" w:cs="Arial"/>
          <w:sz w:val="20"/>
          <w:szCs w:val="20"/>
        </w:rPr>
        <w:t>activation</w:t>
      </w:r>
      <w:r w:rsidRPr="007C0A65">
        <w:rPr>
          <w:rFonts w:ascii="Arial" w:hAnsi="Arial" w:cs="Arial"/>
          <w:sz w:val="20"/>
          <w:szCs w:val="20"/>
          <w:lang w:val="el-GR"/>
        </w:rPr>
        <w:t xml:space="preserve"> </w:t>
      </w:r>
      <w:r w:rsidRPr="007C0A65">
        <w:rPr>
          <w:rFonts w:ascii="Arial" w:hAnsi="Arial" w:cs="Arial"/>
          <w:sz w:val="20"/>
          <w:szCs w:val="20"/>
        </w:rPr>
        <w:t>function</w:t>
      </w:r>
      <w:r w:rsidRPr="007C0A65">
        <w:rPr>
          <w:rFonts w:ascii="Arial" w:hAnsi="Arial" w:cs="Arial"/>
          <w:sz w:val="20"/>
          <w:szCs w:val="20"/>
          <w:lang w:val="el-GR"/>
        </w:rPr>
        <w:t>) και παράγει την τελική έξοδο. Η διαδικασία εκπαίδευσης βασίζεται στη μέθοδο της «προς τα πίσω διάδοσης» (</w:t>
      </w:r>
      <w:r w:rsidRPr="007C0A65">
        <w:rPr>
          <w:rFonts w:ascii="Arial" w:hAnsi="Arial" w:cs="Arial"/>
          <w:sz w:val="20"/>
          <w:szCs w:val="20"/>
        </w:rPr>
        <w:t>backpropagation</w:t>
      </w:r>
      <w:r w:rsidRPr="007C0A65">
        <w:rPr>
          <w:rFonts w:ascii="Arial" w:hAnsi="Arial" w:cs="Arial"/>
          <w:sz w:val="20"/>
          <w:szCs w:val="20"/>
          <w:lang w:val="el-GR"/>
        </w:rPr>
        <w:t>), κατά την οποία τα βάρη ενημερώνονται με βάση το σφάλμα πρόβλεψης.</w:t>
      </w:r>
    </w:p>
    <w:p w14:paraId="641AE15D" w14:textId="5E2A5E89" w:rsidR="007C0A65" w:rsidRPr="007C0A65" w:rsidRDefault="00B40E9F" w:rsidP="00CC4F58">
      <w:pPr>
        <w:spacing w:after="60"/>
        <w:jc w:val="both"/>
        <w:rPr>
          <w:rFonts w:ascii="Arial" w:hAnsi="Arial" w:cs="Arial"/>
          <w:sz w:val="20"/>
          <w:szCs w:val="20"/>
          <w:lang w:val="el-GR"/>
        </w:rPr>
      </w:pPr>
      <w:r w:rsidRPr="00B40E9F">
        <w:rPr>
          <w:rFonts w:ascii="Arial" w:hAnsi="Arial" w:cs="Arial"/>
          <w:sz w:val="20"/>
          <w:szCs w:val="20"/>
          <w:lang w:val="el-GR"/>
        </w:rPr>
        <w:t xml:space="preserve">Στις παραδοσιακές αρχιτεκτονικές, οι είσοδοι οργανώνονται ως δισδιάστατοι πίνακες διαστάσεων </w:t>
      </w:r>
      <w:r w:rsidRPr="00B40E9F">
        <w:rPr>
          <w:rFonts w:ascii="Arial" w:hAnsi="Arial" w:cs="Arial"/>
          <w:bCs/>
          <w:sz w:val="20"/>
          <w:szCs w:val="20"/>
        </w:rPr>
        <w:t>N</w:t>
      </w:r>
      <w:r w:rsidRPr="00B40E9F">
        <w:rPr>
          <w:rFonts w:ascii="Arial" w:hAnsi="Arial" w:cs="Arial"/>
          <w:bCs/>
          <w:sz w:val="20"/>
          <w:szCs w:val="20"/>
          <w:lang w:val="el-GR"/>
        </w:rPr>
        <w:t>×</w:t>
      </w:r>
      <w:r w:rsidRPr="00B40E9F">
        <w:rPr>
          <w:rFonts w:ascii="Arial" w:hAnsi="Arial" w:cs="Arial"/>
          <w:bCs/>
          <w:sz w:val="20"/>
          <w:szCs w:val="20"/>
        </w:rPr>
        <w:t>F</w:t>
      </w:r>
      <w:r w:rsidRPr="00B40E9F">
        <w:rPr>
          <w:rFonts w:ascii="Arial" w:hAnsi="Arial" w:cs="Arial"/>
          <w:sz w:val="20"/>
          <w:szCs w:val="20"/>
          <w:lang w:val="el-GR"/>
        </w:rPr>
        <w:t>, όπου κάθε γραμμή αντιστοιχεί σε μία παρατήρηση (</w:t>
      </w:r>
      <w:r w:rsidRPr="00B40E9F">
        <w:rPr>
          <w:rFonts w:ascii="Arial" w:hAnsi="Arial" w:cs="Arial"/>
          <w:sz w:val="20"/>
          <w:szCs w:val="20"/>
        </w:rPr>
        <w:t>sample</w:t>
      </w:r>
      <w:r w:rsidRPr="00B40E9F">
        <w:rPr>
          <w:rFonts w:ascii="Arial" w:hAnsi="Arial" w:cs="Arial"/>
          <w:sz w:val="20"/>
          <w:szCs w:val="20"/>
          <w:lang w:val="el-GR"/>
        </w:rPr>
        <w:t>), και κάθε στήλη σε μία μεταβλητή</w:t>
      </w:r>
      <w:r>
        <w:rPr>
          <w:rFonts w:ascii="Arial" w:hAnsi="Arial" w:cs="Arial"/>
          <w:sz w:val="20"/>
          <w:szCs w:val="20"/>
        </w:rPr>
        <w:t> </w:t>
      </w:r>
      <w:r w:rsidRPr="00B40E9F">
        <w:rPr>
          <w:rFonts w:ascii="Arial" w:hAnsi="Arial" w:cs="Arial"/>
          <w:sz w:val="20"/>
          <w:szCs w:val="20"/>
          <w:lang w:val="el-GR"/>
        </w:rPr>
        <w:t>χαρακτηριστικό</w:t>
      </w:r>
      <w:r>
        <w:rPr>
          <w:rFonts w:ascii="Arial" w:hAnsi="Arial" w:cs="Arial"/>
          <w:sz w:val="20"/>
          <w:szCs w:val="20"/>
        </w:rPr>
        <w:t> </w:t>
      </w:r>
      <w:r w:rsidRPr="00B40E9F">
        <w:rPr>
          <w:rFonts w:ascii="Arial" w:hAnsi="Arial" w:cs="Arial"/>
          <w:sz w:val="20"/>
          <w:szCs w:val="20"/>
          <w:lang w:val="el-GR"/>
        </w:rPr>
        <w:t>(</w:t>
      </w:r>
      <w:r w:rsidRPr="00B40E9F">
        <w:rPr>
          <w:rFonts w:ascii="Arial" w:hAnsi="Arial" w:cs="Arial"/>
          <w:sz w:val="20"/>
          <w:szCs w:val="20"/>
        </w:rPr>
        <w:t>feature</w:t>
      </w:r>
      <w:r w:rsidRPr="00B40E9F">
        <w:rPr>
          <w:rFonts w:ascii="Arial" w:hAnsi="Arial" w:cs="Arial"/>
          <w:sz w:val="20"/>
          <w:szCs w:val="20"/>
          <w:lang w:val="el-GR"/>
        </w:rPr>
        <w:t>)</w:t>
      </w:r>
      <w:r>
        <w:rPr>
          <w:rFonts w:ascii="Arial" w:hAnsi="Arial" w:cs="Arial"/>
          <w:sz w:val="20"/>
          <w:szCs w:val="20"/>
        </w:rPr>
        <w:t> </w:t>
      </w:r>
      <w:r w:rsidRPr="00B40E9F">
        <w:rPr>
          <w:rFonts w:ascii="Arial" w:hAnsi="Arial" w:cs="Arial"/>
          <w:sz w:val="20"/>
          <w:szCs w:val="20"/>
          <w:lang w:val="el-GR"/>
        </w:rPr>
        <w:t>του</w:t>
      </w:r>
      <w:r>
        <w:rPr>
          <w:rFonts w:ascii="Arial" w:hAnsi="Arial" w:cs="Arial"/>
          <w:sz w:val="20"/>
          <w:szCs w:val="20"/>
        </w:rPr>
        <w:t> </w:t>
      </w:r>
      <w:r w:rsidRPr="00B40E9F">
        <w:rPr>
          <w:rFonts w:ascii="Arial" w:hAnsi="Arial" w:cs="Arial"/>
          <w:sz w:val="20"/>
          <w:szCs w:val="20"/>
          <w:lang w:val="el-GR"/>
        </w:rPr>
        <w:t>χώρου</w:t>
      </w:r>
      <w:r>
        <w:rPr>
          <w:rFonts w:ascii="Arial" w:hAnsi="Arial" w:cs="Arial"/>
          <w:sz w:val="20"/>
          <w:szCs w:val="20"/>
        </w:rPr>
        <w:t> </w:t>
      </w:r>
      <w:r w:rsidRPr="00B40E9F">
        <w:rPr>
          <w:rFonts w:ascii="Arial" w:hAnsi="Arial" w:cs="Arial"/>
          <w:sz w:val="20"/>
          <w:szCs w:val="20"/>
          <w:lang w:val="el-GR"/>
        </w:rPr>
        <w:t>εισόδου.</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Σε αυτά τα πλαίσια, η διάταξη (σειρά) των γραμμών και των στηλών δεν φέρει σημασιολογική πληροφορία· δηλαδή, μπορούμε να αναδιατάξουμε</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τις</w:t>
      </w:r>
      <w:r w:rsidR="00CC4F58">
        <w:rPr>
          <w:rFonts w:ascii="Arial" w:hAnsi="Arial" w:cs="Arial"/>
          <w:sz w:val="20"/>
          <w:szCs w:val="20"/>
        </w:rPr>
        <w:t> </w:t>
      </w:r>
      <w:r w:rsidR="007C0A65" w:rsidRPr="007C0A65">
        <w:rPr>
          <w:rFonts w:ascii="Arial" w:hAnsi="Arial" w:cs="Arial"/>
          <w:sz w:val="20"/>
          <w:szCs w:val="20"/>
          <w:lang w:val="el-GR"/>
        </w:rPr>
        <w:t>παρατηρήσεις</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τα</w:t>
      </w:r>
      <w:r w:rsidR="00CC4F58">
        <w:rPr>
          <w:rFonts w:ascii="Arial" w:hAnsi="Arial" w:cs="Arial"/>
          <w:sz w:val="20"/>
          <w:szCs w:val="20"/>
        </w:rPr>
        <w:t> </w:t>
      </w:r>
      <w:r w:rsidR="00CC4F58" w:rsidRPr="007C0A65">
        <w:rPr>
          <w:rFonts w:ascii="Arial" w:hAnsi="Arial" w:cs="Arial"/>
          <w:sz w:val="20"/>
          <w:szCs w:val="20"/>
          <w:lang w:val="el-GR"/>
        </w:rPr>
        <w:t>χαρακτηριστικά,</w:t>
      </w:r>
      <w:r w:rsidR="00CC4F58">
        <w:rPr>
          <w:rFonts w:ascii="Arial" w:hAnsi="Arial" w:cs="Arial"/>
          <w:sz w:val="20"/>
          <w:szCs w:val="20"/>
        </w:rPr>
        <w:t> </w:t>
      </w:r>
      <w:r w:rsidR="00CC4F58" w:rsidRPr="007C0A65">
        <w:rPr>
          <w:rFonts w:ascii="Arial" w:hAnsi="Arial" w:cs="Arial"/>
          <w:sz w:val="20"/>
          <w:szCs w:val="20"/>
          <w:lang w:val="el-GR"/>
        </w:rPr>
        <w:t>αρκεί</w:t>
      </w:r>
      <w:r w:rsidR="00CC4F58">
        <w:rPr>
          <w:rFonts w:ascii="Arial" w:hAnsi="Arial" w:cs="Arial"/>
          <w:sz w:val="20"/>
          <w:szCs w:val="20"/>
        </w:rPr>
        <w:t> </w:t>
      </w:r>
      <w:r w:rsidR="007C0A65" w:rsidRPr="007C0A65">
        <w:rPr>
          <w:rFonts w:ascii="Arial" w:hAnsi="Arial" w:cs="Arial"/>
          <w:sz w:val="20"/>
          <w:szCs w:val="20"/>
          <w:lang w:val="el-GR"/>
        </w:rPr>
        <w:t>να</w:t>
      </w:r>
      <w:r w:rsidR="00CC4F58">
        <w:rPr>
          <w:rFonts w:ascii="Arial" w:hAnsi="Arial" w:cs="Arial"/>
          <w:sz w:val="20"/>
          <w:szCs w:val="20"/>
        </w:rPr>
        <w:t> </w:t>
      </w:r>
      <w:r w:rsidR="007C0A65" w:rsidRPr="007C0A65">
        <w:rPr>
          <w:rFonts w:ascii="Arial" w:hAnsi="Arial" w:cs="Arial"/>
          <w:sz w:val="20"/>
          <w:szCs w:val="20"/>
          <w:lang w:val="el-GR"/>
        </w:rPr>
        <w:t>διατηρείται</w:t>
      </w:r>
      <w:r w:rsidR="00CC4F58">
        <w:rPr>
          <w:rFonts w:ascii="Arial" w:hAnsi="Arial" w:cs="Arial"/>
          <w:sz w:val="20"/>
          <w:szCs w:val="20"/>
        </w:rPr>
        <w:t> </w:t>
      </w:r>
      <w:r w:rsidR="007C0A65" w:rsidRPr="007C0A65">
        <w:rPr>
          <w:rFonts w:ascii="Arial" w:hAnsi="Arial" w:cs="Arial"/>
          <w:sz w:val="20"/>
          <w:szCs w:val="20"/>
          <w:lang w:val="el-GR"/>
        </w:rPr>
        <w:t>η</w:t>
      </w:r>
      <w:r w:rsidR="00CC4F58">
        <w:rPr>
          <w:rFonts w:ascii="Arial" w:hAnsi="Arial" w:cs="Arial"/>
          <w:sz w:val="20"/>
          <w:szCs w:val="20"/>
        </w:rPr>
        <w:t> </w:t>
      </w:r>
      <w:r w:rsidR="007C0A65" w:rsidRPr="007C0A65">
        <w:rPr>
          <w:rFonts w:ascii="Arial" w:hAnsi="Arial" w:cs="Arial"/>
          <w:sz w:val="20"/>
          <w:szCs w:val="20"/>
          <w:lang w:val="el-GR"/>
        </w:rPr>
        <w:t>αντιστοιχία</w:t>
      </w:r>
      <w:r w:rsidR="00CC4F58">
        <w:rPr>
          <w:rFonts w:ascii="Arial" w:hAnsi="Arial" w:cs="Arial"/>
          <w:sz w:val="20"/>
          <w:szCs w:val="20"/>
        </w:rPr>
        <w:t> </w:t>
      </w:r>
      <w:r w:rsidR="007C0A65" w:rsidRPr="007C0A65">
        <w:rPr>
          <w:rFonts w:ascii="Arial" w:hAnsi="Arial" w:cs="Arial"/>
          <w:sz w:val="20"/>
          <w:szCs w:val="20"/>
          <w:lang w:val="el-GR"/>
        </w:rPr>
        <w:t>μεταξύ</w:t>
      </w:r>
      <w:r w:rsidR="00CC4F58">
        <w:rPr>
          <w:rFonts w:ascii="Arial" w:hAnsi="Arial" w:cs="Arial"/>
          <w:sz w:val="20"/>
          <w:szCs w:val="20"/>
        </w:rPr>
        <w:t> </w:t>
      </w:r>
      <w:r w:rsidR="007C0A65" w:rsidRPr="007C0A65">
        <w:rPr>
          <w:rFonts w:ascii="Arial" w:hAnsi="Arial" w:cs="Arial"/>
          <w:sz w:val="20"/>
          <w:szCs w:val="20"/>
          <w:lang w:val="el-GR"/>
        </w:rPr>
        <w:t>των</w:t>
      </w:r>
      <w:r w:rsidR="00CC4F58">
        <w:rPr>
          <w:rFonts w:ascii="Arial" w:hAnsi="Arial" w:cs="Arial"/>
          <w:sz w:val="20"/>
          <w:szCs w:val="20"/>
        </w:rPr>
        <w:t> </w:t>
      </w:r>
      <w:r w:rsidR="007C0A65" w:rsidRPr="007C0A65">
        <w:rPr>
          <w:rFonts w:ascii="Arial" w:hAnsi="Arial" w:cs="Arial"/>
          <w:sz w:val="20"/>
          <w:szCs w:val="20"/>
          <w:lang w:val="el-GR"/>
        </w:rPr>
        <w:t>στοιχείων.</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 xml:space="preserve">Είναι ωστόσο κρίσιμο να επισημανθεί ότι, για ένα συγκεκριμένο νευρωνικό δίκτυο, ο αριθμός των χαρακτηριστικών (στηλών </w:t>
      </w:r>
      <w:r w:rsidR="007C0A65" w:rsidRPr="007C0A65">
        <w:rPr>
          <w:rFonts w:ascii="Arial" w:hAnsi="Arial" w:cs="Arial"/>
          <w:b/>
          <w:sz w:val="20"/>
          <w:szCs w:val="20"/>
        </w:rPr>
        <w:t>F</w:t>
      </w:r>
      <w:r w:rsidR="007C0A65" w:rsidRPr="007C0A65">
        <w:rPr>
          <w:rFonts w:ascii="Arial" w:hAnsi="Arial" w:cs="Arial"/>
          <w:sz w:val="20"/>
          <w:szCs w:val="20"/>
          <w:lang w:val="el-GR"/>
        </w:rPr>
        <w:t xml:space="preserve">) παραμένει σταθερός, ενώ ο αριθμός των παρατηρήσεων (γραμμών </w:t>
      </w:r>
      <w:r w:rsidR="007C0A65" w:rsidRPr="007C0A65">
        <w:rPr>
          <w:rFonts w:ascii="Arial" w:hAnsi="Arial" w:cs="Arial"/>
          <w:bCs/>
          <w:sz w:val="20"/>
          <w:szCs w:val="20"/>
          <w:lang w:val="el-GR"/>
        </w:rPr>
        <w:t>Ν</w:t>
      </w:r>
      <w:r w:rsidR="007C0A65" w:rsidRPr="007C0A65">
        <w:rPr>
          <w:rFonts w:ascii="Arial" w:hAnsi="Arial" w:cs="Arial"/>
          <w:sz w:val="20"/>
          <w:szCs w:val="20"/>
          <w:lang w:val="el-GR"/>
        </w:rPr>
        <w:t>) μπορεί να ποικίλλει ανάλογα με το σύνολο δεδομένων. Η ιδιότητα αυτή προσφέρει μεγάλη ευελιξία στα παραδοσιακά μοντέλα μάθησης. Αντιθέτως, όταν επιχειρούμε να περιγράψουμε δομές όπως γράφοι μέσω πίνακα γειτνίασης (</w:t>
      </w:r>
      <w:r w:rsidR="007C0A65" w:rsidRPr="007C0A65">
        <w:rPr>
          <w:rFonts w:ascii="Arial" w:hAnsi="Arial" w:cs="Arial"/>
          <w:sz w:val="20"/>
          <w:szCs w:val="20"/>
        </w:rPr>
        <w:t>adjacency</w:t>
      </w:r>
      <w:r w:rsidR="007C0A65" w:rsidRPr="007C0A65">
        <w:rPr>
          <w:rFonts w:ascii="Arial" w:hAnsi="Arial" w:cs="Arial"/>
          <w:sz w:val="20"/>
          <w:szCs w:val="20"/>
          <w:lang w:val="el-GR"/>
        </w:rPr>
        <w:t xml:space="preserve"> </w:t>
      </w:r>
      <w:r w:rsidR="007C0A65" w:rsidRPr="007C0A65">
        <w:rPr>
          <w:rFonts w:ascii="Arial" w:hAnsi="Arial" w:cs="Arial"/>
          <w:sz w:val="20"/>
          <w:szCs w:val="20"/>
        </w:rPr>
        <w:t>matrix</w:t>
      </w:r>
      <w:r w:rsidR="007C0A65" w:rsidRPr="007C0A65">
        <w:rPr>
          <w:rFonts w:ascii="Arial" w:hAnsi="Arial" w:cs="Arial"/>
          <w:sz w:val="20"/>
          <w:szCs w:val="20"/>
          <w:lang w:val="el-GR"/>
        </w:rPr>
        <w:t>), η εισαγωγή ή η αφαίρεση κόμβων τροποποιεί άμεσα τις διαστάσεις του πίνακα, γεγονός που διαταράσσει τη δομή εισόδου και δημιουργεί δυσκολίες στη γενίκευση του μοντέλου.</w:t>
      </w:r>
    </w:p>
    <w:p w14:paraId="76448E90"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Αξίζει επιπλέον να σημειωθεί ότι υπάρχουν περιπτώσεις στις οποίες η διάταξη των στοιχείων στον πίνακα εισόδου είναι κρίσιμη, καθώς φέρει χωρική ή χρονική πληροφορία. Αυτή είναι η περίπτωση της δομή δεδομένων</w:t>
      </w:r>
      <w:r w:rsidRPr="007C0A65">
        <w:rPr>
          <w:rFonts w:ascii="Arial" w:hAnsi="Arial" w:cs="Arial"/>
          <w:b/>
          <w:sz w:val="20"/>
          <w:szCs w:val="20"/>
          <w:lang w:val="el-GR"/>
        </w:rPr>
        <w:t xml:space="preserve"> </w:t>
      </w:r>
      <w:r w:rsidRPr="007C0A65">
        <w:rPr>
          <w:rFonts w:ascii="Arial" w:hAnsi="Arial" w:cs="Arial"/>
          <w:bCs/>
          <w:sz w:val="20"/>
          <w:szCs w:val="20"/>
          <w:lang w:val="el-GR"/>
        </w:rPr>
        <w:t>πλέγματος</w:t>
      </w:r>
      <w:r w:rsidRPr="007C0A65">
        <w:rPr>
          <w:rFonts w:ascii="Arial" w:hAnsi="Arial" w:cs="Arial"/>
          <w:sz w:val="20"/>
          <w:szCs w:val="20"/>
          <w:lang w:val="el-GR"/>
        </w:rPr>
        <w:t>(</w:t>
      </w:r>
      <w:r w:rsidRPr="007C0A65">
        <w:rPr>
          <w:rFonts w:ascii="Arial" w:hAnsi="Arial" w:cs="Arial"/>
          <w:sz w:val="20"/>
          <w:szCs w:val="20"/>
        </w:rPr>
        <w:t>grids</w:t>
      </w:r>
      <w:r w:rsidRPr="007C0A65">
        <w:rPr>
          <w:rFonts w:ascii="Arial" w:hAnsi="Arial" w:cs="Arial"/>
          <w:sz w:val="20"/>
          <w:szCs w:val="20"/>
          <w:lang w:val="el-GR"/>
        </w:rPr>
        <w:t>) π.χ. εικόνες ή σήματα, όπου η σχετική θέση των παρατηρήσεων επιτρέπει την αξιοποίηση της τοπικότητας μέσω της διαδικασίας της συνέλιξης (</w:t>
      </w:r>
      <w:r w:rsidRPr="007C0A65">
        <w:rPr>
          <w:rFonts w:ascii="Arial" w:hAnsi="Arial" w:cs="Arial"/>
          <w:sz w:val="20"/>
          <w:szCs w:val="20"/>
        </w:rPr>
        <w:t>convolution</w:t>
      </w:r>
      <w:r w:rsidRPr="007C0A65">
        <w:rPr>
          <w:rFonts w:ascii="Arial" w:hAnsi="Arial" w:cs="Arial"/>
          <w:sz w:val="20"/>
          <w:szCs w:val="20"/>
          <w:lang w:val="el-GR"/>
        </w:rPr>
        <w:t>). Τα Συνελικτικά Νευρωνικά Δίκτυα (</w:t>
      </w:r>
      <w:r w:rsidRPr="007C0A65">
        <w:rPr>
          <w:rFonts w:ascii="Arial" w:hAnsi="Arial" w:cs="Arial"/>
          <w:sz w:val="20"/>
          <w:szCs w:val="20"/>
        </w:rPr>
        <w:t>Convolutional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CNNs</w:t>
      </w:r>
      <w:r w:rsidRPr="007C0A65">
        <w:rPr>
          <w:rFonts w:ascii="Arial" w:hAnsi="Arial" w:cs="Arial"/>
          <w:sz w:val="20"/>
          <w:szCs w:val="20"/>
          <w:lang w:val="el-GR"/>
        </w:rPr>
        <w:t>) έχουν βασιστεί σε αυτή την αρχή και έχουν φέρει επανάσταση σε εφαρμογές όπως η αναγνώριση εικόνων και η επεξεργασία φυσικής γλώσσας (</w:t>
      </w:r>
      <w:r w:rsidRPr="007C0A65">
        <w:rPr>
          <w:rFonts w:ascii="Arial" w:hAnsi="Arial" w:cs="Arial"/>
          <w:sz w:val="20"/>
          <w:szCs w:val="20"/>
        </w:rPr>
        <w:t>Zhou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xml:space="preserve">., 2018; </w:t>
      </w:r>
      <w:r w:rsidRPr="007C0A65">
        <w:rPr>
          <w:rFonts w:ascii="Arial" w:hAnsi="Arial" w:cs="Arial"/>
          <w:sz w:val="20"/>
          <w:szCs w:val="20"/>
        </w:rPr>
        <w:t>Wu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2019).</w:t>
      </w:r>
    </w:p>
    <w:p w14:paraId="3F1E2C17"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Στην περίπτωση των γραφημάτων, η ενσωμάτωση της έννοιας της συνέλιξης αποτελεί θεμελιώδη πρόκληση, κυρίως λόγω δύο βασικών χαρακτηριστικών:</w:t>
      </w:r>
    </w:p>
    <w:p w14:paraId="038E38EA"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Οι γράφοι δεν διαθέτουν εγγενή διάταξη μεταξύ των κόμβων — δεν υπάρχει φυσική σειρά, όπως στις εικόνες.</w:t>
      </w:r>
    </w:p>
    <w:p w14:paraId="022A1239"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ακριβώς την ίδια δομή.</w:t>
      </w:r>
    </w:p>
    <w:p w14:paraId="2309C470" w14:textId="77777777" w:rsidR="007C0A65" w:rsidRPr="00D86DFA" w:rsidRDefault="007C0A65" w:rsidP="00B40E9F">
      <w:pPr>
        <w:spacing w:before="360" w:after="120"/>
        <w:jc w:val="both"/>
        <w:rPr>
          <w:rFonts w:ascii="Arial" w:hAnsi="Arial" w:cs="Arial"/>
          <w:sz w:val="20"/>
          <w:szCs w:val="20"/>
          <w:lang w:val="el-GR"/>
        </w:rPr>
      </w:pPr>
      <w:r w:rsidRPr="007C0A65">
        <w:rPr>
          <w:rFonts w:ascii="Arial" w:hAnsi="Arial" w:cs="Arial"/>
          <w:sz w:val="20"/>
          <w:szCs w:val="20"/>
          <w:lang w:val="el-GR"/>
        </w:rPr>
        <w:t>Αυτά τα εμπόδια οδήγησαν στην ανάπτυξη νέων μεθόδων και αρχιτεκτονικών που γενικεύουν τη συνέλιξη σε δομές δεδομένων όπως οι γράφοι — δίνοντας έτσι τη βάση για τα Νευρωνικά Δίκτυα Γράφων (</w:t>
      </w:r>
      <w:r w:rsidRPr="007C0A65">
        <w:rPr>
          <w:rFonts w:ascii="Arial" w:hAnsi="Arial" w:cs="Arial"/>
          <w:sz w:val="20"/>
          <w:szCs w:val="20"/>
        </w:rPr>
        <w:t>Graph</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GNNs</w:t>
      </w:r>
      <w:r w:rsidRPr="007C0A65">
        <w:rPr>
          <w:rFonts w:ascii="Arial" w:hAnsi="Arial" w:cs="Arial"/>
          <w:sz w:val="20"/>
          <w:szCs w:val="20"/>
          <w:lang w:val="el-GR"/>
        </w:rPr>
        <w:t>).</w:t>
      </w:r>
    </w:p>
    <w:p w14:paraId="48C1CB37" w14:textId="77777777" w:rsidR="00911EFA" w:rsidRPr="00911EFA" w:rsidRDefault="00911EFA" w:rsidP="005B3400">
      <w:pPr>
        <w:spacing w:before="360" w:after="120"/>
        <w:rPr>
          <w:rFonts w:ascii="Arial Black" w:hAnsi="Arial Black"/>
          <w:sz w:val="22"/>
          <w:szCs w:val="22"/>
          <w:lang w:val="el-GR"/>
        </w:rPr>
      </w:pPr>
      <w:r w:rsidRPr="00911EFA">
        <w:rPr>
          <w:rFonts w:ascii="Arial Black" w:hAnsi="Arial Black"/>
          <w:sz w:val="22"/>
          <w:szCs w:val="22"/>
          <w:lang w:val="el-GR"/>
        </w:rPr>
        <w:t>3.2 Θεμελιώδης Περιορισμοί και Γενίκευση της Συνέλιξης σε Γράφους</w:t>
      </w:r>
    </w:p>
    <w:p w14:paraId="4D9DD53F" w14:textId="77777777" w:rsidR="00911EFA" w:rsidRP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t>Η επέκταση της έννοιας της συνέλιξης από δεδομένα οργανωμένα σε δομές πλέγματος (όπως εικόνες ή ηχητικά σήματα) σε δομές γράφων αποτελεί μία από τις σημαντικότερες θεωρητικές και πρακτικές προκλήσεις στο πεδίο των Νευρωνικών Δικτύων Γράφων (</w:t>
      </w:r>
      <w:r w:rsidRPr="00911EFA">
        <w:rPr>
          <w:rFonts w:ascii="Arial" w:hAnsi="Arial" w:cs="Arial"/>
          <w:sz w:val="20"/>
          <w:szCs w:val="20"/>
        </w:rPr>
        <w:t>Graph</w:t>
      </w:r>
      <w:r w:rsidRPr="00911EFA">
        <w:rPr>
          <w:rFonts w:ascii="Arial" w:hAnsi="Arial" w:cs="Arial"/>
          <w:sz w:val="20"/>
          <w:szCs w:val="20"/>
          <w:lang w:val="el-GR"/>
        </w:rPr>
        <w:t xml:space="preserve"> </w:t>
      </w:r>
      <w:r w:rsidRPr="00911EFA">
        <w:rPr>
          <w:rFonts w:ascii="Arial" w:hAnsi="Arial" w:cs="Arial"/>
          <w:sz w:val="20"/>
          <w:szCs w:val="20"/>
        </w:rPr>
        <w:t>Neural</w:t>
      </w:r>
      <w:r w:rsidRPr="00911EFA">
        <w:rPr>
          <w:rFonts w:ascii="Arial" w:hAnsi="Arial" w:cs="Arial"/>
          <w:sz w:val="20"/>
          <w:szCs w:val="20"/>
          <w:lang w:val="el-GR"/>
        </w:rPr>
        <w:t xml:space="preserve"> </w:t>
      </w:r>
      <w:r w:rsidRPr="00911EFA">
        <w:rPr>
          <w:rFonts w:ascii="Arial" w:hAnsi="Arial" w:cs="Arial"/>
          <w:sz w:val="20"/>
          <w:szCs w:val="20"/>
        </w:rPr>
        <w:t>Networks</w:t>
      </w:r>
      <w:r w:rsidRPr="00911EFA">
        <w:rPr>
          <w:rFonts w:ascii="Arial" w:hAnsi="Arial" w:cs="Arial"/>
          <w:sz w:val="20"/>
          <w:szCs w:val="20"/>
          <w:lang w:val="el-GR"/>
        </w:rPr>
        <w:t xml:space="preserve"> – </w:t>
      </w:r>
      <w:r w:rsidRPr="00911EFA">
        <w:rPr>
          <w:rFonts w:ascii="Arial" w:hAnsi="Arial" w:cs="Arial"/>
          <w:sz w:val="20"/>
          <w:szCs w:val="20"/>
        </w:rPr>
        <w:t>GNNs</w:t>
      </w:r>
      <w:r w:rsidRPr="00911EFA">
        <w:rPr>
          <w:rFonts w:ascii="Arial" w:hAnsi="Arial" w:cs="Arial"/>
          <w:sz w:val="20"/>
          <w:szCs w:val="20"/>
          <w:lang w:val="el-GR"/>
        </w:rPr>
        <w:t>) (</w:t>
      </w:r>
      <w:r w:rsidRPr="00911EFA">
        <w:rPr>
          <w:rFonts w:ascii="Arial" w:hAnsi="Arial" w:cs="Arial"/>
          <w:sz w:val="20"/>
          <w:szCs w:val="20"/>
        </w:rPr>
        <w:t>Zhou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xml:space="preserve">., 2018; </w:t>
      </w:r>
      <w:r w:rsidRPr="00911EFA">
        <w:rPr>
          <w:rFonts w:ascii="Arial" w:hAnsi="Arial" w:cs="Arial"/>
          <w:sz w:val="20"/>
          <w:szCs w:val="20"/>
        </w:rPr>
        <w:t>Wu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2019). Σε αντίθεση με τα Συνελικτικά Νευρωνικά Δίκτυα (</w:t>
      </w:r>
      <w:r w:rsidRPr="00911EFA">
        <w:rPr>
          <w:rFonts w:ascii="Arial" w:hAnsi="Arial" w:cs="Arial"/>
          <w:sz w:val="20"/>
          <w:szCs w:val="20"/>
        </w:rPr>
        <w:t>CNNs</w:t>
      </w:r>
      <w:r w:rsidRPr="00911EFA">
        <w:rPr>
          <w:rFonts w:ascii="Arial" w:hAnsi="Arial" w:cs="Arial"/>
          <w:sz w:val="20"/>
          <w:szCs w:val="20"/>
          <w:lang w:val="el-GR"/>
        </w:rPr>
        <w:t>), τα οποία επωφελούνται από την σταθερή διάταξη των εισερχόμενων δεδομένων, οι γράφοι συνιστούν ετερογενείς δομές με δύο βασικά χαρακτηριστικά:</w:t>
      </w:r>
    </w:p>
    <w:p w14:paraId="3B0AAAAD"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lastRenderedPageBreak/>
        <w:t>Δεν υφίσταται εγγενής ή φυσική σειρά μεταξύ των κόμβων.</w:t>
      </w:r>
    </w:p>
    <w:p w14:paraId="2342920E"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την ίδια τοπολογία.</w:t>
      </w:r>
    </w:p>
    <w:p w14:paraId="4BE9E97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Για να κατανοήσουμε την πολυπλοκότητα αυτή, ας εξετάσουμε τον παρακάτω πίνακα γειτνίασης:</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78C36FD6" w14:textId="77777777" w:rsidTr="008C0F44">
        <w:tc>
          <w:tcPr>
            <w:tcW w:w="1501" w:type="dxa"/>
          </w:tcPr>
          <w:p w14:paraId="67AD8364" w14:textId="77777777" w:rsidR="00911EFA" w:rsidRPr="00911EFA" w:rsidRDefault="00911EFA" w:rsidP="00CC4F58">
            <w:pPr>
              <w:spacing w:after="60"/>
              <w:jc w:val="both"/>
              <w:rPr>
                <w:rFonts w:ascii="Arial" w:hAnsi="Arial" w:cs="Arial"/>
                <w:sz w:val="20"/>
                <w:szCs w:val="20"/>
                <w:lang w:val="el-GR"/>
              </w:rPr>
            </w:pPr>
          </w:p>
        </w:tc>
        <w:tc>
          <w:tcPr>
            <w:tcW w:w="1501" w:type="dxa"/>
          </w:tcPr>
          <w:p w14:paraId="069690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2" w:type="dxa"/>
          </w:tcPr>
          <w:p w14:paraId="592DDF8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2" w:type="dxa"/>
          </w:tcPr>
          <w:p w14:paraId="4FE46B3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08F334B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753B233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545BA8A8" w14:textId="77777777" w:rsidTr="008C0F44">
        <w:tc>
          <w:tcPr>
            <w:tcW w:w="1501" w:type="dxa"/>
          </w:tcPr>
          <w:p w14:paraId="7CA66A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tcPr>
          <w:p w14:paraId="173EE0D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245796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E4EDB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256057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1C0E4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1A110FD7" w14:textId="77777777" w:rsidTr="008C0F44">
        <w:tc>
          <w:tcPr>
            <w:tcW w:w="1501" w:type="dxa"/>
          </w:tcPr>
          <w:p w14:paraId="5B62151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tcPr>
          <w:p w14:paraId="5CCFE7F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F0231E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240BE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8E3FF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C92EB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0FAE2754" w14:textId="77777777" w:rsidTr="008C0F44">
        <w:tc>
          <w:tcPr>
            <w:tcW w:w="1501" w:type="dxa"/>
          </w:tcPr>
          <w:p w14:paraId="1B9963A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669053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CFBC7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417EA23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22B2B0"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82DCA1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5AE2C813" w14:textId="77777777" w:rsidTr="008C0F44">
        <w:tc>
          <w:tcPr>
            <w:tcW w:w="1501" w:type="dxa"/>
          </w:tcPr>
          <w:p w14:paraId="27276E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CE90C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5962F7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A8A38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99659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7E3D80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EE225B3" w14:textId="77777777" w:rsidTr="008C0F44">
        <w:tc>
          <w:tcPr>
            <w:tcW w:w="1501" w:type="dxa"/>
          </w:tcPr>
          <w:p w14:paraId="49226A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864412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242CC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BD62C8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76076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750729F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34CD21C3"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Ο παραπάνω πίνακας μπορεί να αναπαριστά πολλούς φαινομενικά διαφορετικούς γράφους, όπως φαίνεται στο Σχήμα 3.1. Παρότι η γραφική απεικόνιση αλλάζει, η υποκείμενη δομή παραμένει η ίδια.</w:t>
      </w:r>
    </w:p>
    <w:p w14:paraId="3C951899" w14:textId="77777777" w:rsidR="00911EFA" w:rsidRPr="00911EFA" w:rsidRDefault="00911EFA" w:rsidP="00B54202">
      <w:pPr>
        <w:spacing w:after="60"/>
        <w:rPr>
          <w:rFonts w:ascii="Arial" w:hAnsi="Arial" w:cs="Arial"/>
          <w:sz w:val="20"/>
          <w:szCs w:val="20"/>
          <w:lang w:val="el-GR"/>
        </w:rPr>
      </w:pPr>
    </w:p>
    <w:p w14:paraId="3EDD687E" w14:textId="77777777" w:rsidR="006B459F" w:rsidRDefault="00911EFA" w:rsidP="00B54202">
      <w:pPr>
        <w:keepNext/>
        <w:spacing w:after="60"/>
      </w:pPr>
      <w:r w:rsidRPr="00911EFA">
        <w:rPr>
          <w:rFonts w:ascii="Arial" w:hAnsi="Arial" w:cs="Arial"/>
          <w:sz w:val="20"/>
          <w:szCs w:val="20"/>
          <w:lang w:val="el-GR"/>
        </w:rPr>
        <w:br/>
      </w:r>
      <w:r w:rsidRPr="00911EFA">
        <w:rPr>
          <w:rFonts w:ascii="Arial" w:hAnsi="Arial" w:cs="Arial"/>
          <w:noProof/>
          <w:sz w:val="20"/>
          <w:szCs w:val="20"/>
        </w:rPr>
        <w:drawing>
          <wp:inline distT="0" distB="0" distL="0" distR="0" wp14:anchorId="405533D3" wp14:editId="1FB20CA5">
            <wp:extent cx="5389284" cy="29177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505" cy="2994159"/>
                    </a:xfrm>
                    <a:prstGeom prst="rect">
                      <a:avLst/>
                    </a:prstGeom>
                  </pic:spPr>
                </pic:pic>
              </a:graphicData>
            </a:graphic>
          </wp:inline>
        </w:drawing>
      </w:r>
    </w:p>
    <w:p w14:paraId="4EFE8B7B" w14:textId="77777777" w:rsidR="00911EFA" w:rsidRPr="00911EFA" w:rsidRDefault="006B459F" w:rsidP="00CC4F58">
      <w:pPr>
        <w:pStyle w:val="Caption"/>
        <w:spacing w:after="60"/>
        <w:jc w:val="both"/>
        <w:rPr>
          <w:rFonts w:ascii="Arial" w:hAnsi="Arial" w:cs="Arial"/>
          <w:b/>
          <w:bCs/>
          <w:i w:val="0"/>
          <w:iCs w:val="0"/>
          <w:color w:val="000000" w:themeColor="text1"/>
          <w:sz w:val="20"/>
          <w:szCs w:val="20"/>
          <w:lang w:val="el-GR"/>
        </w:rPr>
      </w:pPr>
      <w:r w:rsidRPr="006B459F">
        <w:rPr>
          <w:rFonts w:ascii="Arial" w:hAnsi="Arial" w:cs="Arial"/>
          <w:b/>
          <w:bCs/>
          <w:i w:val="0"/>
          <w:iCs w:val="0"/>
          <w:color w:val="000000" w:themeColor="text1"/>
          <w:lang w:val="el-GR"/>
        </w:rPr>
        <w:t>Σχήμα 3.1 Διαφορετικές διατάξεις του ίδιου γράφου</w:t>
      </w:r>
    </w:p>
    <w:p w14:paraId="1639C22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Αντιστρόφως, ο ίδιος γράφος μπορεί να παρασταθεί από διαφορετικούς πίνακες γειτνίασης με απλή αναδιάταξη της σειρά των κόμβων. Το φαινόμενο αυτό είναι γνωστό ως </w:t>
      </w:r>
      <w:r w:rsidRPr="00911EFA">
        <w:rPr>
          <w:rFonts w:ascii="Arial" w:hAnsi="Arial" w:cs="Arial"/>
          <w:i/>
          <w:iCs/>
          <w:sz w:val="20"/>
          <w:szCs w:val="20"/>
          <w:lang w:val="el-GR"/>
        </w:rPr>
        <w:t>πρόβλημα της μετάθεσης</w:t>
      </w:r>
      <w:r w:rsidRPr="00911EFA">
        <w:rPr>
          <w:rFonts w:ascii="Arial" w:hAnsi="Arial" w:cs="Arial"/>
          <w:sz w:val="20"/>
          <w:szCs w:val="20"/>
          <w:lang w:val="el-GR"/>
        </w:rPr>
        <w:t xml:space="preserve"> (</w:t>
      </w:r>
      <w:r w:rsidRPr="00911EFA">
        <w:rPr>
          <w:rFonts w:ascii="Arial" w:hAnsi="Arial" w:cs="Arial"/>
          <w:i/>
          <w:iCs/>
          <w:sz w:val="20"/>
          <w:szCs w:val="20"/>
        </w:rPr>
        <w:t>permutation</w:t>
      </w:r>
      <w:r w:rsidRPr="00911EFA">
        <w:rPr>
          <w:rFonts w:ascii="Arial" w:hAnsi="Arial" w:cs="Arial"/>
          <w:i/>
          <w:iCs/>
          <w:sz w:val="20"/>
          <w:szCs w:val="20"/>
          <w:lang w:val="el-GR"/>
        </w:rPr>
        <w:t xml:space="preserve"> </w:t>
      </w:r>
      <w:r w:rsidRPr="00911EFA">
        <w:rPr>
          <w:rFonts w:ascii="Arial" w:hAnsi="Arial" w:cs="Arial"/>
          <w:i/>
          <w:iCs/>
          <w:sz w:val="20"/>
          <w:szCs w:val="20"/>
        </w:rPr>
        <w:t>problem</w:t>
      </w:r>
      <w:r w:rsidRPr="00911EFA">
        <w:rPr>
          <w:rFonts w:ascii="Arial" w:hAnsi="Arial" w:cs="Arial"/>
          <w:sz w:val="20"/>
          <w:szCs w:val="20"/>
          <w:lang w:val="el-GR"/>
        </w:rPr>
        <w:t>) και αποτελεί ειδική περίπτωση του προβλήματος του ισομορφισμού. Για παράδειγμα, ο παρακάτω πίνακας γειτνίασης περιγράφει την ίδια τοπολογία, αλλά με διαφορετική διάταξη των κορυφών Α και Β:</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1DDD02AE" w14:textId="77777777" w:rsidTr="008C0F44">
        <w:tc>
          <w:tcPr>
            <w:tcW w:w="1501" w:type="dxa"/>
          </w:tcPr>
          <w:p w14:paraId="40D93AAA" w14:textId="77777777" w:rsidR="00911EFA" w:rsidRPr="00911EFA" w:rsidRDefault="00911EFA" w:rsidP="00CC4F58">
            <w:pPr>
              <w:spacing w:after="60"/>
              <w:jc w:val="both"/>
              <w:rPr>
                <w:rFonts w:ascii="Arial" w:hAnsi="Arial" w:cs="Arial"/>
                <w:sz w:val="20"/>
                <w:szCs w:val="20"/>
                <w:lang w:val="el-GR"/>
              </w:rPr>
            </w:pPr>
          </w:p>
        </w:tc>
        <w:tc>
          <w:tcPr>
            <w:tcW w:w="1501" w:type="dxa"/>
          </w:tcPr>
          <w:p w14:paraId="68AC5AF4"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Β</w:t>
            </w:r>
          </w:p>
        </w:tc>
        <w:tc>
          <w:tcPr>
            <w:tcW w:w="1502" w:type="dxa"/>
          </w:tcPr>
          <w:p w14:paraId="372A429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Α</w:t>
            </w:r>
          </w:p>
        </w:tc>
        <w:tc>
          <w:tcPr>
            <w:tcW w:w="1502" w:type="dxa"/>
          </w:tcPr>
          <w:p w14:paraId="6B4A8A8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25B142C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1C5C595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1BB2FC16" w14:textId="77777777" w:rsidTr="008C0F44">
        <w:tc>
          <w:tcPr>
            <w:tcW w:w="1501" w:type="dxa"/>
            <w:shd w:val="clear" w:color="auto" w:fill="D0CECE" w:themeFill="background2" w:themeFillShade="E6"/>
          </w:tcPr>
          <w:p w14:paraId="42BC82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shd w:val="clear" w:color="auto" w:fill="D0CECE" w:themeFill="background2" w:themeFillShade="E6"/>
          </w:tcPr>
          <w:p w14:paraId="54D56F4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B1AF91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4D2E2A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94F530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3310C5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532F2DD5" w14:textId="77777777" w:rsidTr="008C0F44">
        <w:tc>
          <w:tcPr>
            <w:tcW w:w="1501" w:type="dxa"/>
            <w:shd w:val="clear" w:color="auto" w:fill="D0CECE" w:themeFill="background2" w:themeFillShade="E6"/>
          </w:tcPr>
          <w:p w14:paraId="3C7D9E5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shd w:val="clear" w:color="auto" w:fill="D0CECE" w:themeFill="background2" w:themeFillShade="E6"/>
          </w:tcPr>
          <w:p w14:paraId="3A30ABAD"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shd w:val="clear" w:color="auto" w:fill="D0CECE" w:themeFill="background2" w:themeFillShade="E6"/>
          </w:tcPr>
          <w:p w14:paraId="7836E289"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shd w:val="clear" w:color="auto" w:fill="D0CECE" w:themeFill="background2" w:themeFillShade="E6"/>
          </w:tcPr>
          <w:p w14:paraId="6C9DA80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74474A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83C0F9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7F8DD12E" w14:textId="77777777" w:rsidTr="008C0F44">
        <w:tc>
          <w:tcPr>
            <w:tcW w:w="1501" w:type="dxa"/>
          </w:tcPr>
          <w:p w14:paraId="53FE28A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5869AA0A"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tcPr>
          <w:p w14:paraId="68AD1DA5"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tcPr>
          <w:p w14:paraId="54571E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4872B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F6562D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8A19B19" w14:textId="77777777" w:rsidTr="008C0F44">
        <w:tc>
          <w:tcPr>
            <w:tcW w:w="1501" w:type="dxa"/>
          </w:tcPr>
          <w:p w14:paraId="7E9ED44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43CB9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9E73C0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6F7756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E607A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65366F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6A2716F8" w14:textId="77777777" w:rsidTr="008C0F44">
        <w:tc>
          <w:tcPr>
            <w:tcW w:w="1501" w:type="dxa"/>
          </w:tcPr>
          <w:p w14:paraId="5AC7DC9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0670DE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C8E6BA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EC5D49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67991A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0D5839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78A90860"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Εν κατακλείδι, στην περίπτωση της μετάθεση του γράφου </w:t>
      </w:r>
      <w:r w:rsidRPr="00911EFA">
        <w:rPr>
          <w:rFonts w:ascii="Arial" w:hAnsi="Arial" w:cs="Arial"/>
          <w:bCs/>
          <w:sz w:val="20"/>
          <w:szCs w:val="20"/>
        </w:rPr>
        <w:t>G</w:t>
      </w:r>
      <w:r w:rsidRPr="00911EFA">
        <w:rPr>
          <w:rFonts w:ascii="Arial" w:hAnsi="Arial" w:cs="Arial"/>
          <w:bCs/>
          <w:sz w:val="20"/>
          <w:szCs w:val="20"/>
          <w:lang w:val="el-GR"/>
        </w:rPr>
        <w:t>(</w:t>
      </w:r>
      <w:r w:rsidRPr="00911EFA">
        <w:rPr>
          <w:rFonts w:ascii="Arial" w:hAnsi="Arial" w:cs="Arial"/>
          <w:bCs/>
          <w:sz w:val="20"/>
          <w:szCs w:val="20"/>
        </w:rPr>
        <w:t>V</w:t>
      </w:r>
      <w:r w:rsidRPr="00911EFA">
        <w:rPr>
          <w:rFonts w:ascii="Arial" w:hAnsi="Arial" w:cs="Arial"/>
          <w:bCs/>
          <w:sz w:val="20"/>
          <w:szCs w:val="20"/>
          <w:lang w:val="el-GR"/>
        </w:rPr>
        <w:t>,</w:t>
      </w:r>
      <w:r w:rsidRPr="00911EFA">
        <w:rPr>
          <w:rFonts w:ascii="Arial" w:hAnsi="Arial" w:cs="Arial"/>
          <w:bCs/>
          <w:sz w:val="20"/>
          <w:szCs w:val="20"/>
        </w:rPr>
        <w:t>E</w:t>
      </w:r>
      <w:r w:rsidRPr="00911EFA">
        <w:rPr>
          <w:rFonts w:ascii="Arial" w:hAnsi="Arial" w:cs="Arial"/>
          <w:bCs/>
          <w:sz w:val="20"/>
          <w:szCs w:val="20"/>
          <w:lang w:val="el-GR"/>
        </w:rPr>
        <w:t>)</w:t>
      </w:r>
      <w:r w:rsidRPr="00911EFA">
        <w:rPr>
          <w:rFonts w:ascii="Arial" w:hAnsi="Arial" w:cs="Arial"/>
          <w:sz w:val="20"/>
          <w:szCs w:val="20"/>
          <w:lang w:val="el-GR"/>
        </w:rPr>
        <w:t xml:space="preserve"> τα σύνολα </w:t>
      </w:r>
      <w:r w:rsidRPr="00911EFA">
        <w:rPr>
          <w:rFonts w:ascii="Arial" w:hAnsi="Arial" w:cs="Arial"/>
          <w:b/>
          <w:sz w:val="20"/>
          <w:szCs w:val="20"/>
          <w:lang w:val="el-GR"/>
        </w:rPr>
        <w:t xml:space="preserve"> </w:t>
      </w:r>
      <w:r w:rsidRPr="00911EFA">
        <w:rPr>
          <w:rFonts w:ascii="Arial" w:hAnsi="Arial" w:cs="Arial"/>
          <w:bCs/>
          <w:sz w:val="20"/>
          <w:szCs w:val="20"/>
          <w:lang w:val="el-GR"/>
        </w:rPr>
        <w:t xml:space="preserve">Ε και </w:t>
      </w:r>
      <w:r w:rsidRPr="00911EFA">
        <w:rPr>
          <w:rFonts w:ascii="Arial" w:hAnsi="Arial" w:cs="Arial"/>
          <w:bCs/>
          <w:sz w:val="20"/>
          <w:szCs w:val="20"/>
        </w:rPr>
        <w:t>V</w:t>
      </w:r>
      <w:r w:rsidRPr="00911EFA">
        <w:rPr>
          <w:rFonts w:ascii="Arial" w:hAnsi="Arial" w:cs="Arial"/>
          <w:b/>
          <w:sz w:val="20"/>
          <w:szCs w:val="20"/>
          <w:lang w:val="el-GR"/>
        </w:rPr>
        <w:t xml:space="preserve"> </w:t>
      </w:r>
      <w:r w:rsidRPr="00911EFA">
        <w:rPr>
          <w:rFonts w:ascii="Arial" w:hAnsi="Arial" w:cs="Arial"/>
          <w:sz w:val="20"/>
          <w:szCs w:val="20"/>
          <w:lang w:val="el-GR"/>
        </w:rPr>
        <w:t xml:space="preserve">παραμένουν αμετάβλητα. Αξίζει ωστόσο να σημειωθεί ότι ό ισομορφισμός συνιστά σημαντική πρόκληση στην εφαρμογή τεχνικών μηχανικής μάθησης σε γράφους, καθώς δύο διαφορετικά αλγεβρικά μοντέλα μπορεί να αναπαριστούν την ίδια τοπολογία. Δύο γράφοι </w:t>
      </w:r>
      <m:oMath>
        <m:r>
          <w:rPr>
            <w:rFonts w:ascii="Cambria Math" w:hAnsi="Cambria Math" w:cs="Arial"/>
            <w:sz w:val="20"/>
            <w:szCs w:val="20"/>
          </w:rPr>
          <m:t>G</m:t>
        </m:r>
        <m:r>
          <w:rPr>
            <w:rFonts w:ascii="Cambria Math" w:hAnsi="Cambria Math" w:cs="Arial"/>
            <w:sz w:val="20"/>
            <w:szCs w:val="20"/>
            <w:lang w:val="el-GR"/>
          </w:rPr>
          <m:t xml:space="preserve"> = </m:t>
        </m:r>
        <m:d>
          <m:dPr>
            <m:ctrlPr>
              <w:rPr>
                <w:rFonts w:ascii="Cambria Math" w:hAnsi="Cambria Math" w:cs="Arial"/>
                <w:i/>
                <w:sz w:val="20"/>
                <w:szCs w:val="20"/>
                <w:lang w:val="el-GR"/>
              </w:rPr>
            </m:ctrlPr>
          </m:dPr>
          <m:e>
            <m:r>
              <w:rPr>
                <w:rFonts w:ascii="Cambria Math" w:hAnsi="Cambria Math" w:cs="Arial"/>
                <w:sz w:val="20"/>
                <w:szCs w:val="20"/>
              </w:rPr>
              <m:t>V</m:t>
            </m:r>
            <m:r>
              <w:rPr>
                <w:rFonts w:ascii="Cambria Math" w:hAnsi="Cambria Math" w:cs="Arial"/>
                <w:sz w:val="20"/>
                <w:szCs w:val="20"/>
                <w:lang w:val="el-GR"/>
              </w:rPr>
              <m:t xml:space="preserve">, </m:t>
            </m:r>
            <m:r>
              <w:rPr>
                <w:rFonts w:ascii="Cambria Math" w:hAnsi="Cambria Math" w:cs="Arial"/>
                <w:sz w:val="20"/>
                <w:szCs w:val="20"/>
              </w:rPr>
              <m:t>E</m:t>
            </m:r>
          </m:e>
        </m:d>
      </m:oMath>
      <w:r w:rsidRPr="00911EFA">
        <w:rPr>
          <w:rFonts w:ascii="Arial" w:hAnsi="Arial" w:cs="Arial"/>
          <w:sz w:val="20"/>
          <w:szCs w:val="20"/>
          <w:lang w:val="el-GR"/>
        </w:rPr>
        <w:t xml:space="preserve"> </w:t>
      </w:r>
      <m:oMath>
        <m:r>
          <w:rPr>
            <w:rFonts w:ascii="Cambria Math" w:hAnsi="Cambria Math" w:cs="Arial"/>
            <w:sz w:val="20"/>
            <w:szCs w:val="20"/>
            <w:lang w:val="el-GR"/>
          </w:rPr>
          <m:t xml:space="preserve">και </m:t>
        </m:r>
        <m:sSup>
          <m:sSupPr>
            <m:ctrlPr>
              <w:rPr>
                <w:rFonts w:ascii="Cambria Math" w:hAnsi="Cambria Math" w:cs="Arial"/>
                <w:i/>
                <w:sz w:val="20"/>
                <w:szCs w:val="20"/>
                <w:lang w:val="el-GR"/>
              </w:rPr>
            </m:ctrlPr>
          </m:sSupPr>
          <m:e>
            <m:r>
              <w:rPr>
                <w:rFonts w:ascii="Cambria Math" w:hAnsi="Cambria Math" w:cs="Arial"/>
                <w:sz w:val="20"/>
                <w:szCs w:val="20"/>
              </w:rPr>
              <m:t>G</m:t>
            </m:r>
          </m:e>
          <m:sup>
            <m:r>
              <w:rPr>
                <w:rFonts w:ascii="Cambria Math" w:hAnsi="Cambria Math" w:cs="Arial"/>
                <w:sz w:val="20"/>
                <w:szCs w:val="20"/>
                <w:lang w:val="el-GR"/>
              </w:rPr>
              <m:t>'</m:t>
            </m:r>
          </m:sup>
        </m:sSup>
        <m:r>
          <w:rPr>
            <w:rFonts w:ascii="Cambria Math" w:hAnsi="Cambria Math" w:cs="Arial"/>
            <w:sz w:val="20"/>
            <w:szCs w:val="20"/>
            <w:lang w:val="el-GR"/>
          </w:rPr>
          <m:t xml:space="preserve">= </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e>
        </m:d>
      </m:oMath>
      <w:r w:rsidRPr="00911EFA">
        <w:rPr>
          <w:rFonts w:ascii="Arial" w:hAnsi="Arial" w:cs="Arial"/>
          <w:sz w:val="20"/>
          <w:szCs w:val="20"/>
          <w:lang w:val="el-GR"/>
        </w:rPr>
        <w:t xml:space="preserve"> θεωρούνται ισομορφικοί όταν υπάρχει μια αμφιμονοσήμαντη αντιστοίχιση </w:t>
      </w:r>
      <m:oMath>
        <m:r>
          <w:rPr>
            <w:rFonts w:ascii="Cambria Math" w:hAnsi="Cambria Math" w:cs="Arial"/>
            <w:sz w:val="20"/>
            <w:szCs w:val="20"/>
          </w:rPr>
          <m:t>f</m:t>
        </m:r>
        <m:r>
          <w:rPr>
            <w:rFonts w:ascii="Cambria Math" w:hAnsi="Cambria Math" w:cs="Arial"/>
            <w:sz w:val="20"/>
            <w:szCs w:val="20"/>
            <w:lang w:val="el-GR"/>
          </w:rPr>
          <m:t xml:space="preserve">: </m:t>
        </m:r>
        <m:r>
          <w:rPr>
            <w:rFonts w:ascii="Cambria Math" w:hAnsi="Cambria Math" w:cs="Arial"/>
            <w:sz w:val="20"/>
            <w:szCs w:val="20"/>
          </w:rPr>
          <m:t>V</m:t>
        </m:r>
        <m:r>
          <w:rPr>
            <w:rFonts w:ascii="Cambria Math" w:hAnsi="Cambria Math" w:cs="Arial"/>
            <w:sz w:val="20"/>
            <w:szCs w:val="20"/>
            <w:lang w:val="el-GR"/>
          </w:rPr>
          <m:t xml:space="preserve"> → </m:t>
        </m:r>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oMath>
      <w:r w:rsidRPr="00911EFA">
        <w:rPr>
          <w:rFonts w:ascii="Arial" w:hAnsi="Arial" w:cs="Arial"/>
          <w:sz w:val="20"/>
          <w:szCs w:val="20"/>
          <w:lang w:val="el-GR"/>
        </w:rPr>
        <w:t xml:space="preserve"> τέτοια ώστε κάθε ακμή </w:t>
      </w:r>
      <m:oMath>
        <m:d>
          <m:dPr>
            <m:ctrlPr>
              <w:rPr>
                <w:rFonts w:ascii="Cambria Math" w:hAnsi="Cambria Math" w:cs="Arial"/>
                <w:i/>
                <w:sz w:val="20"/>
                <w:szCs w:val="20"/>
                <w:lang w:val="el-GR"/>
              </w:rPr>
            </m:ctrlPr>
          </m:dPr>
          <m:e>
            <m:r>
              <w:rPr>
                <w:rFonts w:ascii="Cambria Math" w:hAnsi="Cambria Math" w:cs="Arial"/>
                <w:sz w:val="20"/>
                <w:szCs w:val="20"/>
              </w:rPr>
              <m:t>u</m:t>
            </m:r>
            <m:r>
              <w:rPr>
                <w:rFonts w:ascii="Cambria Math" w:hAnsi="Cambria Math" w:cs="Arial"/>
                <w:sz w:val="20"/>
                <w:szCs w:val="20"/>
                <w:lang w:val="el-GR"/>
              </w:rPr>
              <m:t xml:space="preserve">, </m:t>
            </m:r>
            <m:r>
              <w:rPr>
                <w:rFonts w:ascii="Cambria Math" w:hAnsi="Cambria Math" w:cs="Arial"/>
                <w:sz w:val="20"/>
                <w:szCs w:val="20"/>
              </w:rPr>
              <m:t>v</m:t>
            </m:r>
          </m:e>
        </m:d>
        <m:r>
          <w:rPr>
            <w:rFonts w:ascii="Cambria Math" w:hAnsi="Cambria Math" w:cs="Arial"/>
            <w:sz w:val="20"/>
            <w:szCs w:val="20"/>
            <w:lang w:val="el-GR"/>
          </w:rPr>
          <m:t xml:space="preserve">∈ </m:t>
        </m:r>
        <m:r>
          <w:rPr>
            <w:rFonts w:ascii="Cambria Math" w:hAnsi="Cambria Math" w:cs="Arial"/>
            <w:sz w:val="20"/>
            <w:szCs w:val="20"/>
          </w:rPr>
          <m:t>E</m:t>
        </m:r>
      </m:oMath>
      <w:r w:rsidRPr="00911EFA">
        <w:rPr>
          <w:rFonts w:ascii="Arial" w:hAnsi="Arial" w:cs="Arial"/>
          <w:sz w:val="20"/>
          <w:szCs w:val="20"/>
          <w:lang w:val="el-GR"/>
        </w:rPr>
        <w:t xml:space="preserve"> να αντιστοιχεί στην ακμή</w:t>
      </w:r>
      <m:oMath>
        <m:d>
          <m:dPr>
            <m:ctrlPr>
              <w:rPr>
                <w:rFonts w:ascii="Cambria Math" w:hAnsi="Cambria Math" w:cs="Arial"/>
                <w:i/>
                <w:sz w:val="20"/>
                <w:szCs w:val="20"/>
                <w:lang w:val="el-GR"/>
              </w:rPr>
            </m:ctrlPr>
          </m:dPr>
          <m:e>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u</m:t>
                </m:r>
              </m:e>
            </m:d>
            <m:r>
              <w:rPr>
                <w:rFonts w:ascii="Cambria Math" w:hAnsi="Cambria Math" w:cs="Arial"/>
                <w:sz w:val="20"/>
                <w:szCs w:val="20"/>
                <w:lang w:val="el-GR"/>
              </w:rPr>
              <m:t xml:space="preserve">, </m:t>
            </m:r>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v</m:t>
                </m:r>
              </m:e>
            </m:d>
          </m:e>
        </m:d>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oMath>
      <w:r w:rsidRPr="00911EFA">
        <w:rPr>
          <w:rFonts w:ascii="Arial" w:hAnsi="Arial" w:cs="Arial"/>
          <w:sz w:val="20"/>
          <w:szCs w:val="20"/>
          <w:lang w:val="el-GR"/>
        </w:rPr>
        <w:t>. Με άλλα λόγια, η δομή των συνδέσεων διατηρείται, ακόμη κι αν αλλάξουν οι ονομασίες ή η σειρά των κόμβων.</w:t>
      </w:r>
    </w:p>
    <w:p w14:paraId="07B33461" w14:textId="77777777" w:rsidR="00911EFA" w:rsidRPr="00911EFA" w:rsidRDefault="005B3400" w:rsidP="00B54202">
      <w:pPr>
        <w:spacing w:after="60"/>
        <w:rPr>
          <w:rFonts w:ascii="Arial" w:hAnsi="Arial" w:cs="Arial"/>
          <w:sz w:val="20"/>
          <w:szCs w:val="20"/>
          <w:lang w:val="el-GR"/>
        </w:rPr>
      </w:pPr>
      <w:r w:rsidRPr="00911EFA">
        <w:rPr>
          <w:rFonts w:ascii="Arial" w:hAnsi="Arial" w:cs="Arial"/>
          <w:b/>
          <w:noProof/>
          <w:sz w:val="20"/>
          <w:szCs w:val="20"/>
        </w:rPr>
        <w:drawing>
          <wp:anchor distT="0" distB="0" distL="114300" distR="114300" simplePos="0" relativeHeight="251695104" behindDoc="1" locked="0" layoutInCell="1" allowOverlap="1" wp14:anchorId="0C9BCFCA" wp14:editId="507F348D">
            <wp:simplePos x="0" y="0"/>
            <wp:positionH relativeFrom="column">
              <wp:posOffset>3161030</wp:posOffset>
            </wp:positionH>
            <wp:positionV relativeFrom="paragraph">
              <wp:posOffset>253365</wp:posOffset>
            </wp:positionV>
            <wp:extent cx="2334260" cy="2070100"/>
            <wp:effectExtent l="0" t="0" r="2540" b="0"/>
            <wp:wrapTight wrapText="bothSides">
              <wp:wrapPolygon edited="0">
                <wp:start x="0" y="0"/>
                <wp:lineTo x="0" y="21467"/>
                <wp:lineTo x="21506" y="21467"/>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4260" cy="2070100"/>
                    </a:xfrm>
                    <a:prstGeom prst="rect">
                      <a:avLst/>
                    </a:prstGeom>
                  </pic:spPr>
                </pic:pic>
              </a:graphicData>
            </a:graphic>
            <wp14:sizeRelH relativeFrom="margin">
              <wp14:pctWidth>0</wp14:pctWidth>
            </wp14:sizeRelH>
            <wp14:sizeRelV relativeFrom="margin">
              <wp14:pctHeight>0</wp14:pctHeight>
            </wp14:sizeRelV>
          </wp:anchor>
        </w:drawing>
      </w:r>
      <w:r w:rsidRPr="00911EFA">
        <w:rPr>
          <w:rFonts w:ascii="Arial" w:hAnsi="Arial" w:cs="Arial"/>
          <w:b/>
          <w:noProof/>
          <w:sz w:val="20"/>
          <w:szCs w:val="20"/>
        </w:rPr>
        <w:drawing>
          <wp:anchor distT="0" distB="0" distL="114300" distR="114300" simplePos="0" relativeHeight="251694080" behindDoc="0" locked="0" layoutInCell="1" allowOverlap="1" wp14:anchorId="3B0FD998" wp14:editId="6A1B63EC">
            <wp:simplePos x="0" y="0"/>
            <wp:positionH relativeFrom="margin">
              <wp:posOffset>-635</wp:posOffset>
            </wp:positionH>
            <wp:positionV relativeFrom="paragraph">
              <wp:posOffset>253365</wp:posOffset>
            </wp:positionV>
            <wp:extent cx="2286000" cy="207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2070100"/>
                    </a:xfrm>
                    <a:prstGeom prst="rect">
                      <a:avLst/>
                    </a:prstGeom>
                  </pic:spPr>
                </pic:pic>
              </a:graphicData>
            </a:graphic>
            <wp14:sizeRelH relativeFrom="margin">
              <wp14:pctWidth>0</wp14:pctWidth>
            </wp14:sizeRelH>
            <wp14:sizeRelV relativeFrom="margin">
              <wp14:pctHeight>0</wp14:pctHeight>
            </wp14:sizeRelV>
          </wp:anchor>
        </w:drawing>
      </w:r>
    </w:p>
    <w:p w14:paraId="00ED1721" w14:textId="77777777" w:rsidR="005B3400" w:rsidRDefault="005B3400" w:rsidP="00B54202">
      <w:pPr>
        <w:spacing w:after="60"/>
        <w:rPr>
          <w:rFonts w:ascii="Arial" w:hAnsi="Arial" w:cs="Arial"/>
          <w:sz w:val="20"/>
          <w:szCs w:val="20"/>
          <w:lang w:val="el-GR"/>
        </w:rPr>
      </w:pPr>
    </w:p>
    <w:p w14:paraId="229CEEB5" w14:textId="77777777" w:rsidR="00911EFA" w:rsidRPr="00911EFA" w:rsidRDefault="00911EFA" w:rsidP="00B54202">
      <w:pPr>
        <w:spacing w:after="60"/>
        <w:rPr>
          <w:rFonts w:ascii="Arial" w:hAnsi="Arial" w:cs="Arial"/>
          <w:sz w:val="20"/>
          <w:szCs w:val="20"/>
          <w:lang w:val="el-GR"/>
        </w:rPr>
      </w:pPr>
      <w:r w:rsidRPr="00911EFA">
        <w:rPr>
          <w:rFonts w:ascii="Arial" w:hAnsi="Arial" w:cs="Arial"/>
          <w:b/>
          <w:noProof/>
          <w:sz w:val="20"/>
          <w:szCs w:val="20"/>
        </w:rPr>
        <w:lastRenderedPageBreak/>
        <w:drawing>
          <wp:inline distT="0" distB="0" distL="0" distR="0" wp14:anchorId="37D54E6B" wp14:editId="0D2E381D">
            <wp:extent cx="5727700" cy="242165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somorfism.png"/>
                    <pic:cNvPicPr/>
                  </pic:nvPicPr>
                  <pic:blipFill>
                    <a:blip r:embed="rId18">
                      <a:extLst>
                        <a:ext uri="{28A0092B-C50C-407E-A947-70E740481C1C}">
                          <a14:useLocalDpi xmlns:a14="http://schemas.microsoft.com/office/drawing/2010/main" val="0"/>
                        </a:ext>
                      </a:extLst>
                    </a:blip>
                    <a:stretch>
                      <a:fillRect/>
                    </a:stretch>
                  </pic:blipFill>
                  <pic:spPr>
                    <a:xfrm>
                      <a:off x="0" y="0"/>
                      <a:ext cx="5733172" cy="2423965"/>
                    </a:xfrm>
                    <a:prstGeom prst="rect">
                      <a:avLst/>
                    </a:prstGeom>
                  </pic:spPr>
                </pic:pic>
              </a:graphicData>
            </a:graphic>
          </wp:inline>
        </w:drawing>
      </w:r>
    </w:p>
    <w:p w14:paraId="797E658D" w14:textId="77777777" w:rsidR="00911EFA" w:rsidRPr="00911EFA" w:rsidRDefault="00911EFA" w:rsidP="00B54202">
      <w:pPr>
        <w:keepNext/>
        <w:spacing w:after="60"/>
        <w:rPr>
          <w:rFonts w:ascii="Arial" w:hAnsi="Arial" w:cs="Arial"/>
          <w:sz w:val="20"/>
          <w:szCs w:val="20"/>
          <w:lang w:val="el-GR"/>
        </w:rPr>
      </w:pPr>
    </w:p>
    <w:p w14:paraId="010AC8BA" w14:textId="77777777" w:rsidR="006B459F" w:rsidRPr="00710C7C" w:rsidRDefault="006B459F" w:rsidP="00CC4F58">
      <w:pPr>
        <w:pStyle w:val="Caption"/>
        <w:spacing w:after="60"/>
        <w:jc w:val="both"/>
        <w:rPr>
          <w:rFonts w:ascii="Arial" w:hAnsi="Arial" w:cs="Arial"/>
          <w:b/>
          <w:bCs/>
          <w:i w:val="0"/>
          <w:iCs w:val="0"/>
          <w:color w:val="000000" w:themeColor="text1"/>
          <w:sz w:val="20"/>
          <w:szCs w:val="20"/>
          <w:lang w:val="el-GR"/>
        </w:rPr>
      </w:pPr>
      <w:r w:rsidRPr="00710C7C">
        <w:rPr>
          <w:rFonts w:ascii="Arial" w:hAnsi="Arial" w:cs="Arial"/>
          <w:b/>
          <w:bCs/>
          <w:i w:val="0"/>
          <w:iCs w:val="0"/>
          <w:color w:val="000000" w:themeColor="text1"/>
          <w:lang w:val="el-GR"/>
        </w:rPr>
        <w:t>Σχήμα 3.2: Ισομορφισμ</w:t>
      </w:r>
      <w:r w:rsidR="004121BD" w:rsidRPr="00710C7C">
        <w:rPr>
          <w:rFonts w:ascii="Arial" w:hAnsi="Arial" w:cs="Arial"/>
          <w:b/>
          <w:bCs/>
          <w:i w:val="0"/>
          <w:iCs w:val="0"/>
          <w:color w:val="000000" w:themeColor="text1"/>
          <w:lang w:val="el-GR"/>
        </w:rPr>
        <w:t>ός λόγω ανταλλαγής θέσης κορυφών Α και C</w:t>
      </w:r>
    </w:p>
    <w:p w14:paraId="15C3320F" w14:textId="77777777" w:rsidR="006B459F" w:rsidRDefault="006B459F" w:rsidP="00CC4F58">
      <w:pPr>
        <w:spacing w:after="60"/>
        <w:jc w:val="both"/>
        <w:rPr>
          <w:rFonts w:ascii="Arial" w:hAnsi="Arial" w:cs="Arial"/>
          <w:sz w:val="20"/>
          <w:szCs w:val="20"/>
          <w:lang w:val="el-GR"/>
        </w:rPr>
      </w:pPr>
    </w:p>
    <w:p w14:paraId="7C641C8C" w14:textId="77777777" w:rsidR="00A366C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Το Σχήμα 3.2 απεικονίζει ένα παράδειγμα ισομορφισμού μεταξύ δύο γράφων.</w:t>
      </w:r>
    </w:p>
    <w:p w14:paraId="27A82DEB"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Τα σύνολα ακμών είναι:</w:t>
      </w:r>
    </w:p>
    <w:p w14:paraId="79F666C3"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lang w:val="el-GR"/>
              </w:rPr>
              <m:t>1</m:t>
            </m:r>
          </m:sub>
        </m:sSub>
        <m:r>
          <w:rPr>
            <w:rFonts w:ascii="Cambria Math" w:hAnsi="Cambria Math" w:cs="Arial"/>
            <w:sz w:val="20"/>
            <w:szCs w:val="20"/>
            <w:lang w:val="el-GR"/>
          </w:rPr>
          <m:t xml:space="preserve"> =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D</m:t>
                </m:r>
              </m:e>
            </m:d>
          </m:e>
        </m:d>
      </m:oMath>
    </w:p>
    <w:p w14:paraId="7CD1313C"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vertAlign w:val="subscript"/>
                <w:lang w:val="el-GR"/>
              </w:rPr>
              <m:t>2</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D</m:t>
                </m:r>
              </m:e>
            </m:d>
          </m:e>
        </m:d>
      </m:oMath>
      <w:r w:rsidR="00911EFA" w:rsidRPr="00911EFA">
        <w:rPr>
          <w:rFonts w:ascii="Arial" w:hAnsi="Arial" w:cs="Arial"/>
          <w:sz w:val="20"/>
          <w:szCs w:val="20"/>
          <w:lang w:val="el-GR"/>
        </w:rPr>
        <w:t xml:space="preserve">. </w:t>
      </w:r>
    </w:p>
    <w:p w14:paraId="005AC84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Αν και τα σύνολα ακμών είναι διαφορετικά, η συνδετική δομή είναι ουσιαστικά η ίδια. Η δεύτερη περίπτωση προκύπτει από την ανταλλαγή των ονομάτων των κορυφών </w:t>
      </w:r>
      <w:r w:rsidRPr="00911EFA">
        <w:rPr>
          <w:rFonts w:ascii="Arial" w:hAnsi="Arial" w:cs="Arial"/>
          <w:sz w:val="20"/>
          <w:szCs w:val="20"/>
        </w:rPr>
        <w:t>A</w:t>
      </w:r>
      <w:r w:rsidRPr="00911EFA">
        <w:rPr>
          <w:rFonts w:ascii="Arial" w:hAnsi="Arial" w:cs="Arial"/>
          <w:sz w:val="20"/>
          <w:szCs w:val="20"/>
          <w:lang w:val="el-GR"/>
        </w:rPr>
        <w:t xml:space="preserve"> και </w:t>
      </w:r>
      <w:r w:rsidRPr="00911EFA">
        <w:rPr>
          <w:rFonts w:ascii="Arial" w:hAnsi="Arial" w:cs="Arial"/>
          <w:sz w:val="20"/>
          <w:szCs w:val="20"/>
        </w:rPr>
        <w:t>C</w:t>
      </w:r>
      <w:r w:rsidRPr="00911EFA">
        <w:rPr>
          <w:rFonts w:ascii="Arial" w:hAnsi="Arial" w:cs="Arial"/>
          <w:sz w:val="20"/>
          <w:szCs w:val="20"/>
          <w:lang w:val="el-GR"/>
        </w:rPr>
        <w:t xml:space="preserve"> στον αρχικό γράφο.</w:t>
      </w:r>
    </w:p>
    <w:p w14:paraId="35C31567"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Εκτός από το ζήτημα του ισομορφισμού, η ετερογένεια των γράφων εμφανίζεται και σε άλλες περιπτώσεις όπως όταν:</w:t>
      </w:r>
    </w:p>
    <w:p w14:paraId="1818EBAF"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 αριθμός των κόμβων και ακμών διαφέρει μεταξύ γράφων.</w:t>
      </w:r>
    </w:p>
    <w:p w14:paraId="0F166395"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κόμβοι μπορεί να έχουν διαφορετικό αριθμό γειτόνων (μεταβλητός βαθμός).</w:t>
      </w:r>
    </w:p>
    <w:p w14:paraId="68F6F7C9"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γράφοι μπορεί να περιέχουν πολλαπλούς τύπους κόμβων και ακμών, όπως π.χ. άτομα, προϊόντα, αξιολογήσεις, συναλλαγές κ.λπ.</w:t>
      </w:r>
    </w:p>
    <w:p w14:paraId="658CBDBF"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Σε αντίθεση με τα εικονοστοιχεία (</w:t>
      </w:r>
      <w:r w:rsidRPr="00911EFA">
        <w:rPr>
          <w:rFonts w:ascii="Arial" w:hAnsi="Arial" w:cs="Arial"/>
          <w:sz w:val="20"/>
          <w:szCs w:val="20"/>
        </w:rPr>
        <w:t>pixels</w:t>
      </w:r>
      <w:r w:rsidRPr="00911EFA">
        <w:rPr>
          <w:rFonts w:ascii="Arial" w:hAnsi="Arial" w:cs="Arial"/>
          <w:b/>
          <w:bCs/>
          <w:sz w:val="20"/>
          <w:szCs w:val="20"/>
          <w:lang w:val="el-GR"/>
        </w:rPr>
        <w:t>)</w:t>
      </w:r>
      <w:r w:rsidRPr="00911EFA">
        <w:rPr>
          <w:rFonts w:ascii="Arial" w:hAnsi="Arial" w:cs="Arial"/>
          <w:sz w:val="20"/>
          <w:szCs w:val="20"/>
          <w:lang w:val="el-GR"/>
        </w:rPr>
        <w:t xml:space="preserve"> μιας εικόνας:</w:t>
      </w:r>
    </w:p>
    <w:p w14:paraId="63583F85"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Υπάρχει σταθερή διάταξη και 1-προς-1 αντιστοίχιση θέσης.</w:t>
      </w:r>
    </w:p>
    <w:p w14:paraId="4B89CA2D"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Οι διαστάσεις είναι σταθερές (π.χ., 28×28).</w:t>
      </w:r>
    </w:p>
    <w:p w14:paraId="001DF9AB"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 xml:space="preserve">Κάθε </w:t>
      </w:r>
      <w:r w:rsidRPr="00911EFA">
        <w:rPr>
          <w:rFonts w:ascii="Arial" w:hAnsi="Arial" w:cs="Arial"/>
          <w:sz w:val="20"/>
          <w:szCs w:val="20"/>
        </w:rPr>
        <w:t>pixel</w:t>
      </w:r>
      <w:r w:rsidRPr="00911EFA">
        <w:rPr>
          <w:rFonts w:ascii="Arial" w:hAnsi="Arial" w:cs="Arial"/>
          <w:sz w:val="20"/>
          <w:szCs w:val="20"/>
          <w:lang w:val="el-GR"/>
        </w:rPr>
        <w:t xml:space="preserve"> έχει τον ίδιο αριθμό γειτόνων.</w:t>
      </w:r>
    </w:p>
    <w:p w14:paraId="18FFB604"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Η συνέλιξη εφαρμόζεται ομοιόμορφα σε όλο το πεδίο.</w:t>
      </w:r>
    </w:p>
    <w:p w14:paraId="24F68755" w14:textId="77777777" w:rsid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t>Αντιθέτως, στους γράφους δεν υπάρχει τέτοια κανονικότητα, γεγονός που καθιστά την εφαρμογή της συνέλιξης μη τετριμμένη.</w:t>
      </w:r>
    </w:p>
    <w:p w14:paraId="20B27B7D" w14:textId="77777777" w:rsidR="005B3400" w:rsidRPr="005B3400" w:rsidRDefault="005B3400" w:rsidP="00CC4F58">
      <w:pPr>
        <w:spacing w:before="360" w:after="120"/>
        <w:jc w:val="both"/>
        <w:rPr>
          <w:rFonts w:ascii="Arial Black" w:hAnsi="Arial Black"/>
          <w:sz w:val="20"/>
          <w:szCs w:val="20"/>
          <w:lang w:val="el-GR"/>
        </w:rPr>
      </w:pPr>
      <w:r w:rsidRPr="005B3400">
        <w:rPr>
          <w:rFonts w:ascii="Arial Black" w:hAnsi="Arial Black"/>
          <w:sz w:val="20"/>
          <w:szCs w:val="20"/>
          <w:lang w:val="el-GR"/>
        </w:rPr>
        <w:lastRenderedPageBreak/>
        <w:t>3.2.1 Κίνητρο για γενίκευση της συνέλιξης</w:t>
      </w:r>
    </w:p>
    <w:p w14:paraId="7A382B85" w14:textId="77777777" w:rsidR="00E3626D" w:rsidRPr="00E3626D" w:rsidRDefault="00E3626D" w:rsidP="00CC4F58">
      <w:pPr>
        <w:spacing w:before="360" w:after="120"/>
        <w:jc w:val="both"/>
        <w:rPr>
          <w:rFonts w:ascii="Arial" w:hAnsi="Arial" w:cs="Arial"/>
          <w:sz w:val="20"/>
          <w:szCs w:val="20"/>
          <w:lang w:val="el-GR"/>
        </w:rPr>
      </w:pPr>
      <w:r w:rsidRPr="00E3626D">
        <w:rPr>
          <w:rFonts w:ascii="Arial" w:hAnsi="Arial" w:cs="Arial"/>
          <w:sz w:val="20"/>
          <w:szCs w:val="20"/>
          <w:lang w:val="el-GR"/>
        </w:rPr>
        <w:t>Τα συνελικτικά νευρωνικά δίκτυα (</w:t>
      </w:r>
      <w:r w:rsidRPr="00E3626D">
        <w:rPr>
          <w:rFonts w:ascii="Arial" w:hAnsi="Arial" w:cs="Arial"/>
          <w:sz w:val="20"/>
          <w:szCs w:val="20"/>
        </w:rPr>
        <w:t>Convolutional</w:t>
      </w:r>
      <w:r w:rsidRPr="00E3626D">
        <w:rPr>
          <w:rFonts w:ascii="Arial" w:hAnsi="Arial" w:cs="Arial"/>
          <w:sz w:val="20"/>
          <w:szCs w:val="20"/>
          <w:lang w:val="el-GR"/>
        </w:rPr>
        <w:t xml:space="preserve"> </w:t>
      </w:r>
      <w:r w:rsidRPr="00E3626D">
        <w:rPr>
          <w:rFonts w:ascii="Arial" w:hAnsi="Arial" w:cs="Arial"/>
          <w:sz w:val="20"/>
          <w:szCs w:val="20"/>
        </w:rPr>
        <w:t>Neural</w:t>
      </w:r>
      <w:r w:rsidRPr="00E3626D">
        <w:rPr>
          <w:rFonts w:ascii="Arial" w:hAnsi="Arial" w:cs="Arial"/>
          <w:sz w:val="20"/>
          <w:szCs w:val="20"/>
          <w:lang w:val="el-GR"/>
        </w:rPr>
        <w:t xml:space="preserve"> </w:t>
      </w:r>
      <w:r w:rsidRPr="00E3626D">
        <w:rPr>
          <w:rFonts w:ascii="Arial" w:hAnsi="Arial" w:cs="Arial"/>
          <w:sz w:val="20"/>
          <w:szCs w:val="20"/>
        </w:rPr>
        <w:t>Networks</w:t>
      </w:r>
      <w:r w:rsidRPr="00E3626D">
        <w:rPr>
          <w:rFonts w:ascii="Arial" w:hAnsi="Arial" w:cs="Arial"/>
          <w:sz w:val="20"/>
          <w:szCs w:val="20"/>
          <w:lang w:val="el-GR"/>
        </w:rPr>
        <w:t xml:space="preserve">, </w:t>
      </w:r>
      <w:r w:rsidRPr="00E3626D">
        <w:rPr>
          <w:rFonts w:ascii="Arial" w:hAnsi="Arial" w:cs="Arial"/>
          <w:sz w:val="20"/>
          <w:szCs w:val="20"/>
        </w:rPr>
        <w:t>CNNs</w:t>
      </w:r>
      <w:r w:rsidRPr="00E3626D">
        <w:rPr>
          <w:rFonts w:ascii="Arial" w:hAnsi="Arial" w:cs="Arial"/>
          <w:sz w:val="20"/>
          <w:szCs w:val="20"/>
          <w:lang w:val="el-GR"/>
        </w:rPr>
        <w:t xml:space="preserve">) έχουν καταφέρει εντυπωσιακά αποτελέσματα σε προβλήματα υπολογιστικής όρασης, επεξεργασία φυσικής γλώσσας και γενικά σε δεδομένα που παρουσιάζουν ευκλείδεια δομή: εικόνες, κείμενο, ήχος. Σε τέτοιες περιπτώσεις, η τοπολογία των δεδομένων είναι σταθερή, και η γειτονιά κάθε σημείου (π.χ. </w:t>
      </w:r>
      <w:r w:rsidRPr="00E3626D">
        <w:rPr>
          <w:rFonts w:ascii="Arial" w:hAnsi="Arial" w:cs="Arial"/>
          <w:sz w:val="20"/>
          <w:szCs w:val="20"/>
        </w:rPr>
        <w:t>pixel</w:t>
      </w:r>
      <w:r w:rsidRPr="00E3626D">
        <w:rPr>
          <w:rFonts w:ascii="Arial" w:hAnsi="Arial" w:cs="Arial"/>
          <w:sz w:val="20"/>
          <w:szCs w:val="20"/>
          <w:lang w:val="el-GR"/>
        </w:rPr>
        <w:t>) είναι σαφώς ορισμένη και σταθερών διαστάσεων.</w:t>
      </w:r>
    </w:p>
    <w:p w14:paraId="57EA8799" w14:textId="77777777" w:rsidR="00E3626D" w:rsidRPr="00E3626D" w:rsidRDefault="00E3626D" w:rsidP="00CC4F58">
      <w:pPr>
        <w:spacing w:after="60"/>
        <w:jc w:val="both"/>
        <w:rPr>
          <w:rFonts w:ascii="Arial" w:hAnsi="Arial" w:cs="Arial"/>
          <w:sz w:val="20"/>
          <w:szCs w:val="20"/>
        </w:rPr>
      </w:pPr>
      <w:r w:rsidRPr="00E3626D">
        <w:rPr>
          <w:rFonts w:ascii="Arial" w:hAnsi="Arial" w:cs="Arial"/>
          <w:sz w:val="20"/>
          <w:szCs w:val="20"/>
          <w:lang w:val="el-GR"/>
        </w:rPr>
        <w:t xml:space="preserve">Ωστόσο, σε πλήθος πραγματικών προβλημάτων, η δομή των δεδομένων δεν ακολουθεί αυστηρά ευκλείδεια γεωμετρία. </w:t>
      </w:r>
      <w:r w:rsidRPr="00E3626D">
        <w:rPr>
          <w:rFonts w:ascii="Arial" w:hAnsi="Arial" w:cs="Arial"/>
          <w:sz w:val="20"/>
          <w:szCs w:val="20"/>
        </w:rPr>
        <w:t>Παραδείγματα περιλαμβάνουν:</w:t>
      </w:r>
    </w:p>
    <w:p w14:paraId="5B60E334"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Κοινωνικά δίκτυα (οι κόμβοι είναι χρήστες, οι ακμές φιλικές σχέσεις),</w:t>
      </w:r>
    </w:p>
    <w:p w14:paraId="2EF92DF0"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Μόρια στην επιστήμη της βιολογίας (οι κόμβοι είναι άτομα, οι ακμές χημικοί δεσμοί),</w:t>
      </w:r>
    </w:p>
    <w:p w14:paraId="2864272E"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Δίκτυα μεταφορών, επικοινωνίας, ή πληροφορίας,</w:t>
      </w:r>
    </w:p>
    <w:p w14:paraId="253FE522" w14:textId="77777777" w:rsidR="00E3626D" w:rsidRPr="00E3626D" w:rsidRDefault="00E3626D" w:rsidP="00CC4F58">
      <w:pPr>
        <w:numPr>
          <w:ilvl w:val="0"/>
          <w:numId w:val="23"/>
        </w:numPr>
        <w:tabs>
          <w:tab w:val="clear" w:pos="360"/>
          <w:tab w:val="num" w:pos="720"/>
        </w:tabs>
        <w:spacing w:before="360" w:after="120"/>
        <w:jc w:val="both"/>
        <w:rPr>
          <w:lang w:val="el-GR"/>
        </w:rPr>
      </w:pPr>
      <w:r w:rsidRPr="00E3626D">
        <w:rPr>
          <w:rFonts w:ascii="Arial" w:hAnsi="Arial" w:cs="Arial"/>
          <w:sz w:val="20"/>
          <w:szCs w:val="20"/>
          <w:lang w:val="el-GR"/>
        </w:rPr>
        <w:t xml:space="preserve">Τεχνουργημένες περιπτώσεις όπως ο πλήρης γράφος στην περίπτωση του </w:t>
      </w:r>
      <w:r w:rsidRPr="00E3626D">
        <w:rPr>
          <w:rFonts w:ascii="Arial" w:hAnsi="Arial" w:cs="Arial"/>
          <w:sz w:val="20"/>
          <w:szCs w:val="20"/>
        </w:rPr>
        <w:t>TSP</w:t>
      </w:r>
      <w:r w:rsidRPr="00E3626D">
        <w:rPr>
          <w:rFonts w:ascii="Arial" w:hAnsi="Arial" w:cs="Arial"/>
          <w:sz w:val="20"/>
          <w:szCs w:val="20"/>
          <w:lang w:val="el-GR"/>
        </w:rPr>
        <w:t>.</w:t>
      </w:r>
    </w:p>
    <w:p w14:paraId="1F45FF87" w14:textId="77777777" w:rsidR="00E3626D" w:rsidRPr="00E3626D" w:rsidRDefault="00E3626D" w:rsidP="00CC4F58">
      <w:pPr>
        <w:pStyle w:val="NormalWeb"/>
        <w:spacing w:before="0" w:beforeAutospacing="0" w:after="60" w:afterAutospacing="0" w:line="360" w:lineRule="auto"/>
        <w:jc w:val="both"/>
        <w:rPr>
          <w:rFonts w:ascii="Arial" w:hAnsi="Arial" w:cs="Arial"/>
          <w:color w:val="000000"/>
          <w:sz w:val="20"/>
          <w:szCs w:val="20"/>
          <w:lang w:val="el-GR"/>
        </w:rPr>
      </w:pPr>
      <w:r w:rsidRPr="00E3626D">
        <w:rPr>
          <w:rFonts w:ascii="Arial" w:hAnsi="Arial" w:cs="Arial"/>
          <w:color w:val="000000"/>
          <w:sz w:val="20"/>
          <w:szCs w:val="20"/>
          <w:lang w:val="el-GR"/>
        </w:rPr>
        <w:t>Αυτές οι δομές περιγράφονται με γράφους, οι οποίοι είναι μη ευκλείδειες, ανομοιογενείς, γεωμετρίες. Ο αριθμός και η τοπολογία των γειτόνων κάθε κόμβου διαφέρει, καθιστώντας την απευθείας εφαρμογή της συνέλιξης μέσω σταθερής μάσκας ανέφικτη. Για να γίνει πιο κατανοητό ας προσπαθήσουμε να ορίσουμε την ‘</w:t>
      </w:r>
      <w:r w:rsidRPr="00E3626D">
        <w:rPr>
          <w:rFonts w:ascii="Arial" w:hAnsi="Arial" w:cs="Arial"/>
          <w:b/>
          <w:color w:val="000000"/>
          <w:sz w:val="20"/>
          <w:szCs w:val="20"/>
          <w:lang w:val="el-GR"/>
        </w:rPr>
        <w:t xml:space="preserve">γειτονία’ </w:t>
      </w:r>
      <w:r w:rsidRPr="00E3626D">
        <w:rPr>
          <w:rFonts w:ascii="Arial" w:hAnsi="Arial" w:cs="Arial"/>
          <w:color w:val="000000"/>
          <w:sz w:val="20"/>
          <w:szCs w:val="20"/>
          <w:lang w:val="el-GR"/>
        </w:rPr>
        <w:t>σε μια εικόνα και σε ένα γράφο.</w:t>
      </w:r>
    </w:p>
    <w:p w14:paraId="5B689E08" w14:textId="77777777" w:rsidR="00E3626D" w:rsidRDefault="00E3626D" w:rsidP="00CC4F58">
      <w:pPr>
        <w:pStyle w:val="NormalWeb"/>
        <w:spacing w:before="0" w:beforeAutospacing="0" w:afterLines="60" w:after="144"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Σε έναν δισδιάστατο πίνακα εικόνας, κάθε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έχει σταθερούς γείτονες (π.χ. 8 σε 3×3 πυρήνα(</w:t>
      </w:r>
      <w:r w:rsidRPr="00E3626D">
        <w:rPr>
          <w:rFonts w:ascii="Arial" w:hAnsi="Arial" w:cs="Arial"/>
          <w:color w:val="000000"/>
          <w:sz w:val="20"/>
          <w:szCs w:val="20"/>
        </w:rPr>
        <w:t>kernel</w:t>
      </w:r>
      <w:r w:rsidRPr="00E3626D">
        <w:rPr>
          <w:rFonts w:ascii="Arial" w:hAnsi="Arial" w:cs="Arial"/>
          <w:color w:val="000000"/>
          <w:sz w:val="20"/>
          <w:szCs w:val="20"/>
          <w:lang w:val="el-GR"/>
        </w:rPr>
        <w:t xml:space="preserve">)). Σε έναν γράφο, κάθε κόμβος </w:t>
      </w:r>
      <w:r w:rsidRPr="00E3626D">
        <w:rPr>
          <w:rFonts w:ascii="Arial" w:hAnsi="Arial" w:cs="Arial"/>
          <w:color w:val="000000"/>
          <w:sz w:val="20"/>
          <w:szCs w:val="20"/>
        </w:rPr>
        <w:t>u</w:t>
      </w:r>
      <w:r w:rsidRPr="00E3626D">
        <w:rPr>
          <w:rFonts w:ascii="Arial" w:hAnsi="Arial" w:cs="Arial"/>
          <w:color w:val="000000"/>
          <w:sz w:val="20"/>
          <w:szCs w:val="20"/>
          <w:lang w:val="el-GR"/>
        </w:rPr>
        <w:t xml:space="preserve"> έχει γείτονες </w:t>
      </w:r>
      <m:oMath>
        <m:r>
          <w:rPr>
            <w:rFonts w:ascii="Cambria Math" w:hAnsi="Cambria Math" w:cs="Arial"/>
            <w:color w:val="000000"/>
            <w:sz w:val="20"/>
            <w:szCs w:val="20"/>
            <w:lang w:val="el-GR"/>
          </w:rPr>
          <m:t>N</m:t>
        </m:r>
        <m:d>
          <m:dPr>
            <m:ctrlPr>
              <w:rPr>
                <w:rFonts w:ascii="Cambria Math" w:hAnsi="Cambria Math" w:cs="Arial"/>
                <w:i/>
                <w:color w:val="000000"/>
                <w:sz w:val="20"/>
                <w:szCs w:val="20"/>
                <w:lang w:val="el-GR"/>
              </w:rPr>
            </m:ctrlPr>
          </m:dPr>
          <m:e>
            <m:r>
              <w:rPr>
                <w:rFonts w:ascii="Cambria Math" w:hAnsi="Cambria Math" w:cs="Arial"/>
                <w:color w:val="000000"/>
                <w:sz w:val="20"/>
                <w:szCs w:val="20"/>
                <w:lang w:val="el-GR"/>
              </w:rPr>
              <m:t>u</m:t>
            </m:r>
          </m:e>
        </m:d>
      </m:oMath>
      <w:r w:rsidRPr="00E3626D">
        <w:rPr>
          <w:rFonts w:ascii="Arial" w:hAnsi="Arial" w:cs="Arial"/>
          <w:color w:val="000000"/>
          <w:sz w:val="20"/>
          <w:szCs w:val="20"/>
          <w:lang w:val="el-GR"/>
        </w:rPr>
        <w:t xml:space="preserve"> με μη σταθερό πλήθος και χωρίς συγκεκριμένη διάταξη. Επομένως:</w:t>
      </w:r>
    </w:p>
    <w:p w14:paraId="57837764"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Δεν μπορούμε να εφαρμόσουμε πυρήνες συνέλιξης με σταθερή μάσκα.</w:t>
      </w:r>
    </w:p>
    <w:p w14:paraId="6988130A"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Δεν υπάρχει έννοια "γειτονικού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προς τα πάνω ή κάτω".</w:t>
      </w:r>
    </w:p>
    <w:p w14:paraId="244F4D10"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Η διάταξη των γειτόνων είναι ασύμμετρη και αταξινόμητη.</w:t>
      </w:r>
    </w:p>
    <w:p w14:paraId="114C1DE8" w14:textId="77777777" w:rsidR="00E3626D" w:rsidRPr="00E3626D" w:rsidRDefault="00E3626D" w:rsidP="00CC4F58">
      <w:pPr>
        <w:pStyle w:val="NormalWeb"/>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Αυτό οδηγεί στην ανάγκη για νέα, γενικευμένη έννοια συνέλιξης.</w:t>
      </w:r>
    </w:p>
    <w:p w14:paraId="3023FE83" w14:textId="77777777" w:rsidR="00E3626D" w:rsidRDefault="00E3626D" w:rsidP="00E3626D">
      <w:pPr>
        <w:spacing w:before="360" w:after="120"/>
        <w:rPr>
          <w:rFonts w:ascii="Arial Black" w:hAnsi="Arial Black"/>
          <w:sz w:val="20"/>
          <w:szCs w:val="20"/>
          <w:lang w:val="el-GR"/>
        </w:rPr>
      </w:pPr>
      <w:r w:rsidRPr="00E3626D">
        <w:rPr>
          <w:rFonts w:ascii="Arial Black" w:hAnsi="Arial Black"/>
          <w:sz w:val="20"/>
          <w:szCs w:val="20"/>
          <w:lang w:val="el-GR"/>
        </w:rPr>
        <w:t>3.2.2 Συνέλιξη σε Μη Ευκλείδειες Δομές</w:t>
      </w:r>
    </w:p>
    <w:p w14:paraId="6FE7A807" w14:textId="77777777" w:rsidR="00E3626D" w:rsidRPr="00E3626D" w:rsidRDefault="00E3626D" w:rsidP="00CC4F58">
      <w:pPr>
        <w:spacing w:before="360" w:after="120"/>
        <w:jc w:val="both"/>
        <w:rPr>
          <w:rFonts w:ascii="Arial Black" w:hAnsi="Arial Black"/>
          <w:sz w:val="20"/>
          <w:szCs w:val="20"/>
          <w:lang w:val="el-GR"/>
        </w:rPr>
      </w:pPr>
      <w:r w:rsidRPr="00E3626D">
        <w:rPr>
          <w:rFonts w:ascii="Arial" w:hAnsi="Arial" w:cs="Arial"/>
          <w:sz w:val="20"/>
          <w:szCs w:val="20"/>
          <w:lang w:val="el-GR"/>
        </w:rPr>
        <w:t>Η συνέλιξη σε γράφους παύει πλέον να ορίζεται ως σταθερή γραμμική πράξη μιας μάσκας σε δεδομένα πλέγματος, αλλά να αποτελεί μια αλγεβρική διαδικασία συσσώρευσης πληροφορίας από την γειτονία κάθε κόμβου. Ο βασικός στόχος παραμένει ο ίδιος.</w:t>
      </w:r>
      <w:r w:rsidR="00CB569C" w:rsidRPr="00CB569C">
        <w:rPr>
          <w:rFonts w:ascii="Arial" w:hAnsi="Arial" w:cs="Arial"/>
          <w:sz w:val="20"/>
          <w:szCs w:val="20"/>
          <w:lang w:val="el-GR"/>
        </w:rPr>
        <w:t xml:space="preserve"> </w:t>
      </w:r>
      <w:r w:rsidRPr="00E3626D">
        <w:rPr>
          <w:rFonts w:ascii="Arial" w:hAnsi="Arial" w:cs="Arial"/>
          <w:sz w:val="20"/>
          <w:szCs w:val="20"/>
          <w:lang w:val="el-GR"/>
        </w:rPr>
        <w:t>Να κατασκευάσουμε πλούσιες, πολυεπίπεδες αναπαραστάσεις των κόμβων και των ακμών (</w:t>
      </w:r>
      <w:r w:rsidRPr="00E3626D">
        <w:rPr>
          <w:rFonts w:ascii="Arial" w:hAnsi="Arial" w:cs="Arial"/>
          <w:sz w:val="20"/>
          <w:szCs w:val="20"/>
        </w:rPr>
        <w:t>embeddings</w:t>
      </w:r>
      <w:r w:rsidRPr="00E3626D">
        <w:rPr>
          <w:rFonts w:ascii="Arial" w:hAnsi="Arial" w:cs="Arial"/>
          <w:sz w:val="20"/>
          <w:szCs w:val="20"/>
          <w:lang w:val="el-GR"/>
        </w:rPr>
        <w:t>), ενσωματώνοντας την δομή και τα χαρακτηριστικά των γειτόνων τους.</w:t>
      </w:r>
    </w:p>
    <w:p w14:paraId="2525F67A" w14:textId="77777777" w:rsidR="00E3626D" w:rsidRDefault="00E3626D" w:rsidP="00CC4F58">
      <w:pPr>
        <w:spacing w:afterLines="60" w:after="144"/>
        <w:jc w:val="both"/>
        <w:rPr>
          <w:rFonts w:ascii="Arial" w:hAnsi="Arial" w:cs="Arial"/>
          <w:sz w:val="20"/>
          <w:szCs w:val="20"/>
          <w:lang w:val="el-GR"/>
        </w:rPr>
      </w:pPr>
      <w:r w:rsidRPr="00E3626D">
        <w:rPr>
          <w:rFonts w:ascii="Arial" w:hAnsi="Arial" w:cs="Arial"/>
          <w:sz w:val="20"/>
          <w:szCs w:val="20"/>
          <w:lang w:val="el-GR"/>
        </w:rPr>
        <w:t xml:space="preserve">Αυτό επιτυγχάνεται με την </w:t>
      </w:r>
      <w:r w:rsidRPr="00E3626D">
        <w:rPr>
          <w:rFonts w:ascii="Arial" w:hAnsi="Arial" w:cs="Arial"/>
          <w:b/>
          <w:sz w:val="20"/>
          <w:szCs w:val="20"/>
          <w:lang w:val="el-GR"/>
        </w:rPr>
        <w:t>μηχανική διάδοση μηνυμάτων(</w:t>
      </w:r>
      <w:r w:rsidRPr="00E3626D">
        <w:rPr>
          <w:rFonts w:ascii="Arial" w:hAnsi="Arial" w:cs="Arial"/>
          <w:b/>
          <w:sz w:val="20"/>
          <w:szCs w:val="20"/>
        </w:rPr>
        <w:t>message</w:t>
      </w:r>
      <w:r w:rsidRPr="00E3626D">
        <w:rPr>
          <w:rFonts w:ascii="Arial" w:hAnsi="Arial" w:cs="Arial"/>
          <w:b/>
          <w:sz w:val="20"/>
          <w:szCs w:val="20"/>
          <w:lang w:val="el-GR"/>
        </w:rPr>
        <w:t xml:space="preserve"> </w:t>
      </w:r>
      <w:r w:rsidRPr="00E3626D">
        <w:rPr>
          <w:rFonts w:ascii="Arial" w:hAnsi="Arial" w:cs="Arial"/>
          <w:b/>
          <w:sz w:val="20"/>
          <w:szCs w:val="20"/>
        </w:rPr>
        <w:t>passing</w:t>
      </w:r>
      <w:r w:rsidRPr="00E3626D">
        <w:rPr>
          <w:rFonts w:ascii="Arial" w:hAnsi="Arial" w:cs="Arial"/>
          <w:b/>
          <w:sz w:val="20"/>
          <w:szCs w:val="20"/>
          <w:lang w:val="el-GR"/>
        </w:rPr>
        <w:t>)</w:t>
      </w:r>
      <w:r w:rsidRPr="00E3626D">
        <w:rPr>
          <w:rFonts w:ascii="Arial" w:hAnsi="Arial" w:cs="Arial"/>
          <w:sz w:val="20"/>
          <w:szCs w:val="20"/>
          <w:lang w:val="el-GR"/>
        </w:rPr>
        <w:t xml:space="preserve">, που στην ουσία, κάθε κόμβος συλλέγει πληροφορία από την γειτονιά του, την ενσωματώνει στην αναπαράστασή του και τη μεταδίδει ξανά στους γείτονές του σε επόμενο επίπεδο. Σε κάθε επίπεδο </w:t>
      </w:r>
      <w:r w:rsidRPr="00E3626D">
        <w:rPr>
          <w:rFonts w:ascii="Arial" w:hAnsi="Arial" w:cs="Arial"/>
          <w:b/>
          <w:bCs/>
          <w:sz w:val="20"/>
          <w:szCs w:val="20"/>
          <w:lang w:val="el-GR"/>
        </w:rPr>
        <w:t>ℓ</w:t>
      </w:r>
      <w:r w:rsidRPr="00E3626D">
        <w:rPr>
          <w:rFonts w:ascii="Arial" w:hAnsi="Arial" w:cs="Arial"/>
          <w:sz w:val="20"/>
          <w:szCs w:val="20"/>
          <w:lang w:val="el-GR"/>
        </w:rPr>
        <w:t xml:space="preserve"> του δικτύου, ο στόχος είναι να υπολογιστεί μια νέα αναπαράσταση (</w:t>
      </w:r>
      <w:r w:rsidRPr="00E3626D">
        <w:rPr>
          <w:rFonts w:ascii="Arial" w:hAnsi="Arial" w:cs="Arial"/>
          <w:sz w:val="20"/>
          <w:szCs w:val="20"/>
        </w:rPr>
        <w:t>embedding</w:t>
      </w:r>
      <w:r w:rsidRPr="00E3626D">
        <w:rPr>
          <w:rFonts w:ascii="Arial" w:hAnsi="Arial" w:cs="Arial"/>
          <w:sz w:val="20"/>
          <w:szCs w:val="20"/>
          <w:lang w:val="el-GR"/>
        </w:rPr>
        <w:t xml:space="preserve">) για κάθε κόμβο </w:t>
      </w:r>
      <w:r w:rsidRPr="00E3626D">
        <w:rPr>
          <w:rFonts w:ascii="Arial" w:hAnsi="Arial" w:cs="Arial"/>
          <w:b/>
          <w:bCs/>
          <w:sz w:val="20"/>
          <w:szCs w:val="20"/>
        </w:rPr>
        <w:t>v</w:t>
      </w:r>
      <w:r w:rsidRPr="00E3626D">
        <w:rPr>
          <w:rFonts w:ascii="Arial" w:hAnsi="Arial" w:cs="Arial"/>
          <w:sz w:val="20"/>
          <w:szCs w:val="20"/>
          <w:lang w:val="el-GR"/>
        </w:rPr>
        <w:t>, η οποία εξαρτάται:</w:t>
      </w:r>
    </w:p>
    <w:p w14:paraId="3C6D696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lastRenderedPageBreak/>
        <w:t xml:space="preserve">από την τρέχουσα αναπαράσταση του κόμβου </w:t>
      </w:r>
      <w:r w:rsidRPr="00152398">
        <w:rPr>
          <w:rFonts w:ascii="Arial" w:hAnsi="Arial" w:cs="Arial"/>
          <w:sz w:val="20"/>
          <w:szCs w:val="20"/>
        </w:rPr>
        <w:t>v</w:t>
      </w:r>
      <w:r w:rsidRPr="00152398">
        <w:rPr>
          <w:rFonts w:ascii="Arial" w:hAnsi="Arial" w:cs="Arial"/>
          <w:sz w:val="20"/>
          <w:szCs w:val="20"/>
          <w:lang w:val="el-GR"/>
        </w:rPr>
        <w:t>,</w:t>
      </w:r>
    </w:p>
    <w:p w14:paraId="4C709DE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t xml:space="preserve">από τις αναπαραστάσεις των γειτόνων του </w:t>
      </w:r>
      <w:r w:rsidRPr="00152398">
        <w:rPr>
          <w:rFonts w:ascii="Arial" w:hAnsi="Arial" w:cs="Arial"/>
          <w:sz w:val="20"/>
          <w:szCs w:val="20"/>
        </w:rPr>
        <w:t>u</w:t>
      </w:r>
      <w:r w:rsidRPr="00152398">
        <w:rPr>
          <w:rFonts w:ascii="Arial" w:hAnsi="Arial" w:cs="Arial"/>
          <w:sz w:val="20"/>
          <w:szCs w:val="20"/>
          <w:lang w:val="el-GR"/>
        </w:rPr>
        <w:t xml:space="preserve"> </w:t>
      </w:r>
      <w:r w:rsidRPr="00152398">
        <w:rPr>
          <w:rFonts w:ascii="Cambria Math" w:hAnsi="Cambria Math" w:cs="Cambria Math"/>
          <w:sz w:val="20"/>
          <w:szCs w:val="20"/>
          <w:lang w:val="el-GR"/>
        </w:rPr>
        <w:t>∈</w:t>
      </w:r>
      <w:r w:rsidRPr="00152398">
        <w:rPr>
          <w:rFonts w:ascii="Arial" w:hAnsi="Arial" w:cs="Arial"/>
          <w:sz w:val="20"/>
          <w:szCs w:val="20"/>
          <w:lang w:val="el-GR"/>
        </w:rPr>
        <w:t xml:space="preserve"> </w:t>
      </w:r>
      <w:r w:rsidRPr="00152398">
        <w:rPr>
          <w:rFonts w:ascii="Arial" w:hAnsi="Arial" w:cs="Arial"/>
          <w:sz w:val="20"/>
          <w:szCs w:val="20"/>
        </w:rPr>
        <w:t>N</w:t>
      </w:r>
      <w:r w:rsidRPr="00152398">
        <w:rPr>
          <w:rFonts w:ascii="Arial" w:hAnsi="Arial" w:cs="Arial"/>
          <w:sz w:val="20"/>
          <w:szCs w:val="20"/>
          <w:lang w:val="el-GR"/>
        </w:rPr>
        <w:t>(</w:t>
      </w:r>
      <w:r w:rsidRPr="00152398">
        <w:rPr>
          <w:rFonts w:ascii="Arial" w:hAnsi="Arial" w:cs="Arial"/>
          <w:sz w:val="20"/>
          <w:szCs w:val="20"/>
        </w:rPr>
        <w:t>v</w:t>
      </w:r>
      <w:r w:rsidRPr="00152398">
        <w:rPr>
          <w:rFonts w:ascii="Arial" w:hAnsi="Arial" w:cs="Arial"/>
          <w:sz w:val="20"/>
          <w:szCs w:val="20"/>
          <w:lang w:val="el-GR"/>
        </w:rPr>
        <w:t>),</w:t>
      </w:r>
    </w:p>
    <w:p w14:paraId="1765B34E" w14:textId="77777777" w:rsidR="00152398" w:rsidRPr="00152398" w:rsidRDefault="00152398" w:rsidP="00CC4F58">
      <w:pPr>
        <w:numPr>
          <w:ilvl w:val="0"/>
          <w:numId w:val="25"/>
        </w:numPr>
        <w:tabs>
          <w:tab w:val="clear" w:pos="360"/>
          <w:tab w:val="num" w:pos="720"/>
        </w:tabs>
        <w:spacing w:after="60"/>
        <w:jc w:val="both"/>
        <w:rPr>
          <w:rFonts w:ascii="Arial" w:hAnsi="Arial" w:cs="Arial"/>
          <w:b/>
          <w:bCs/>
          <w:sz w:val="20"/>
          <w:szCs w:val="20"/>
          <w:lang w:val="el-GR"/>
        </w:rPr>
      </w:pPr>
      <w:r w:rsidRPr="00152398">
        <w:rPr>
          <w:rFonts w:ascii="Arial" w:hAnsi="Arial" w:cs="Arial"/>
          <w:sz w:val="20"/>
          <w:szCs w:val="20"/>
          <w:lang w:val="el-GR"/>
        </w:rPr>
        <w:t>και από πιθανές πληροφορίες που φέρουν οι ακμές (</w:t>
      </w:r>
      <w:r w:rsidRPr="00152398">
        <w:rPr>
          <w:rFonts w:ascii="Arial" w:hAnsi="Arial" w:cs="Arial"/>
          <w:sz w:val="20"/>
          <w:szCs w:val="20"/>
        </w:rPr>
        <w:t>features</w:t>
      </w:r>
      <w:r w:rsidRPr="00152398">
        <w:rPr>
          <w:rFonts w:ascii="Arial" w:hAnsi="Arial" w:cs="Arial"/>
          <w:b/>
          <w:bCs/>
          <w:sz w:val="20"/>
          <w:szCs w:val="20"/>
          <w:lang w:val="el-GR"/>
        </w:rPr>
        <w:t xml:space="preserve">) </w:t>
      </w:r>
      <w:r w:rsidRPr="00152398">
        <w:rPr>
          <w:rFonts w:ascii="Arial" w:hAnsi="Arial" w:cs="Arial"/>
          <w:sz w:val="20"/>
          <w:szCs w:val="20"/>
        </w:rPr>
        <w:t>eᵤᵥ</w:t>
      </w:r>
      <w:r w:rsidRPr="00152398">
        <w:rPr>
          <w:rFonts w:ascii="Arial" w:hAnsi="Arial" w:cs="Arial"/>
          <w:sz w:val="20"/>
          <w:szCs w:val="20"/>
          <w:lang w:val="el-GR"/>
        </w:rPr>
        <w:t>.</w:t>
      </w:r>
    </w:p>
    <w:p w14:paraId="339C86C3" w14:textId="77777777" w:rsidR="00152398" w:rsidRPr="00152398" w:rsidRDefault="00152398" w:rsidP="00CC4F58">
      <w:pPr>
        <w:spacing w:after="300"/>
        <w:jc w:val="both"/>
        <w:rPr>
          <w:rFonts w:ascii="Arial" w:hAnsi="Arial" w:cs="Arial"/>
          <w:sz w:val="20"/>
          <w:szCs w:val="20"/>
          <w:lang w:val="el-GR"/>
        </w:rPr>
      </w:pPr>
      <w:r w:rsidRPr="00152398">
        <w:rPr>
          <w:rFonts w:ascii="Arial" w:hAnsi="Arial" w:cs="Arial"/>
          <w:sz w:val="20"/>
          <w:szCs w:val="20"/>
          <w:lang w:val="el-GR"/>
        </w:rPr>
        <w:t xml:space="preserve">Η διαδικασία αυτή είναι </w:t>
      </w:r>
      <w:r w:rsidRPr="00152398">
        <w:rPr>
          <w:rFonts w:ascii="Arial" w:hAnsi="Arial" w:cs="Arial"/>
          <w:b/>
          <w:bCs/>
          <w:sz w:val="20"/>
          <w:szCs w:val="20"/>
          <w:lang w:val="el-GR"/>
        </w:rPr>
        <w:t>α</w:t>
      </w:r>
      <w:r w:rsidRPr="00152398">
        <w:rPr>
          <w:rFonts w:ascii="Arial" w:hAnsi="Arial" w:cs="Arial"/>
          <w:sz w:val="20"/>
          <w:szCs w:val="20"/>
          <w:lang w:val="el-GR"/>
        </w:rPr>
        <w:t xml:space="preserve">ναδρομική: οι αναπαραστάσεις του επιπέδου </w:t>
      </w:r>
      <w:r w:rsidRPr="00152398">
        <w:rPr>
          <w:rFonts w:ascii="Arial" w:hAnsi="Arial" w:cs="Arial"/>
          <w:b/>
          <w:bCs/>
          <w:sz w:val="20"/>
          <w:szCs w:val="20"/>
          <w:lang w:val="el-GR"/>
        </w:rPr>
        <w:t>ℓ</w:t>
      </w:r>
      <w:r w:rsidRPr="00152398">
        <w:rPr>
          <w:rFonts w:ascii="Arial" w:hAnsi="Arial" w:cs="Arial"/>
          <w:sz w:val="20"/>
          <w:szCs w:val="20"/>
          <w:lang w:val="el-GR"/>
        </w:rPr>
        <w:t xml:space="preserve"> χτίζονται με βάση τις αναπαραστάσεις του επιπέδου ℓ−1. Ο γενικός μαθηματικός τύπος που περιγράφει την ενημέρωση των αναπαραστάσεων των κορυφών σε γράφους είναι:</w:t>
      </w:r>
    </w:p>
    <w:p w14:paraId="16EAAF00" w14:textId="77777777" w:rsidR="00954594" w:rsidRPr="00954594" w:rsidRDefault="00000000" w:rsidP="00CC4F58">
      <w:pPr>
        <w:pStyle w:val="NormalWeb"/>
        <w:spacing w:line="360" w:lineRule="auto"/>
        <w:jc w:val="both"/>
        <w:rPr>
          <w:iCs/>
          <w:color w:val="000000"/>
          <w:sz w:val="28"/>
          <w:szCs w:val="28"/>
          <w:lang w:val="el-GR"/>
        </w:rPr>
      </w:pPr>
      <m:oMathPara>
        <m:oMathParaPr>
          <m:jc m:val="left"/>
        </m:oMathParaPr>
        <m:oMath>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h</m:t>
              </m:r>
            </m:e>
            <m:sub>
              <m:r>
                <m:rPr>
                  <m:sty m:val="p"/>
                </m:rPr>
                <w:rPr>
                  <w:rFonts w:ascii="Cambria Math" w:hAnsi="Cambria Math"/>
                  <w:color w:val="000000"/>
                  <w:sz w:val="28"/>
                  <w:szCs w:val="28"/>
                  <w:lang w:val="el-GR"/>
                </w:rPr>
                <m:t>u</m:t>
              </m:r>
            </m:sub>
            <m:sup>
              <m:r>
                <m:rPr>
                  <m:scr m:val="script"/>
                  <m:sty m:val="p"/>
                </m:rPr>
                <w:rPr>
                  <w:rFonts w:ascii="Cambria Math" w:hAnsi="Cambria Math"/>
                  <w:color w:val="000000"/>
                  <w:sz w:val="28"/>
                  <w:szCs w:val="28"/>
                  <w:lang w:val="el-GR"/>
                </w:rPr>
                <m:t>l</m:t>
              </m:r>
            </m:sup>
          </m:sSubSup>
          <m:r>
            <m:rPr>
              <m:sty m:val="p"/>
            </m:rPr>
            <w:rPr>
              <w:rFonts w:ascii="Cambria Math" w:hAnsi="Cambria Math"/>
              <w:color w:val="000000"/>
              <w:sz w:val="28"/>
              <w:szCs w:val="28"/>
              <w:lang w:val="el-GR"/>
            </w:rPr>
            <m:t>=</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ψ</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 AG</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G</m:t>
                  </m:r>
                </m:e>
                <m:sup>
                  <m:r>
                    <m:rPr>
                      <m:scr m:val="script"/>
                      <m:sty m:val="p"/>
                    </m:rPr>
                    <w:rPr>
                      <w:rFonts w:ascii="Cambria Math" w:hAnsi="Cambria Math"/>
                      <w:color w:val="000000"/>
                      <w:sz w:val="28"/>
                      <w:szCs w:val="28"/>
                      <w:lang w:val="el-GR"/>
                    </w:rPr>
                    <m:t>l</m:t>
                  </m:r>
                </m:sup>
              </m:sSup>
              <m:r>
                <m:rPr>
                  <m:sty m:val="p"/>
                </m:rPr>
                <w:rPr>
                  <w:rFonts w:ascii="Cambria Math" w:hAnsi="Cambria Math"/>
                  <w:color w:val="000000"/>
                  <w:sz w:val="28"/>
                  <w:szCs w:val="28"/>
                  <w:lang w:val="el-GR"/>
                </w:rPr>
                <m:t xml:space="preserve"> </m:t>
              </m:r>
              <m:d>
                <m:dPr>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d>
                    <m:dPr>
                      <m:begChr m:val="{"/>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φ</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m:t>
                          </m:r>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v</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m:t>
                          </m:r>
                          <m:sSub>
                            <m:sSubPr>
                              <m:ctrlPr>
                                <w:rPr>
                                  <w:rFonts w:ascii="Cambria Math" w:hAnsi="Cambria Math"/>
                                  <w:iCs/>
                                  <w:color w:val="000000"/>
                                  <w:sz w:val="28"/>
                                  <w:szCs w:val="28"/>
                                  <w:lang w:val="el-GR"/>
                                </w:rPr>
                              </m:ctrlPr>
                            </m:sSubPr>
                            <m:e>
                              <m:r>
                                <m:rPr>
                                  <m:sty m:val="p"/>
                                </m:rPr>
                                <w:rPr>
                                  <w:rFonts w:ascii="Cambria Math" w:hAnsi="Cambria Math"/>
                                  <w:color w:val="000000"/>
                                  <w:sz w:val="28"/>
                                  <w:szCs w:val="28"/>
                                  <w:lang w:val="el-GR"/>
                                </w:rPr>
                                <m:t>e</m:t>
                              </m:r>
                            </m:e>
                            <m:sub>
                              <m:r>
                                <m:rPr>
                                  <m:sty m:val="p"/>
                                </m:rPr>
                                <w:rPr>
                                  <w:rFonts w:ascii="Cambria Math" w:hAnsi="Cambria Math"/>
                                  <w:color w:val="000000"/>
                                  <w:sz w:val="28"/>
                                  <w:szCs w:val="28"/>
                                  <w:lang w:val="el-GR"/>
                                </w:rPr>
                                <m:t>uv</m:t>
                              </m:r>
                            </m:sub>
                          </m:sSub>
                        </m:e>
                      </m:d>
                    </m:e>
                  </m:d>
                  <m:r>
                    <m:rPr>
                      <m:sty m:val="p"/>
                    </m:rPr>
                    <w:rPr>
                      <w:rFonts w:ascii="Cambria Math" w:hAnsi="Cambria Math"/>
                      <w:color w:val="000000"/>
                      <w:sz w:val="28"/>
                      <w:szCs w:val="28"/>
                      <w:lang w:val="el-GR"/>
                    </w:rPr>
                    <m:t xml:space="preserve"> e∈N</m:t>
                  </m:r>
                  <m:d>
                    <m:dPr>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u</m:t>
                      </m:r>
                    </m:e>
                  </m:d>
                </m:e>
              </m:d>
            </m:e>
          </m:d>
          <m:r>
            <m:rPr>
              <m:sty m:val="p"/>
            </m:rPr>
            <w:rPr>
              <w:rFonts w:ascii="Cambria Math" w:hAnsi="Cambria Math"/>
              <w:color w:val="000000"/>
              <w:sz w:val="28"/>
              <w:szCs w:val="28"/>
              <w:lang w:val="el-GR"/>
            </w:rPr>
            <m:t xml:space="preserve">   </m:t>
          </m:r>
        </m:oMath>
      </m:oMathPara>
    </w:p>
    <w:p w14:paraId="44484367" w14:textId="77777777" w:rsidR="00C83882" w:rsidRPr="00C83882" w:rsidRDefault="00C83882" w:rsidP="00CC4F58">
      <w:pPr>
        <w:spacing w:after="60"/>
        <w:jc w:val="both"/>
      </w:pPr>
      <w:r w:rsidRPr="00C83882">
        <w:rPr>
          <w:bCs/>
        </w:rPr>
        <w:t>Όπου:</w:t>
      </w:r>
    </w:p>
    <w:p w14:paraId="234EAD4C" w14:textId="77777777" w:rsidR="00C83882" w:rsidRPr="00C83882" w:rsidRDefault="00000000" w:rsidP="00CC4F58">
      <w:pPr>
        <w:numPr>
          <w:ilvl w:val="0"/>
          <w:numId w:val="26"/>
        </w:numPr>
        <w:tabs>
          <w:tab w:val="clear" w:pos="360"/>
          <w:tab w:val="num" w:pos="720"/>
        </w:tabs>
        <w:spacing w:after="60"/>
        <w:jc w:val="both"/>
        <w:rPr>
          <w:lang w:val="el-GR"/>
        </w:rPr>
      </w:pPr>
      <m:oMath>
        <m:sSubSup>
          <m:sSubSupPr>
            <m:ctrlPr>
              <w:rPr>
                <w:rFonts w:ascii="Cambria Math" w:hAnsi="Cambria Math"/>
                <w:bCs/>
                <w:i/>
                <w:lang w:val="el-GR"/>
              </w:rPr>
            </m:ctrlPr>
          </m:sSubSupPr>
          <m:e>
            <m:r>
              <w:rPr>
                <w:rFonts w:ascii="Cambria Math" w:hAnsi="Cambria Math"/>
                <w:lang w:val="el-GR"/>
              </w:rPr>
              <m:t>h</m:t>
            </m:r>
          </m:e>
          <m:sub>
            <m:r>
              <w:rPr>
                <w:rFonts w:ascii="Cambria Math" w:hAnsi="Cambria Math"/>
                <w:lang w:val="el-GR"/>
              </w:rPr>
              <m:t>u</m:t>
            </m:r>
          </m:sub>
          <m:sup>
            <m:r>
              <m:rPr>
                <m:scr m:val="script"/>
              </m:rPr>
              <w:rPr>
                <w:rFonts w:ascii="Cambria Math" w:hAnsi="Cambria Math"/>
                <w:lang w:val="el-GR"/>
              </w:rPr>
              <m:t>l</m:t>
            </m:r>
          </m:sup>
        </m:sSubSup>
        <m:r>
          <w:rPr>
            <w:rFonts w:ascii="Cambria Math" w:hAnsi="Cambria Math"/>
            <w:lang w:val="el-GR"/>
          </w:rPr>
          <m:t>​</m:t>
        </m:r>
      </m:oMath>
      <w:r w:rsidR="00C83882" w:rsidRPr="00C83882">
        <w:rPr>
          <w:lang w:val="el-GR"/>
        </w:rPr>
        <w:t xml:space="preserve"> η αναπαράσταση(</w:t>
      </w:r>
      <w:r w:rsidR="00C83882" w:rsidRPr="00C83882">
        <w:t>embedding</w:t>
      </w:r>
      <w:r w:rsidR="00C83882" w:rsidRPr="00C83882">
        <w:rPr>
          <w:lang w:val="el-GR"/>
        </w:rPr>
        <w:t xml:space="preserve">) του κόμβου </w:t>
      </w:r>
      <w:r w:rsidR="00C83882" w:rsidRPr="00C83882">
        <w:t>u</w:t>
      </w:r>
      <w:r w:rsidR="00C83882" w:rsidRPr="00C83882">
        <w:rPr>
          <w:lang w:val="el-GR"/>
        </w:rPr>
        <w:t xml:space="preserve"> στο επίπεδο </w:t>
      </w:r>
      <m:oMath>
        <m:r>
          <m:rPr>
            <m:scr m:val="script"/>
          </m:rPr>
          <w:rPr>
            <w:rFonts w:ascii="Cambria Math" w:hAnsi="Cambria Math"/>
            <w:lang w:val="el-GR"/>
          </w:rPr>
          <m:t>l</m:t>
        </m:r>
      </m:oMath>
    </w:p>
    <w:p w14:paraId="1C5AFF26"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ψ</m:t>
            </m:r>
          </m:e>
          <m:sup>
            <m:r>
              <m:rPr>
                <m:scr m:val="script"/>
              </m:rPr>
              <w:rPr>
                <w:rFonts w:ascii="Cambria Math" w:hAnsi="Cambria Math"/>
                <w:lang w:val="el-GR"/>
              </w:rPr>
              <m:t>l</m:t>
            </m:r>
          </m:sup>
        </m:sSup>
      </m:oMath>
      <w:r w:rsidR="00C83882" w:rsidRPr="00C83882">
        <w:rPr>
          <w:lang w:val="el-GR"/>
        </w:rPr>
        <w:t>είναι συνάρτηση ενημέρωσης,</w:t>
      </w:r>
    </w:p>
    <w:p w14:paraId="69FB13AB" w14:textId="77777777" w:rsidR="00C83882" w:rsidRPr="00C83882" w:rsidRDefault="00C83882" w:rsidP="00CC4F58">
      <w:pPr>
        <w:numPr>
          <w:ilvl w:val="0"/>
          <w:numId w:val="26"/>
        </w:numPr>
        <w:tabs>
          <w:tab w:val="clear" w:pos="360"/>
          <w:tab w:val="num" w:pos="720"/>
        </w:tabs>
        <w:spacing w:after="60"/>
        <w:jc w:val="both"/>
      </w:pPr>
      <m:oMath>
        <m:r>
          <w:rPr>
            <w:rFonts w:ascii="Cambria Math" w:hAnsi="Cambria Math"/>
            <w:lang w:val="el-GR"/>
          </w:rPr>
          <m:t>AG</m:t>
        </m:r>
        <m:sSup>
          <m:sSupPr>
            <m:ctrlPr>
              <w:rPr>
                <w:rFonts w:ascii="Cambria Math" w:hAnsi="Cambria Math"/>
                <w:bCs/>
                <w:i/>
                <w:lang w:val="el-GR"/>
              </w:rPr>
            </m:ctrlPr>
          </m:sSupPr>
          <m:e>
            <m:r>
              <w:rPr>
                <w:rFonts w:ascii="Cambria Math" w:hAnsi="Cambria Math"/>
                <w:lang w:val="el-GR"/>
              </w:rPr>
              <m:t>G</m:t>
            </m:r>
          </m:e>
          <m:sup>
            <m:r>
              <m:rPr>
                <m:scr m:val="script"/>
              </m:rPr>
              <w:rPr>
                <w:rFonts w:ascii="Cambria Math" w:hAnsi="Cambria Math"/>
              </w:rPr>
              <m:t>l</m:t>
            </m:r>
          </m:sup>
        </m:sSup>
        <m:r>
          <w:rPr>
            <w:rFonts w:ascii="Cambria Math" w:hAnsi="Cambria Math"/>
          </w:rPr>
          <m:t xml:space="preserve"> </m:t>
        </m:r>
      </m:oMath>
      <w:r w:rsidRPr="00C83882">
        <w:rPr>
          <w:bCs/>
          <w:lang w:val="el-GR"/>
        </w:rPr>
        <w:t>συνάρτηση</w:t>
      </w:r>
      <w:r w:rsidRPr="00C83882">
        <w:rPr>
          <w:b/>
          <w:bCs/>
        </w:rPr>
        <w:t xml:space="preserve"> </w:t>
      </w:r>
      <w:r w:rsidRPr="00C83882">
        <w:rPr>
          <w:lang w:val="el-GR"/>
        </w:rPr>
        <w:t>συσσώρευσης</w:t>
      </w:r>
      <w:r w:rsidRPr="00C83882">
        <w:t xml:space="preserve"> (aggregation function),</w:t>
      </w:r>
    </w:p>
    <w:p w14:paraId="602E702B"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φ</m:t>
            </m:r>
          </m:e>
          <m:sup>
            <m:r>
              <m:rPr>
                <m:scr m:val="script"/>
              </m:rPr>
              <w:rPr>
                <w:rFonts w:ascii="Cambria Math" w:hAnsi="Cambria Math"/>
                <w:lang w:val="el-GR"/>
              </w:rPr>
              <m:t>l</m:t>
            </m:r>
          </m:sup>
        </m:sSup>
      </m:oMath>
      <w:r w:rsidR="00C83882" w:rsidRPr="00C83882">
        <w:rPr>
          <w:lang w:val="el-GR"/>
        </w:rPr>
        <w:t>είναι η συνάρτηση δημιουργίας</w:t>
      </w:r>
      <w:r w:rsidR="00C83882" w:rsidRPr="00C83882">
        <w:rPr>
          <w:b/>
          <w:bCs/>
          <w:lang w:val="el-GR"/>
        </w:rPr>
        <w:t xml:space="preserve"> </w:t>
      </w:r>
      <w:r w:rsidR="00C83882" w:rsidRPr="00C83882">
        <w:rPr>
          <w:bCs/>
          <w:lang w:val="el-GR"/>
        </w:rPr>
        <w:t>μηνυμάτων</w:t>
      </w:r>
    </w:p>
    <w:p w14:paraId="709214C9" w14:textId="77777777" w:rsidR="005B3400" w:rsidRPr="00C83882" w:rsidRDefault="00C83882" w:rsidP="00CC4F58">
      <w:pPr>
        <w:numPr>
          <w:ilvl w:val="0"/>
          <w:numId w:val="26"/>
        </w:numPr>
        <w:tabs>
          <w:tab w:val="clear" w:pos="360"/>
          <w:tab w:val="num" w:pos="720"/>
        </w:tabs>
        <w:spacing w:after="60"/>
        <w:jc w:val="both"/>
        <w:rPr>
          <w:lang w:val="el-GR"/>
        </w:rPr>
      </w:pPr>
      <m:oMath>
        <m:r>
          <w:rPr>
            <w:rFonts w:ascii="Cambria Math" w:hAnsi="Cambria Math"/>
            <w:lang w:val="el-GR"/>
          </w:rPr>
          <m:t>N</m:t>
        </m:r>
        <m:d>
          <m:dPr>
            <m:ctrlPr>
              <w:rPr>
                <w:rFonts w:ascii="Cambria Math" w:hAnsi="Cambria Math"/>
                <w:bCs/>
                <w:i/>
                <w:lang w:val="el-GR"/>
              </w:rPr>
            </m:ctrlPr>
          </m:dPr>
          <m:e>
            <m:r>
              <w:rPr>
                <w:rFonts w:ascii="Cambria Math" w:hAnsi="Cambria Math"/>
                <w:lang w:val="el-GR"/>
              </w:rPr>
              <m:t>u</m:t>
            </m:r>
          </m:e>
        </m:d>
        <m:r>
          <m:rPr>
            <m:sty m:val="bi"/>
          </m:rPr>
          <w:rPr>
            <w:rFonts w:ascii="Cambria Math" w:hAnsi="Cambria Math"/>
            <w:lang w:val="el-GR"/>
          </w:rPr>
          <m:t xml:space="preserve">  </m:t>
        </m:r>
        <m:r>
          <w:rPr>
            <w:rFonts w:ascii="Cambria Math" w:hAnsi="Cambria Math"/>
            <w:lang w:val="el-GR"/>
          </w:rPr>
          <m:t>το</m:t>
        </m:r>
        <m:r>
          <m:rPr>
            <m:sty m:val="p"/>
          </m:rPr>
          <w:rPr>
            <w:rFonts w:ascii="Cambria Math" w:hAnsi="Cambria Math"/>
            <w:lang w:val="el-GR"/>
          </w:rPr>
          <m:t xml:space="preserve"> </m:t>
        </m:r>
        <m:r>
          <w:rPr>
            <w:rFonts w:ascii="Cambria Math" w:hAnsi="Cambria Math"/>
            <w:lang w:val="el-GR"/>
          </w:rPr>
          <m:t>σ</m:t>
        </m:r>
        <m:r>
          <m:rPr>
            <m:sty m:val="p"/>
          </m:rPr>
          <w:rPr>
            <w:rFonts w:ascii="Cambria Math" w:hAnsi="Cambria Math"/>
            <w:lang w:val="el-GR"/>
          </w:rPr>
          <m:t>ύ</m:t>
        </m:r>
        <m:r>
          <w:rPr>
            <w:rFonts w:ascii="Cambria Math" w:hAnsi="Cambria Math"/>
            <w:lang w:val="el-GR"/>
          </w:rPr>
          <m:t>νολο</m:t>
        </m:r>
        <m:r>
          <m:rPr>
            <m:sty m:val="p"/>
          </m:rPr>
          <w:rPr>
            <w:rFonts w:ascii="Cambria Math" w:hAnsi="Cambria Math"/>
            <w:lang w:val="el-GR"/>
          </w:rPr>
          <m:t xml:space="preserve"> </m:t>
        </m:r>
        <m:r>
          <w:rPr>
            <w:rFonts w:ascii="Cambria Math" w:hAnsi="Cambria Math"/>
            <w:lang w:val="el-GR"/>
          </w:rPr>
          <m:t>των</m:t>
        </m:r>
        <m:r>
          <m:rPr>
            <m:sty m:val="p"/>
          </m:rPr>
          <w:rPr>
            <w:rFonts w:ascii="Cambria Math" w:hAnsi="Cambria Math"/>
            <w:lang w:val="el-GR"/>
          </w:rPr>
          <m:t xml:space="preserve"> </m:t>
        </m:r>
        <m:r>
          <w:rPr>
            <w:rFonts w:ascii="Cambria Math" w:hAnsi="Cambria Math"/>
            <w:lang w:val="el-GR"/>
          </w:rPr>
          <m:t>γειτ</m:t>
        </m:r>
        <m:r>
          <m:rPr>
            <m:sty m:val="p"/>
          </m:rPr>
          <w:rPr>
            <w:rFonts w:ascii="Cambria Math" w:hAnsi="Cambria Math"/>
            <w:lang w:val="el-GR"/>
          </w:rPr>
          <m:t>ό</m:t>
        </m:r>
        <m:r>
          <w:rPr>
            <w:rFonts w:ascii="Cambria Math" w:hAnsi="Cambria Math"/>
            <w:lang w:val="el-GR"/>
          </w:rPr>
          <m:t>νων</m:t>
        </m:r>
        <m:r>
          <m:rPr>
            <m:sty m:val="p"/>
          </m:rPr>
          <w:rPr>
            <w:rFonts w:ascii="Cambria Math" w:hAnsi="Cambria Math"/>
            <w:lang w:val="el-GR"/>
          </w:rPr>
          <m:t xml:space="preserve"> </m:t>
        </m:r>
        <m:r>
          <w:rPr>
            <w:rFonts w:ascii="Cambria Math" w:hAnsi="Cambria Math"/>
            <w:lang w:val="el-GR"/>
          </w:rPr>
          <m:t>του</m:t>
        </m:r>
        <m:r>
          <m:rPr>
            <m:sty m:val="p"/>
          </m:rPr>
          <w:rPr>
            <w:rFonts w:ascii="Cambria Math" w:hAnsi="Cambria Math"/>
            <w:lang w:val="el-GR"/>
          </w:rPr>
          <m:t xml:space="preserve"> </m:t>
        </m:r>
        <m:r>
          <w:rPr>
            <w:rFonts w:ascii="Cambria Math" w:hAnsi="Cambria Math"/>
            <w:lang w:val="el-GR"/>
          </w:rPr>
          <m:t>κ</m:t>
        </m:r>
        <m:r>
          <m:rPr>
            <m:sty m:val="p"/>
          </m:rPr>
          <w:rPr>
            <w:rFonts w:ascii="Cambria Math" w:hAnsi="Cambria Math"/>
            <w:lang w:val="el-GR"/>
          </w:rPr>
          <m:t>ό</m:t>
        </m:r>
        <m:r>
          <w:rPr>
            <w:rFonts w:ascii="Cambria Math" w:hAnsi="Cambria Math"/>
            <w:lang w:val="el-GR"/>
          </w:rPr>
          <m:t>μβου</m:t>
        </m:r>
        <m:r>
          <m:rPr>
            <m:sty m:val="p"/>
          </m:rPr>
          <w:rPr>
            <w:rFonts w:ascii="Cambria Math" w:hAnsi="Cambria Math"/>
            <w:lang w:val="el-GR"/>
          </w:rPr>
          <m:t xml:space="preserve"> </m:t>
        </m:r>
        <m:r>
          <w:rPr>
            <w:rFonts w:ascii="Cambria Math" w:hAnsi="Cambria Math"/>
            <w:lang w:val="el-GR"/>
          </w:rPr>
          <m:t>u</m:t>
        </m:r>
      </m:oMath>
      <w:r w:rsidRPr="00C83882">
        <w:rPr>
          <w:bCs/>
          <w:lang w:val="el-GR"/>
        </w:rPr>
        <w:t>.</w:t>
      </w:r>
    </w:p>
    <w:p w14:paraId="2F3443D4"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Η εξίσωση που παρουσιάστηκε περιγράφει τη θεμελιώδη πράξη συνελικτικής επεξεργασίας σε γράφους και αποτελεί την καρδιά της διαδικασίας δημιουργίας αναπαραστάσεων(</w:t>
      </w:r>
      <w:r w:rsidRPr="00C83882">
        <w:rPr>
          <w:rFonts w:ascii="Arial" w:hAnsi="Arial" w:cs="Arial"/>
          <w:sz w:val="20"/>
          <w:szCs w:val="20"/>
        </w:rPr>
        <w:t>embeddings</w:t>
      </w:r>
      <w:r w:rsidRPr="00C83882">
        <w:rPr>
          <w:rFonts w:ascii="Arial" w:hAnsi="Arial" w:cs="Arial"/>
          <w:sz w:val="20"/>
          <w:szCs w:val="20"/>
          <w:lang w:val="el-GR"/>
        </w:rPr>
        <w:t xml:space="preserve">).Όπως αναφέρθηκε και προηγουμένων η διαδικασία αυτή είναι αναδρομική: η αναπαράσταση κάθε κόμβου </w:t>
      </w:r>
      <m:oMath>
        <m:sSubSup>
          <m:sSubSupPr>
            <m:ctrlPr>
              <w:rPr>
                <w:rFonts w:ascii="Cambria Math" w:hAnsi="Cambria Math" w:cs="Arial"/>
                <w:i/>
                <w:sz w:val="20"/>
                <w:szCs w:val="20"/>
                <w:lang w:val="el-GR"/>
              </w:rPr>
            </m:ctrlPr>
          </m:sSubSupPr>
          <m:e>
            <m:r>
              <w:rPr>
                <w:rFonts w:ascii="Cambria Math" w:hAnsi="Cambria Math" w:cs="Arial"/>
                <w:sz w:val="20"/>
                <w:szCs w:val="20"/>
                <w:lang w:val="el-GR"/>
              </w:rPr>
              <m:t>h</m:t>
            </m:r>
          </m:e>
          <m:sub>
            <m:r>
              <w:rPr>
                <w:rFonts w:ascii="Cambria Math" w:hAnsi="Cambria Math" w:cs="Arial"/>
                <w:sz w:val="20"/>
                <w:szCs w:val="20"/>
                <w:lang w:val="el-GR"/>
              </w:rPr>
              <m:t>u</m:t>
            </m:r>
          </m:sub>
          <m:sup>
            <m:r>
              <m:rPr>
                <m:scr m:val="script"/>
              </m:rPr>
              <w:rPr>
                <w:rFonts w:ascii="Cambria Math" w:hAnsi="Cambria Math" w:cs="Arial"/>
                <w:sz w:val="20"/>
                <w:szCs w:val="20"/>
                <w:lang w:val="el-GR"/>
              </w:rPr>
              <m:t>l</m:t>
            </m:r>
          </m:sup>
        </m:sSubSup>
      </m:oMath>
      <w:r w:rsidRPr="00C83882">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C83882">
        <w:rPr>
          <w:rFonts w:ascii="Arial" w:hAnsi="Arial" w:cs="Arial"/>
          <w:sz w:val="20"/>
          <w:szCs w:val="20"/>
          <w:lang w:val="el-GR"/>
        </w:rPr>
        <w:t xml:space="preserve"> εξαρτάται από την αναπαράστασή του στο προηγούμενο επίπεδο </w:t>
      </w:r>
      <m:oMath>
        <m:r>
          <m:rPr>
            <m:scr m:val="script"/>
          </m:rPr>
          <w:rPr>
            <w:rFonts w:ascii="Cambria Math" w:hAnsi="Cambria Math" w:cs="Arial"/>
            <w:sz w:val="20"/>
            <w:szCs w:val="20"/>
            <w:lang w:val="el-GR"/>
          </w:rPr>
          <m:t>l-</m:t>
        </m:r>
        <m:r>
          <w:rPr>
            <w:rFonts w:ascii="Cambria Math" w:hAnsi="Cambria Math" w:cs="Arial"/>
            <w:sz w:val="20"/>
            <w:szCs w:val="20"/>
            <w:lang w:val="el-GR"/>
          </w:rPr>
          <m:t>1</m:t>
        </m:r>
      </m:oMath>
      <w:r w:rsidRPr="00C83882">
        <w:rPr>
          <w:rFonts w:ascii="Arial" w:hAnsi="Arial" w:cs="Arial"/>
          <w:sz w:val="20"/>
          <w:szCs w:val="20"/>
          <w:lang w:val="el-GR"/>
        </w:rPr>
        <w:t xml:space="preserve"> καθώς και από τις αναπαραστάσεις των γειτόνων του. Αυτό σημαίνει ότι, μέσω της διαδοχικής εφαρμογής του ίδιου κανόνα ανά επίπεδο, οι αναπαραστάσεις </w:t>
      </w:r>
    </w:p>
    <w:p w14:paraId="031AE99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w:t>
      </w:r>
      <w:r w:rsidRPr="00C83882">
        <w:rPr>
          <w:rFonts w:ascii="Arial" w:hAnsi="Arial" w:cs="Arial"/>
          <w:sz w:val="20"/>
          <w:szCs w:val="20"/>
        </w:rPr>
        <w:t>embeddings</w:t>
      </w:r>
      <w:r w:rsidRPr="00C83882">
        <w:rPr>
          <w:rFonts w:ascii="Arial" w:hAnsi="Arial" w:cs="Arial"/>
          <w:sz w:val="20"/>
          <w:szCs w:val="20"/>
          <w:lang w:val="el-GR"/>
        </w:rPr>
        <w:t>) "βαθαίνουν", ενσωματώνοντας πληροφορία από όλο και ευρύτερες περιοχές του γράφου.</w:t>
      </w:r>
    </w:p>
    <w:p w14:paraId="3A7F397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Κρίσιμος παράγοντας στη γενίκευση της συνέλιξης είναι τα προ-απαιτούμενά της συνάρτησης </w:t>
      </w:r>
      <w:r w:rsidRPr="00C83882">
        <w:rPr>
          <w:rFonts w:ascii="Arial" w:hAnsi="Arial" w:cs="Arial"/>
          <w:b/>
          <w:bCs/>
          <w:sz w:val="20"/>
          <w:szCs w:val="20"/>
        </w:rPr>
        <w:t>AGG</w:t>
      </w:r>
      <w:r w:rsidRPr="00C83882">
        <w:rPr>
          <w:rFonts w:ascii="Arial" w:hAnsi="Arial" w:cs="Arial"/>
          <w:sz w:val="20"/>
          <w:szCs w:val="20"/>
          <w:lang w:val="el-GR"/>
        </w:rPr>
        <w:t xml:space="preserve"> (</w:t>
      </w:r>
      <w:r w:rsidRPr="00C83882">
        <w:rPr>
          <w:rFonts w:ascii="Arial" w:hAnsi="Arial" w:cs="Arial"/>
          <w:sz w:val="20"/>
          <w:szCs w:val="20"/>
        </w:rPr>
        <w:t>Aggregation</w:t>
      </w:r>
      <w:r w:rsidRPr="00C83882">
        <w:rPr>
          <w:rFonts w:ascii="Arial" w:hAnsi="Arial" w:cs="Arial"/>
          <w:sz w:val="20"/>
          <w:szCs w:val="20"/>
          <w:lang w:val="el-GR"/>
        </w:rPr>
        <w:t xml:space="preserve">), η οποία είναι υπεύθυνη για τη συσσώρευση πληροφορίας από τη γειτονιά </w:t>
      </w:r>
      <m:oMath>
        <m:r>
          <w:rPr>
            <w:rFonts w:ascii="Cambria Math" w:hAnsi="Cambria Math" w:cs="Arial"/>
            <w:sz w:val="20"/>
            <w:szCs w:val="20"/>
            <w:lang w:val="el-GR"/>
          </w:rPr>
          <m:t>N</m:t>
        </m:r>
        <m:d>
          <m:dPr>
            <m:ctrlPr>
              <w:rPr>
                <w:rFonts w:ascii="Cambria Math" w:hAnsi="Cambria Math" w:cs="Arial"/>
                <w:i/>
                <w:sz w:val="20"/>
                <w:szCs w:val="20"/>
                <w:lang w:val="el-GR"/>
              </w:rPr>
            </m:ctrlPr>
          </m:dPr>
          <m:e>
            <m:r>
              <w:rPr>
                <w:rFonts w:ascii="Cambria Math" w:hAnsi="Cambria Math" w:cs="Arial"/>
                <w:sz w:val="20"/>
                <w:szCs w:val="20"/>
                <w:lang w:val="el-GR"/>
              </w:rPr>
              <m:t>u</m:t>
            </m:r>
          </m:e>
        </m:d>
      </m:oMath>
      <w:r w:rsidRPr="00C83882">
        <w:rPr>
          <w:rFonts w:ascii="Arial" w:hAnsi="Arial" w:cs="Arial"/>
          <w:sz w:val="20"/>
          <w:szCs w:val="20"/>
          <w:lang w:val="el-GR"/>
        </w:rPr>
        <w:t xml:space="preserve"> του κόμβου </w:t>
      </w:r>
      <m:oMath>
        <m:r>
          <w:rPr>
            <w:rFonts w:ascii="Cambria Math" w:hAnsi="Cambria Math" w:cs="Arial"/>
            <w:sz w:val="20"/>
            <w:szCs w:val="20"/>
            <w:lang w:val="el-GR"/>
          </w:rPr>
          <m:t>u</m:t>
        </m:r>
      </m:oMath>
      <w:r w:rsidRPr="00C83882">
        <w:rPr>
          <w:rFonts w:ascii="Arial" w:hAnsi="Arial" w:cs="Arial"/>
          <w:sz w:val="20"/>
          <w:szCs w:val="20"/>
          <w:lang w:val="el-GR"/>
        </w:rPr>
        <w:t xml:space="preserve">. Εφόσον οι γείτονες ενός κόμβου σε γράφο δεν έχουν εγγενή διάταξη, οποιαδήποτε λειτουργία συσσώρευσης πρέπει να είναι </w:t>
      </w:r>
      <w:r w:rsidRPr="00C83882">
        <w:rPr>
          <w:rFonts w:ascii="Arial" w:hAnsi="Arial" w:cs="Arial"/>
          <w:b/>
          <w:bCs/>
          <w:sz w:val="20"/>
          <w:szCs w:val="20"/>
          <w:lang w:val="el-GR"/>
        </w:rPr>
        <w:t>α</w:t>
      </w:r>
      <w:r w:rsidRPr="00C83882">
        <w:rPr>
          <w:rFonts w:ascii="Arial" w:hAnsi="Arial" w:cs="Arial"/>
          <w:sz w:val="20"/>
          <w:szCs w:val="20"/>
          <w:lang w:val="el-GR"/>
        </w:rPr>
        <w:t>ντιμεταθετική (</w:t>
      </w:r>
      <w:r w:rsidRPr="00C83882">
        <w:rPr>
          <w:rFonts w:ascii="Arial" w:hAnsi="Arial" w:cs="Arial"/>
          <w:i/>
          <w:iCs/>
          <w:sz w:val="20"/>
          <w:szCs w:val="20"/>
        </w:rPr>
        <w:t>permutation</w:t>
      </w:r>
      <w:r w:rsidRPr="00C83882">
        <w:rPr>
          <w:rFonts w:ascii="Arial" w:hAnsi="Arial" w:cs="Arial"/>
          <w:i/>
          <w:iCs/>
          <w:sz w:val="20"/>
          <w:szCs w:val="20"/>
          <w:lang w:val="el-GR"/>
        </w:rPr>
        <w:t>-</w:t>
      </w:r>
      <w:r w:rsidRPr="00C83882">
        <w:rPr>
          <w:rFonts w:ascii="Arial" w:hAnsi="Arial" w:cs="Arial"/>
          <w:i/>
          <w:iCs/>
          <w:sz w:val="20"/>
          <w:szCs w:val="20"/>
        </w:rPr>
        <w:t>invariant</w:t>
      </w:r>
      <w:r w:rsidRPr="00C83882">
        <w:rPr>
          <w:rFonts w:ascii="Arial" w:hAnsi="Arial" w:cs="Arial"/>
          <w:sz w:val="20"/>
          <w:szCs w:val="20"/>
          <w:lang w:val="el-GR"/>
        </w:rPr>
        <w:t>), δηλαδή να μην εξαρτάται από τη σειρά με την οποία προσκομίζονται οι πληροφορίες των γειτόνων.</w:t>
      </w:r>
    </w:p>
    <w:p w14:paraId="3DCB6EC2" w14:textId="77777777" w:rsid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Αυτός ο περιορισμός είναι απαραίτητος προκειμένου η διαδικασία να είναι συνεπής ως προς το πρόβλημα του ισομορφισμού: δύο κόμβοι σε ισόμορφ</w:t>
      </w:r>
      <w:r w:rsidRPr="00C83882">
        <w:rPr>
          <w:rFonts w:ascii="Arial" w:hAnsi="Arial" w:cs="Arial"/>
          <w:sz w:val="20"/>
          <w:szCs w:val="20"/>
        </w:rPr>
        <w:t>o</w:t>
      </w:r>
      <w:r w:rsidRPr="00C83882">
        <w:rPr>
          <w:rFonts w:ascii="Arial" w:hAnsi="Arial" w:cs="Arial"/>
          <w:sz w:val="20"/>
          <w:szCs w:val="20"/>
          <w:lang w:val="el-GR"/>
        </w:rPr>
        <w:t>υς γράφους με ίδιες τοπικές δομές (ανεξαρτήτως αρίθμησης ή διάταξης γειτόνων) πρέπει να καταλήγουν σε ίδιες αναπαραστάσεις. Εάν η έξοδος της συνάρτησης συσσώρευσης(</w:t>
      </w:r>
      <w:r w:rsidRPr="00C83882">
        <w:rPr>
          <w:rFonts w:ascii="Arial" w:hAnsi="Arial" w:cs="Arial"/>
          <w:sz w:val="20"/>
          <w:szCs w:val="20"/>
        </w:rPr>
        <w:t>AGG</w:t>
      </w:r>
      <w:r w:rsidRPr="00C83882">
        <w:rPr>
          <w:rFonts w:ascii="Arial" w:hAnsi="Arial" w:cs="Arial"/>
          <w:sz w:val="20"/>
          <w:szCs w:val="20"/>
          <w:lang w:val="el-GR"/>
        </w:rPr>
        <w:t>) εξαρτάται από τη</w:t>
      </w:r>
      <w:r w:rsidRPr="00C83882">
        <w:rPr>
          <w:lang w:val="el-GR"/>
        </w:rPr>
        <w:t xml:space="preserve"> </w:t>
      </w:r>
      <w:r w:rsidRPr="00C83882">
        <w:rPr>
          <w:rFonts w:ascii="Arial" w:hAnsi="Arial" w:cs="Arial"/>
          <w:sz w:val="20"/>
          <w:szCs w:val="20"/>
          <w:lang w:val="el-GR"/>
        </w:rPr>
        <w:t>σειρά των εισόδων, τότε θα μπορούσε να καταστραφεί αυτή η ισότητα και η μοντελοποίηση να είναι ευαίσθητη σε μεταθέσεις.</w:t>
      </w:r>
    </w:p>
    <w:p w14:paraId="4064D6A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Για τον λόγο αυτό, οι πιο συχνά χρησιμοποιούμενες συναρτήσεις </w:t>
      </w:r>
      <w:r w:rsidRPr="00C83882">
        <w:rPr>
          <w:rFonts w:ascii="Arial" w:hAnsi="Arial" w:cs="Arial"/>
          <w:sz w:val="20"/>
          <w:szCs w:val="20"/>
        </w:rPr>
        <w:t>AGG</w:t>
      </w:r>
      <w:r w:rsidRPr="00C83882">
        <w:rPr>
          <w:rFonts w:ascii="Arial" w:hAnsi="Arial" w:cs="Arial"/>
          <w:sz w:val="20"/>
          <w:szCs w:val="20"/>
          <w:lang w:val="el-GR"/>
        </w:rPr>
        <w:t xml:space="preserve"> είναι οι εξής:</w:t>
      </w:r>
    </w:p>
    <w:p w14:paraId="778AA345"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Πρόσθεση</w:t>
      </w:r>
    </w:p>
    <w:p w14:paraId="1CA68488"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Μέσο όρος</w:t>
      </w:r>
    </w:p>
    <w:p w14:paraId="3B370FA0"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Μέγιστο-Ελάχιστο</w:t>
      </w:r>
    </w:p>
    <w:p w14:paraId="4A5F4C2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lastRenderedPageBreak/>
        <w:t xml:space="preserve">Όλες οι παραπάνω ικανοποιούν την απαίτηση της αντιμεταθετικότητας, εξασφαλίζοντας ότι η τελική αναπαράσταση εξαρτάται μόνο από το </w:t>
      </w:r>
      <w:r w:rsidRPr="00C83882">
        <w:rPr>
          <w:rFonts w:ascii="Arial" w:hAnsi="Arial" w:cs="Arial"/>
          <w:i/>
          <w:iCs/>
          <w:sz w:val="20"/>
          <w:szCs w:val="20"/>
          <w:lang w:val="el-GR"/>
        </w:rPr>
        <w:t>ποιοι</w:t>
      </w:r>
      <w:r w:rsidRPr="00C83882">
        <w:rPr>
          <w:rFonts w:ascii="Arial" w:hAnsi="Arial" w:cs="Arial"/>
          <w:sz w:val="20"/>
          <w:szCs w:val="20"/>
          <w:lang w:val="el-GR"/>
        </w:rPr>
        <w:t xml:space="preserve"> είναι οι γείτονες και </w:t>
      </w:r>
      <w:r w:rsidRPr="00C83882">
        <w:rPr>
          <w:rFonts w:ascii="Arial" w:hAnsi="Arial" w:cs="Arial"/>
          <w:i/>
          <w:iCs/>
          <w:sz w:val="20"/>
          <w:szCs w:val="20"/>
          <w:lang w:val="el-GR"/>
        </w:rPr>
        <w:t>τι χαρακτηριστικά φέρουν</w:t>
      </w:r>
      <w:r w:rsidRPr="00C83882">
        <w:rPr>
          <w:rFonts w:ascii="Arial" w:hAnsi="Arial" w:cs="Arial"/>
          <w:sz w:val="20"/>
          <w:szCs w:val="20"/>
          <w:lang w:val="el-GR"/>
        </w:rPr>
        <w:t xml:space="preserve">, αλλά όχι από το </w:t>
      </w:r>
      <w:r w:rsidRPr="00C83882">
        <w:rPr>
          <w:rFonts w:ascii="Arial" w:hAnsi="Arial" w:cs="Arial"/>
          <w:i/>
          <w:iCs/>
          <w:sz w:val="20"/>
          <w:szCs w:val="20"/>
          <w:lang w:val="el-GR"/>
        </w:rPr>
        <w:t>πώς είναι διατεταγμένοι</w:t>
      </w:r>
      <w:r w:rsidRPr="00C83882">
        <w:rPr>
          <w:rFonts w:ascii="Arial" w:hAnsi="Arial" w:cs="Arial"/>
          <w:sz w:val="20"/>
          <w:szCs w:val="20"/>
          <w:lang w:val="el-GR"/>
        </w:rPr>
        <w:t xml:space="preserve">. Για την καλύτερη κατανόηση της εξίσωσης που περιεγράφηκε προηγουμένως, παρατίθεται στο Σχήμα 3.3 ο υπολογιστικός γράφος της κορυφής </w:t>
      </w:r>
      <w:r w:rsidRPr="00C83882">
        <w:rPr>
          <w:rFonts w:ascii="Arial" w:hAnsi="Arial" w:cs="Arial"/>
          <w:sz w:val="20"/>
          <w:szCs w:val="20"/>
        </w:rPr>
        <w:t>A</w:t>
      </w:r>
      <w:r w:rsidRPr="00C83882">
        <w:rPr>
          <w:rFonts w:ascii="Arial" w:hAnsi="Arial" w:cs="Arial"/>
          <w:sz w:val="20"/>
          <w:szCs w:val="20"/>
          <w:lang w:val="el-GR"/>
        </w:rPr>
        <w:t>, ο οποίος αποτυπώνει σχηματικά τη διαδικασία συλλογής και συνδυασμού πληροφορίας από τη γειτονιά της.</w:t>
      </w:r>
    </w:p>
    <w:p w14:paraId="44F89A7B" w14:textId="77777777" w:rsidR="00D0699D" w:rsidRDefault="00D0699D" w:rsidP="00D0699D">
      <w:pPr>
        <w:keepNext/>
        <w:spacing w:after="60"/>
      </w:pPr>
      <w:r w:rsidRPr="0083456F">
        <w:rPr>
          <w:rFonts w:ascii="Times New Roman" w:eastAsia="Times New Roman" w:hAnsi="Times New Roman" w:cs="Times New Roman"/>
          <w:noProof/>
          <w:kern w:val="0"/>
          <w:lang w:val="el-GR"/>
        </w:rPr>
        <w:drawing>
          <wp:inline distT="0" distB="0" distL="0" distR="0" wp14:anchorId="412B70D3" wp14:editId="3A9422A6">
            <wp:extent cx="5727624" cy="234689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utational_graph.png"/>
                    <pic:cNvPicPr/>
                  </pic:nvPicPr>
                  <pic:blipFill>
                    <a:blip r:embed="rId19">
                      <a:extLst>
                        <a:ext uri="{28A0092B-C50C-407E-A947-70E740481C1C}">
                          <a14:useLocalDpi xmlns:a14="http://schemas.microsoft.com/office/drawing/2010/main" val="0"/>
                        </a:ext>
                      </a:extLst>
                    </a:blip>
                    <a:stretch>
                      <a:fillRect/>
                    </a:stretch>
                  </pic:blipFill>
                  <pic:spPr>
                    <a:xfrm>
                      <a:off x="0" y="0"/>
                      <a:ext cx="5734857" cy="2349856"/>
                    </a:xfrm>
                    <a:prstGeom prst="rect">
                      <a:avLst/>
                    </a:prstGeom>
                  </pic:spPr>
                </pic:pic>
              </a:graphicData>
            </a:graphic>
          </wp:inline>
        </w:drawing>
      </w:r>
    </w:p>
    <w:p w14:paraId="104B2A44" w14:textId="77777777" w:rsidR="00C83882" w:rsidRPr="00C83882" w:rsidRDefault="00D0699D" w:rsidP="00CC4F58">
      <w:pPr>
        <w:pStyle w:val="Caption"/>
        <w:spacing w:before="360" w:after="120"/>
        <w:jc w:val="both"/>
        <w:rPr>
          <w:rFonts w:ascii="Arial" w:hAnsi="Arial" w:cs="Arial"/>
          <w:b/>
          <w:bCs/>
          <w:i w:val="0"/>
          <w:iCs w:val="0"/>
          <w:color w:val="000000" w:themeColor="text1"/>
          <w:lang w:val="el-GR"/>
        </w:rPr>
      </w:pPr>
      <w:r w:rsidRPr="00D0699D">
        <w:rPr>
          <w:rFonts w:ascii="Arial" w:hAnsi="Arial" w:cs="Arial"/>
          <w:b/>
          <w:bCs/>
          <w:i w:val="0"/>
          <w:iCs w:val="0"/>
          <w:color w:val="000000" w:themeColor="text1"/>
          <w:lang w:val="el-GR"/>
        </w:rPr>
        <w:t>Σχήμα 3.3 Υπολογιστικός γράφος για την αναπαράσταση της κορυφής Α</w:t>
      </w:r>
    </w:p>
    <w:p w14:paraId="2EA1346B" w14:textId="77777777" w:rsidR="00D0699D" w:rsidRDefault="00D0699D" w:rsidP="00CC4F58">
      <w:pPr>
        <w:spacing w:before="360" w:after="120"/>
        <w:jc w:val="both"/>
        <w:rPr>
          <w:rFonts w:ascii="Arial Black" w:hAnsi="Arial Black" w:cs="Arial"/>
          <w:sz w:val="20"/>
          <w:szCs w:val="20"/>
          <w:lang w:val="el-GR"/>
        </w:rPr>
      </w:pPr>
      <w:r w:rsidRPr="00D0699D">
        <w:rPr>
          <w:rFonts w:ascii="Arial Black" w:hAnsi="Arial Black" w:cs="Arial"/>
          <w:sz w:val="20"/>
          <w:szCs w:val="20"/>
          <w:lang w:val="el-GR"/>
        </w:rPr>
        <w:t>3.2.3 Δίκτυα Μηχανισμών Προσοχής</w:t>
      </w:r>
    </w:p>
    <w:p w14:paraId="7964ABCF" w14:textId="77777777" w:rsidR="00D0699D" w:rsidRPr="00D0699D" w:rsidRDefault="00D0699D" w:rsidP="00CC4F58">
      <w:pPr>
        <w:spacing w:before="360" w:after="60"/>
        <w:jc w:val="both"/>
        <w:rPr>
          <w:rFonts w:ascii="Arial" w:hAnsi="Arial" w:cs="Arial"/>
          <w:sz w:val="20"/>
          <w:szCs w:val="20"/>
          <w:lang w:val="el-GR"/>
        </w:rPr>
      </w:pPr>
      <w:r w:rsidRPr="00D0699D">
        <w:rPr>
          <w:rFonts w:ascii="Arial" w:hAnsi="Arial" w:cs="Arial"/>
          <w:sz w:val="20"/>
          <w:szCs w:val="20"/>
          <w:lang w:val="el-GR"/>
        </w:rPr>
        <w:t>Αφού παρουσιάστηκε η γενική αρχιτεκτονική των συνελικτικών νευρωνικών δικτύων σε γράφους (</w:t>
      </w:r>
      <w:r w:rsidRPr="00D0699D">
        <w:rPr>
          <w:rFonts w:ascii="Arial" w:hAnsi="Arial" w:cs="Arial"/>
          <w:sz w:val="20"/>
          <w:szCs w:val="20"/>
        </w:rPr>
        <w:t>GCNs</w:t>
      </w:r>
      <w:r w:rsidRPr="00D0699D">
        <w:rPr>
          <w:rFonts w:ascii="Arial" w:hAnsi="Arial" w:cs="Arial"/>
          <w:sz w:val="20"/>
          <w:szCs w:val="20"/>
          <w:lang w:val="el-GR"/>
        </w:rPr>
        <w:t>), αξίζει να εξεταστεί μια ιδιαίτερα αποδοτική και δημοφιλής παραλλαγή τους: οι Μηχανισμοί Προσοχής σε Γράφους (</w:t>
      </w:r>
      <w:r w:rsidRPr="00D0699D">
        <w:rPr>
          <w:rFonts w:ascii="Arial" w:hAnsi="Arial" w:cs="Arial"/>
          <w:sz w:val="20"/>
          <w:szCs w:val="20"/>
        </w:rPr>
        <w:t>Graph</w:t>
      </w:r>
      <w:r w:rsidRPr="00D0699D">
        <w:rPr>
          <w:rFonts w:ascii="Arial" w:hAnsi="Arial" w:cs="Arial"/>
          <w:sz w:val="20"/>
          <w:szCs w:val="20"/>
          <w:lang w:val="el-GR"/>
        </w:rPr>
        <w:t xml:space="preserve">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Networks</w:t>
      </w:r>
      <w:r w:rsidRPr="00D0699D">
        <w:rPr>
          <w:rFonts w:ascii="Arial" w:hAnsi="Arial" w:cs="Arial"/>
          <w:sz w:val="20"/>
          <w:szCs w:val="20"/>
          <w:lang w:val="el-GR"/>
        </w:rPr>
        <w:t xml:space="preserve">, </w:t>
      </w:r>
      <w:r w:rsidRPr="00D0699D">
        <w:rPr>
          <w:rFonts w:ascii="Arial" w:hAnsi="Arial" w:cs="Arial"/>
          <w:sz w:val="20"/>
          <w:szCs w:val="20"/>
        </w:rPr>
        <w:t>GAT</w:t>
      </w:r>
      <w:r w:rsidRPr="00D0699D">
        <w:rPr>
          <w:rFonts w:ascii="Arial" w:hAnsi="Arial" w:cs="Arial"/>
          <w:sz w:val="20"/>
          <w:szCs w:val="20"/>
          <w:lang w:val="el-GR"/>
        </w:rPr>
        <w:t xml:space="preserve">). Η βασική καινοτομία των </w:t>
      </w:r>
      <w:r w:rsidRPr="00D0699D">
        <w:rPr>
          <w:rFonts w:ascii="Arial" w:hAnsi="Arial" w:cs="Arial"/>
          <w:sz w:val="20"/>
          <w:szCs w:val="20"/>
        </w:rPr>
        <w:t>GAT</w:t>
      </w:r>
      <w:r w:rsidRPr="00D0699D">
        <w:rPr>
          <w:rFonts w:ascii="Arial" w:hAnsi="Arial" w:cs="Arial"/>
          <w:sz w:val="20"/>
          <w:szCs w:val="20"/>
          <w:lang w:val="el-GR"/>
        </w:rPr>
        <w:t xml:space="preserve"> έγκειται στην ενσωμάτωση μηχανισμών προσοχής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mechanisms</w:t>
      </w:r>
      <w:r w:rsidRPr="00D0699D">
        <w:rPr>
          <w:rFonts w:ascii="Arial" w:hAnsi="Arial" w:cs="Arial"/>
          <w:sz w:val="20"/>
          <w:szCs w:val="20"/>
          <w:lang w:val="el-GR"/>
        </w:rPr>
        <w:t>), οι οποίοι επιτρέπουν στο δίκτυο να μαθαίνει δυναμικά τη σημαντικότητα κάθε γείτονα για την αναπαράσταση ενός κόμβου.</w:t>
      </w:r>
    </w:p>
    <w:p w14:paraId="26201438"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Με τον τρόπο αυτό, αντί να συμμετέχουν όλοι οι γείτονες ισότιμα — όπως συμβαίνει, για παράδειγμα, με τον μέσο όρο ή το απλό άθροισμα στα παραδοσιακά </w:t>
      </w:r>
      <w:r w:rsidRPr="00D0699D">
        <w:rPr>
          <w:rFonts w:ascii="Arial" w:hAnsi="Arial" w:cs="Arial"/>
          <w:sz w:val="20"/>
          <w:szCs w:val="20"/>
        </w:rPr>
        <w:t>GCNs</w:t>
      </w:r>
      <w:r w:rsidRPr="00D0699D">
        <w:rPr>
          <w:rFonts w:ascii="Arial" w:hAnsi="Arial" w:cs="Arial"/>
          <w:sz w:val="20"/>
          <w:szCs w:val="20"/>
          <w:lang w:val="el-GR"/>
        </w:rPr>
        <w:t xml:space="preserve"> — το μοντέλο αποδίδει προσαρμοσμένες βαρύτητες στις πληροφορίες που προέρχονται από κάθε γείτονα, ανάλογα με τη σχετική σημασία τους για τον κόμβο-στόχο (</w:t>
      </w:r>
      <w:r w:rsidRPr="00D0699D">
        <w:rPr>
          <w:rFonts w:ascii="Arial" w:hAnsi="Arial" w:cs="Arial"/>
          <w:sz w:val="20"/>
          <w:szCs w:val="20"/>
        </w:rPr>
        <w:t>Velickovi</w:t>
      </w:r>
      <w:r w:rsidRPr="00D0699D">
        <w:rPr>
          <w:rFonts w:ascii="Arial" w:hAnsi="Arial" w:cs="Arial"/>
          <w:sz w:val="20"/>
          <w:szCs w:val="20"/>
          <w:lang w:val="el-GR"/>
        </w:rPr>
        <w:t xml:space="preserve">ć </w:t>
      </w:r>
      <w:r w:rsidRPr="00D0699D">
        <w:rPr>
          <w:rFonts w:ascii="Arial" w:hAnsi="Arial" w:cs="Arial"/>
          <w:sz w:val="20"/>
          <w:szCs w:val="20"/>
        </w:rPr>
        <w:t>et</w:t>
      </w:r>
      <w:r w:rsidRPr="00D0699D">
        <w:rPr>
          <w:rFonts w:ascii="Arial" w:hAnsi="Arial" w:cs="Arial"/>
          <w:sz w:val="20"/>
          <w:szCs w:val="20"/>
          <w:lang w:val="el-GR"/>
        </w:rPr>
        <w:t xml:space="preserve"> </w:t>
      </w:r>
      <w:r w:rsidRPr="00D0699D">
        <w:rPr>
          <w:rFonts w:ascii="Arial" w:hAnsi="Arial" w:cs="Arial"/>
          <w:sz w:val="20"/>
          <w:szCs w:val="20"/>
        </w:rPr>
        <w:t>al</w:t>
      </w:r>
      <w:r w:rsidRPr="00D0699D">
        <w:rPr>
          <w:rFonts w:ascii="Arial" w:hAnsi="Arial" w:cs="Arial"/>
          <w:sz w:val="20"/>
          <w:szCs w:val="20"/>
          <w:lang w:val="el-GR"/>
        </w:rPr>
        <w:t>., 2018).</w:t>
      </w:r>
    </w:p>
    <w:p w14:paraId="37B4711A"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Ανακεφαλαιώνοντας, η γενική εξίσωση για την ανανέωση της αναπαράστασης ενός κόμβου </w:t>
      </w:r>
      <w:r w:rsidRPr="00D0699D">
        <w:rPr>
          <w:rFonts w:ascii="Arial" w:hAnsi="Arial" w:cs="Arial"/>
          <w:sz w:val="20"/>
          <w:szCs w:val="20"/>
        </w:rPr>
        <w:t>u</w:t>
      </w:r>
      <w:r w:rsidRPr="00D0699D">
        <w:rPr>
          <w:rFonts w:ascii="Arial" w:hAnsi="Arial" w:cs="Arial"/>
          <w:sz w:val="20"/>
          <w:szCs w:val="20"/>
          <w:lang w:val="el-GR"/>
        </w:rPr>
        <w:t xml:space="preserve"> στο επίπεδο ℓ έχει τη μορφή:</w:t>
      </w:r>
    </w:p>
    <w:p w14:paraId="2063B43C" w14:textId="77777777" w:rsidR="001D32E5" w:rsidRPr="004F2680" w:rsidRDefault="00000000" w:rsidP="00CC4F58">
      <w:pPr>
        <w:spacing w:before="100" w:beforeAutospacing="1" w:after="100" w:afterAutospacing="1"/>
        <w:jc w:val="both"/>
        <w:rPr>
          <w:rFonts w:ascii="Times New Roman" w:eastAsia="Times New Roman" w:hAnsi="Times New Roman" w:cs="Times New Roman"/>
          <w:iCs/>
          <w:color w:val="000000"/>
          <w:sz w:val="28"/>
          <w:szCs w:val="28"/>
          <w:lang w:val="el-GR"/>
        </w:rPr>
      </w:pPr>
      <m:oMathPara>
        <m:oMathParaPr>
          <m:jc m:val="left"/>
        </m:oMathParaPr>
        <m:oMath>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h</m:t>
              </m:r>
            </m:e>
            <m:sub>
              <m:r>
                <m:rPr>
                  <m:sty m:val="p"/>
                </m:rPr>
                <w:rPr>
                  <w:rFonts w:ascii="Cambria Math" w:hAnsi="Cambria Math" w:cs="Times New Roman"/>
                  <w:color w:val="000000"/>
                  <w:sz w:val="28"/>
                  <w:szCs w:val="28"/>
                  <w:lang w:val="el-GR"/>
                </w:rPr>
                <m:t>u</m:t>
              </m:r>
            </m:sub>
            <m:sup>
              <m:r>
                <m:rPr>
                  <m:scr m:val="script"/>
                  <m:sty m:val="p"/>
                </m:rPr>
                <w:rPr>
                  <w:rFonts w:ascii="Cambria Math" w:hAnsi="Cambria Math" w:cs="Times New Roman"/>
                  <w:color w:val="000000"/>
                  <w:sz w:val="28"/>
                  <w:szCs w:val="28"/>
                  <w:lang w:val="el-GR"/>
                </w:rPr>
                <m:t>l</m:t>
              </m:r>
            </m:sup>
          </m:sSubSup>
          <m:r>
            <m:rPr>
              <m:sty m:val="p"/>
            </m:rPr>
            <w:rPr>
              <w:rFonts w:ascii="Cambria Math" w:hAnsi="Cambria Math" w:cs="Times New Roman"/>
              <w:color w:val="000000"/>
              <w:sz w:val="28"/>
              <w:szCs w:val="28"/>
              <w:lang w:val="el-GR"/>
            </w:rPr>
            <m:t>=</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ψ</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 AG</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G</m:t>
                  </m:r>
                </m:e>
                <m:sup>
                  <m:r>
                    <m:rPr>
                      <m:scr m:val="script"/>
                      <m:sty m:val="p"/>
                    </m:rPr>
                    <w:rPr>
                      <w:rFonts w:ascii="Cambria Math" w:hAnsi="Cambria Math" w:cs="Times New Roman"/>
                      <w:color w:val="000000"/>
                      <w:sz w:val="28"/>
                      <w:szCs w:val="28"/>
                      <w:lang w:val="el-GR"/>
                    </w:rPr>
                    <m:t>l</m:t>
                  </m:r>
                </m:sup>
              </m:sSup>
              <m:r>
                <m:rPr>
                  <m:sty m:val="p"/>
                </m:rPr>
                <w:rPr>
                  <w:rFonts w:ascii="Cambria Math" w:hAnsi="Cambria Math" w:cs="Times New Roman"/>
                  <w:color w:val="000000"/>
                  <w:sz w:val="28"/>
                  <w:szCs w:val="28"/>
                  <w:lang w:val="el-GR"/>
                </w:rPr>
                <m:t xml:space="preserve"> </m:t>
              </m:r>
              <m:d>
                <m:dPr>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d>
                    <m:dPr>
                      <m:begChr m:val="{"/>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φ</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m:t>
                          </m:r>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v</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m:t>
                          </m:r>
                          <m:sSub>
                            <m:sSubPr>
                              <m:ctrlPr>
                                <w:rPr>
                                  <w:rFonts w:ascii="Cambria Math" w:hAnsi="Cambria Math" w:cs="Times New Roman"/>
                                  <w:iCs/>
                                  <w:color w:val="000000"/>
                                  <w:sz w:val="28"/>
                                  <w:szCs w:val="28"/>
                                  <w:lang w:val="el-GR"/>
                                </w:rPr>
                              </m:ctrlPr>
                            </m:sSubPr>
                            <m:e>
                              <m:r>
                                <m:rPr>
                                  <m:sty m:val="p"/>
                                </m:rPr>
                                <w:rPr>
                                  <w:rFonts w:ascii="Cambria Math" w:hAnsi="Cambria Math" w:cs="Times New Roman"/>
                                  <w:color w:val="000000"/>
                                  <w:sz w:val="28"/>
                                  <w:szCs w:val="28"/>
                                  <w:lang w:val="el-GR"/>
                                </w:rPr>
                                <m:t>e</m:t>
                              </m:r>
                            </m:e>
                            <m:sub>
                              <m:r>
                                <m:rPr>
                                  <m:sty m:val="p"/>
                                </m:rPr>
                                <w:rPr>
                                  <w:rFonts w:ascii="Cambria Math" w:hAnsi="Cambria Math" w:cs="Times New Roman"/>
                                  <w:color w:val="000000"/>
                                  <w:sz w:val="28"/>
                                  <w:szCs w:val="28"/>
                                  <w:lang w:val="el-GR"/>
                                </w:rPr>
                                <m:t>uv</m:t>
                              </m:r>
                            </m:sub>
                          </m:sSub>
                        </m:e>
                      </m:d>
                    </m:e>
                  </m:d>
                  <m:r>
                    <m:rPr>
                      <m:sty m:val="p"/>
                    </m:rPr>
                    <w:rPr>
                      <w:rFonts w:ascii="Cambria Math" w:hAnsi="Cambria Math" w:cs="Times New Roman"/>
                      <w:color w:val="000000"/>
                      <w:sz w:val="28"/>
                      <w:szCs w:val="28"/>
                      <w:lang w:val="el-GR"/>
                    </w:rPr>
                    <m:t xml:space="preserve"> e∈N</m:t>
                  </m:r>
                  <m:d>
                    <m:dPr>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u</m:t>
                      </m:r>
                    </m:e>
                  </m:d>
                </m:e>
              </m:d>
            </m:e>
          </m:d>
        </m:oMath>
      </m:oMathPara>
    </w:p>
    <w:p w14:paraId="2C0627B5" w14:textId="34A0B9A9" w:rsidR="00373521" w:rsidRPr="00373521" w:rsidRDefault="00373521" w:rsidP="00CC4F58">
      <w:pPr>
        <w:spacing w:after="60"/>
        <w:jc w:val="both"/>
        <w:rPr>
          <w:rFonts w:ascii="Arial" w:hAnsi="Arial" w:cs="Arial"/>
          <w:sz w:val="20"/>
          <w:szCs w:val="20"/>
          <w:lang w:val="el-GR"/>
        </w:rPr>
      </w:pPr>
      <w:r w:rsidRPr="00373521">
        <w:rPr>
          <w:rFonts w:ascii="Arial" w:hAnsi="Arial" w:cs="Arial"/>
          <w:sz w:val="20"/>
          <w:szCs w:val="20"/>
          <w:lang w:val="el-GR"/>
        </w:rPr>
        <w:t xml:space="preserve">Στο πλαίσιο των </w:t>
      </w:r>
      <w:del w:id="136" w:author="Giannis mougios" w:date="2025-08-30T12:14:00Z">
        <w:r w:rsidRPr="00373521" w:rsidDel="00C903DD">
          <w:rPr>
            <w:rFonts w:ascii="Arial" w:hAnsi="Arial" w:cs="Arial"/>
            <w:sz w:val="20"/>
            <w:szCs w:val="20"/>
          </w:rPr>
          <w:delText>Graph</w:delText>
        </w:r>
        <w:r w:rsidRPr="00373521" w:rsidDel="00C903DD">
          <w:rPr>
            <w:rFonts w:ascii="Arial" w:hAnsi="Arial" w:cs="Arial"/>
            <w:sz w:val="20"/>
            <w:szCs w:val="20"/>
            <w:lang w:val="el-GR"/>
          </w:rPr>
          <w:delText xml:space="preserve"> </w:delText>
        </w:r>
        <w:r w:rsidRPr="00373521" w:rsidDel="00C903DD">
          <w:rPr>
            <w:rFonts w:ascii="Arial" w:hAnsi="Arial" w:cs="Arial"/>
            <w:sz w:val="20"/>
            <w:szCs w:val="20"/>
          </w:rPr>
          <w:delText>Attention</w:delText>
        </w:r>
        <w:r w:rsidRPr="00373521" w:rsidDel="00C903DD">
          <w:rPr>
            <w:rFonts w:ascii="Arial" w:hAnsi="Arial" w:cs="Arial"/>
            <w:sz w:val="20"/>
            <w:szCs w:val="20"/>
            <w:lang w:val="el-GR"/>
          </w:rPr>
          <w:delText xml:space="preserve"> </w:delText>
        </w:r>
        <w:r w:rsidRPr="00373521" w:rsidDel="00C903DD">
          <w:rPr>
            <w:rFonts w:ascii="Arial" w:hAnsi="Arial" w:cs="Arial"/>
            <w:sz w:val="20"/>
            <w:szCs w:val="20"/>
          </w:rPr>
          <w:delText>Networks</w:delText>
        </w:r>
      </w:del>
      <w:ins w:id="137" w:author="Giannis mougios" w:date="2025-08-30T12:14:00Z">
        <w:r w:rsidR="00C903DD">
          <w:rPr>
            <w:rFonts w:ascii="Arial" w:hAnsi="Arial" w:cs="Arial"/>
            <w:sz w:val="20"/>
            <w:szCs w:val="20"/>
            <w:lang w:val="el-GR"/>
          </w:rPr>
          <w:t>Νευρωνικών Δικτύων Γρά</w:t>
        </w:r>
      </w:ins>
      <w:ins w:id="138" w:author="Giannis mougios" w:date="2025-08-30T12:15:00Z">
        <w:r w:rsidR="00C903DD">
          <w:rPr>
            <w:rFonts w:ascii="Arial" w:hAnsi="Arial" w:cs="Arial"/>
            <w:sz w:val="20"/>
            <w:szCs w:val="20"/>
            <w:lang w:val="el-GR"/>
          </w:rPr>
          <w:t>φων</w:t>
        </w:r>
      </w:ins>
      <w:r w:rsidRPr="00373521">
        <w:rPr>
          <w:rFonts w:ascii="Arial" w:hAnsi="Arial" w:cs="Arial"/>
          <w:sz w:val="20"/>
          <w:szCs w:val="20"/>
          <w:lang w:val="el-GR"/>
        </w:rPr>
        <w:t>, αυτή η γενική μορφή εξειδικεύεται ως εξής:</w:t>
      </w:r>
    </w:p>
    <w:p w14:paraId="032E104B" w14:textId="77777777" w:rsidR="004F2680" w:rsidRPr="00956CCF" w:rsidRDefault="00000000" w:rsidP="0097324E">
      <w:pPr>
        <w:spacing w:before="100" w:beforeAutospacing="1" w:after="100" w:afterAutospacing="1" w:line="360" w:lineRule="auto"/>
        <w:jc w:val="both"/>
        <w:rPr>
          <w:rFonts w:ascii="Times New Roman" w:eastAsia="Times New Roman" w:hAnsi="Times New Roman" w:cs="Times New Roman"/>
          <w:iCs/>
          <w:kern w:val="0"/>
          <w:sz w:val="28"/>
          <w:szCs w:val="28"/>
          <w:lang w:val="el-GR"/>
          <w14:ligatures w14:val="none"/>
        </w:rPr>
      </w:pPr>
      <m:oMathPara>
        <m:oMathParaPr>
          <m:jc m:val="left"/>
        </m:oMathParaPr>
        <m:oMath>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u</m:t>
              </m:r>
            </m:sub>
            <m:sup>
              <m:r>
                <m:rPr>
                  <m:scr m:val="script"/>
                  <m:sty m:val="p"/>
                </m:rPr>
                <w:rPr>
                  <w:rFonts w:ascii="Cambria Math" w:eastAsia="Times New Roman" w:hAnsi="Cambria Math" w:cs="Times New Roman"/>
                  <w:kern w:val="0"/>
                  <w:sz w:val="28"/>
                  <w:szCs w:val="28"/>
                  <w:lang w:val="el-GR"/>
                  <w14:ligatures w14:val="none"/>
                </w:rPr>
                <m:t>l</m:t>
              </m:r>
            </m:sup>
          </m:sSubSup>
          <m:r>
            <m:rPr>
              <m:sty m:val="b"/>
            </m:rPr>
            <w:rPr>
              <w:rFonts w:ascii="Cambria Math" w:eastAsia="Times New Roman" w:hAnsi="Cambria Math" w:cs="Times New Roman"/>
              <w:kern w:val="0"/>
              <w:sz w:val="28"/>
              <w:szCs w:val="28"/>
              <w:lang w:val="el-GR"/>
              <w14:ligatures w14:val="none"/>
            </w:rPr>
            <m:t>=</m:t>
          </m:r>
          <m:r>
            <m:rPr>
              <m:sty m:val="p"/>
            </m:rPr>
            <w:rPr>
              <w:rFonts w:ascii="Cambria Math" w:eastAsia="Times New Roman" w:hAnsi="Cambria Math" w:cs="Times New Roman"/>
              <w:kern w:val="0"/>
              <w:sz w:val="28"/>
              <w:szCs w:val="28"/>
              <w:lang w:val="el-GR"/>
              <w14:ligatures w14:val="none"/>
            </w:rPr>
            <m:t xml:space="preserve">σ </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 xml:space="preserve"> </m:t>
              </m:r>
              <m:nary>
                <m:naryPr>
                  <m:chr m:val="∑"/>
                  <m:supHide m:val="1"/>
                  <m:ctrlPr>
                    <w:rPr>
                      <w:rFonts w:ascii="Cambria Math" w:eastAsia="Times New Roman" w:hAnsi="Cambria Math" w:cs="Times New Roman"/>
                      <w:iCs/>
                      <w:kern w:val="0"/>
                      <w:sz w:val="28"/>
                      <w:szCs w:val="28"/>
                      <w:lang w:val="el-GR"/>
                      <w14:ligatures w14:val="none"/>
                    </w:rPr>
                  </m:ctrlPr>
                </m:naryPr>
                <m:sub>
                  <m:r>
                    <m:rPr>
                      <m:sty m:val="p"/>
                    </m:rPr>
                    <w:rPr>
                      <w:rFonts w:ascii="Cambria Math" w:eastAsia="Times New Roman" w:hAnsi="Cambria Math" w:cs="Times New Roman"/>
                      <w:kern w:val="0"/>
                      <w:sz w:val="28"/>
                      <w:szCs w:val="28"/>
                      <w:lang w:val="el-GR"/>
                      <w14:ligatures w14:val="none"/>
                    </w:rPr>
                    <m:t>v∈N</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u</m:t>
                      </m:r>
                    </m:e>
                  </m:d>
                </m:sub>
                <m:sup/>
                <m:e>
                  <m:r>
                    <m:rPr>
                      <m:sty m:val="p"/>
                    </m:rPr>
                    <w:rPr>
                      <w:rFonts w:ascii="Cambria Math" w:eastAsia="Times New Roman" w:hAnsi="Cambria Math" w:cs="Times New Roman"/>
                      <w:kern w:val="0"/>
                      <w:sz w:val="28"/>
                      <w:szCs w:val="28"/>
                      <w:lang w:val="el-GR"/>
                      <w14:ligatures w14:val="none"/>
                    </w:rPr>
                    <m:t xml:space="preserve"> </m:t>
                  </m:r>
                </m:e>
              </m:nary>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a</m:t>
                  </m:r>
                </m:e>
                <m:sub>
                  <m:r>
                    <m:rPr>
                      <m:sty m:val="p"/>
                    </m:rPr>
                    <w:rPr>
                      <w:rFonts w:ascii="Cambria Math" w:eastAsia="Times New Roman" w:hAnsi="Cambria Math" w:cs="Times New Roman"/>
                      <w:kern w:val="0"/>
                      <w:sz w:val="28"/>
                      <w:szCs w:val="28"/>
                      <w:lang w:val="el-GR"/>
                      <w14:ligatures w14:val="none"/>
                    </w:rPr>
                    <m:t>uv</m:t>
                  </m:r>
                </m:sub>
                <m:sup>
                  <m:r>
                    <m:rPr>
                      <m:scr m:val="script"/>
                      <m:sty m:val="p"/>
                    </m:rPr>
                    <w:rPr>
                      <w:rFonts w:ascii="Cambria Math" w:eastAsia="Times New Roman" w:hAnsi="Cambria Math" w:cs="Times New Roman"/>
                      <w:kern w:val="0"/>
                      <w:sz w:val="28"/>
                      <w:szCs w:val="28"/>
                      <w:lang w:val="el-GR"/>
                      <w14:ligatures w14:val="none"/>
                    </w:rPr>
                    <m:t>l</m:t>
                  </m:r>
                </m:sup>
              </m:sSubSup>
              <m:sSup>
                <m:sSupPr>
                  <m:ctrlPr>
                    <w:rPr>
                      <w:rFonts w:ascii="Cambria Math" w:eastAsia="Times New Roman" w:hAnsi="Cambria Math" w:cs="Times New Roman"/>
                      <w:b/>
                      <w:bCs/>
                      <w:iCs/>
                      <w:kern w:val="0"/>
                      <w:sz w:val="28"/>
                      <w:szCs w:val="28"/>
                      <w:lang w:val="el-GR"/>
                      <w14:ligatures w14:val="none"/>
                    </w:rPr>
                  </m:ctrlPr>
                </m:sSupPr>
                <m:e>
                  <m:r>
                    <m:rPr>
                      <m:sty m:val="b"/>
                    </m:rPr>
                    <w:rPr>
                      <w:rFonts w:ascii="Cambria Math" w:eastAsia="Times New Roman" w:hAnsi="Cambria Math" w:cs="Times New Roman"/>
                      <w:kern w:val="0"/>
                      <w:sz w:val="28"/>
                      <w:szCs w:val="28"/>
                      <w:lang w:val="el-GR"/>
                      <w14:ligatures w14:val="none"/>
                    </w:rPr>
                    <m:t>W</m:t>
                  </m:r>
                </m:e>
                <m:sup>
                  <m:r>
                    <m:rPr>
                      <m:scr m:val="script"/>
                      <m:sty m:val="b"/>
                    </m:rPr>
                    <w:rPr>
                      <w:rFonts w:ascii="Cambria Math" w:eastAsia="Times New Roman" w:hAnsi="Cambria Math" w:cs="Times New Roman"/>
                      <w:kern w:val="0"/>
                      <w:sz w:val="28"/>
                      <w:szCs w:val="28"/>
                      <w:lang w:val="el-GR"/>
                      <w14:ligatures w14:val="none"/>
                    </w:rPr>
                    <m:t>l</m:t>
                  </m:r>
                </m:sup>
              </m:sSup>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v</m:t>
                  </m:r>
                </m:sub>
                <m:sup>
                  <m:r>
                    <m:rPr>
                      <m:scr m:val="script"/>
                      <m:sty m:val="p"/>
                    </m:rPr>
                    <w:rPr>
                      <w:rFonts w:ascii="Cambria Math" w:eastAsia="Times New Roman" w:hAnsi="Cambria Math" w:cs="Times New Roman"/>
                      <w:kern w:val="0"/>
                      <w:sz w:val="28"/>
                      <w:szCs w:val="28"/>
                      <w:lang w:val="el-GR"/>
                      <w14:ligatures w14:val="none"/>
                    </w:rPr>
                    <m:t>l-</m:t>
                  </m:r>
                  <m:r>
                    <m:rPr>
                      <m:sty m:val="p"/>
                    </m:rPr>
                    <w:rPr>
                      <w:rFonts w:ascii="Cambria Math" w:eastAsia="Times New Roman" w:hAnsi="Cambria Math" w:cs="Times New Roman"/>
                      <w:kern w:val="0"/>
                      <w:sz w:val="28"/>
                      <w:szCs w:val="28"/>
                      <w:lang w:val="el-GR"/>
                      <w14:ligatures w14:val="none"/>
                    </w:rPr>
                    <m:t>1</m:t>
                  </m:r>
                </m:sup>
              </m:sSubSup>
              <m:r>
                <m:rPr>
                  <m:sty m:val="p"/>
                </m:rPr>
                <w:rPr>
                  <w:rFonts w:ascii="Cambria Math" w:eastAsia="Times New Roman" w:hAnsi="Cambria Math" w:cs="Times New Roman"/>
                  <w:kern w:val="0"/>
                  <w:sz w:val="28"/>
                  <w:szCs w:val="28"/>
                  <w:lang w:val="el-GR"/>
                  <w14:ligatures w14:val="none"/>
                </w:rPr>
                <m:t xml:space="preserve"> </m:t>
              </m:r>
            </m:e>
          </m:d>
          <m:r>
            <m:rPr>
              <m:sty m:val="p"/>
            </m:rPr>
            <w:rPr>
              <w:rFonts w:ascii="Cambria Math" w:eastAsia="Times New Roman" w:hAnsi="Cambria Math" w:cs="Times New Roman"/>
              <w:kern w:val="0"/>
              <w:sz w:val="28"/>
              <w:szCs w:val="28"/>
              <w:lang w:val="el-GR"/>
              <w14:ligatures w14:val="none"/>
            </w:rPr>
            <m:t xml:space="preserve"> </m:t>
          </m:r>
        </m:oMath>
      </m:oMathPara>
    </w:p>
    <w:p w14:paraId="1933AFF1" w14:textId="77777777" w:rsidR="004F2680" w:rsidRPr="004F2680" w:rsidRDefault="004F2680" w:rsidP="0097324E">
      <w:pPr>
        <w:spacing w:after="60"/>
        <w:jc w:val="both"/>
        <w:rPr>
          <w:rFonts w:ascii="Arial" w:hAnsi="Arial" w:cs="Arial"/>
          <w:sz w:val="20"/>
          <w:szCs w:val="20"/>
        </w:rPr>
      </w:pPr>
      <w:r w:rsidRPr="004F2680">
        <w:rPr>
          <w:rFonts w:ascii="Arial" w:hAnsi="Arial" w:cs="Arial"/>
          <w:bCs/>
          <w:sz w:val="20"/>
          <w:szCs w:val="20"/>
        </w:rPr>
        <w:t>Όπου:</w:t>
      </w:r>
    </w:p>
    <w:p w14:paraId="6EF167D9"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Cs/>
                <w:sz w:val="20"/>
                <w:szCs w:val="20"/>
                <w:lang w:val="el-GR"/>
              </w:rPr>
            </m:ctrlPr>
          </m:sSubSupPr>
          <m:e>
            <m:r>
              <m:rPr>
                <m:sty m:val="p"/>
              </m:rPr>
              <w:rPr>
                <w:rFonts w:ascii="Cambria Math" w:hAnsi="Cambria Math" w:cs="Arial"/>
                <w:sz w:val="20"/>
                <w:szCs w:val="20"/>
                <w:lang w:val="el-GR"/>
              </w:rPr>
              <m:t>h</m:t>
            </m:r>
          </m:e>
          <m:sub>
            <m:r>
              <m:rPr>
                <m:sty m:val="p"/>
              </m:rPr>
              <w:rPr>
                <w:rFonts w:ascii="Cambria Math" w:hAnsi="Cambria Math" w:cs="Arial"/>
                <w:sz w:val="20"/>
                <w:szCs w:val="20"/>
                <w:lang w:val="el-GR"/>
              </w:rPr>
              <m:t>u</m:t>
            </m:r>
          </m:sub>
          <m:sup>
            <m:r>
              <m:rPr>
                <m:scr m:val="script"/>
                <m:sty m:val="p"/>
              </m:rPr>
              <w:rPr>
                <w:rFonts w:ascii="Cambria Math" w:hAnsi="Cambria Math" w:cs="Arial"/>
                <w:sz w:val="20"/>
                <w:szCs w:val="20"/>
                <w:lang w:val="el-GR"/>
              </w:rPr>
              <m:t>l</m:t>
            </m:r>
          </m:sup>
        </m:sSubSup>
      </m:oMath>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κόμβου </w:t>
      </w:r>
      <w:r w:rsidR="004F2680" w:rsidRPr="004F2680">
        <w:rPr>
          <w:rFonts w:ascii="Arial" w:hAnsi="Arial" w:cs="Arial"/>
          <w:sz w:val="20"/>
          <w:szCs w:val="20"/>
        </w:rPr>
        <w:t>u</w:t>
      </w:r>
      <w:r w:rsidR="004F2680" w:rsidRPr="004F2680">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3E29E29F"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
                <w:iCs/>
                <w:sz w:val="20"/>
                <w:szCs w:val="20"/>
                <w:lang w:val="el-GR"/>
              </w:rPr>
            </m:ctrlPr>
          </m:sSubSupPr>
          <m:e>
            <m:r>
              <m:rPr>
                <m:sty m:val="b"/>
              </m:rPr>
              <w:rPr>
                <w:rFonts w:ascii="Cambria Math" w:hAnsi="Cambria Math" w:cs="Arial"/>
                <w:sz w:val="20"/>
                <w:szCs w:val="20"/>
                <w:lang w:val="el-GR"/>
              </w:rPr>
              <m:t>h</m:t>
            </m:r>
          </m:e>
          <m:sub>
            <m:r>
              <m:rPr>
                <m:sty m:val="p"/>
              </m:rPr>
              <w:rPr>
                <w:rFonts w:ascii="Cambria Math" w:hAnsi="Cambria Math" w:cs="Arial"/>
                <w:sz w:val="20"/>
                <w:szCs w:val="20"/>
                <w:lang w:val="el-GR"/>
              </w:rPr>
              <m:t>v</m:t>
            </m:r>
          </m:sub>
          <m:sup>
            <m:r>
              <m:rPr>
                <m:scr m:val="script"/>
                <m:sty m:val="p"/>
              </m:rPr>
              <w:rPr>
                <w:rFonts w:ascii="Cambria Math" w:hAnsi="Cambria Math" w:cs="Arial"/>
                <w:sz w:val="20"/>
                <w:szCs w:val="20"/>
                <w:lang w:val="el-GR"/>
              </w:rPr>
              <m:t>l-</m:t>
            </m:r>
            <m:r>
              <m:rPr>
                <m:sty m:val="p"/>
              </m:rPr>
              <w:rPr>
                <w:rFonts w:ascii="Cambria Math" w:hAnsi="Cambria Math" w:cs="Arial"/>
                <w:sz w:val="20"/>
                <w:szCs w:val="20"/>
                <w:lang w:val="el-GR"/>
              </w:rPr>
              <m:t>1</m:t>
            </m:r>
          </m:sup>
        </m:sSubSup>
      </m:oMath>
      <w:r w:rsidR="004F2680" w:rsidRPr="004F2680">
        <w:rPr>
          <w:rFonts w:ascii="Arial" w:hAnsi="Arial" w:cs="Arial"/>
          <w:iCs/>
          <w:sz w:val="20"/>
          <w:szCs w:val="20"/>
          <w:lang w:val="el-GR"/>
        </w:rPr>
        <w:t>​</w:t>
      </w:r>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γείτονα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στο προηγούμενο επίπεδο ℓ−1,</w:t>
      </w:r>
    </w:p>
    <w:p w14:paraId="67E7D217"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p>
          <m:sSupPr>
            <m:ctrlPr>
              <w:rPr>
                <w:rFonts w:ascii="Cambria Math" w:hAnsi="Cambria Math" w:cs="Arial"/>
                <w:bCs/>
                <w:iCs/>
                <w:sz w:val="20"/>
                <w:szCs w:val="20"/>
                <w:lang w:val="el-GR"/>
              </w:rPr>
            </m:ctrlPr>
          </m:sSupPr>
          <m:e>
            <m:r>
              <m:rPr>
                <m:sty m:val="p"/>
              </m:rPr>
              <w:rPr>
                <w:rFonts w:ascii="Cambria Math" w:hAnsi="Cambria Math" w:cs="Arial"/>
                <w:sz w:val="20"/>
                <w:szCs w:val="20"/>
                <w:lang w:val="el-GR"/>
              </w:rPr>
              <m:t>W</m:t>
            </m:r>
          </m:e>
          <m:sup>
            <m:r>
              <m:rPr>
                <m:scr m:val="script"/>
                <m:sty m:val="p"/>
              </m:rPr>
              <w:rPr>
                <w:rFonts w:ascii="Cambria Math" w:hAnsi="Cambria Math" w:cs="Arial"/>
                <w:sz w:val="20"/>
                <w:szCs w:val="20"/>
                <w:lang w:val="el-GR"/>
              </w:rPr>
              <m:t>l</m:t>
            </m:r>
          </m:sup>
        </m:sSup>
      </m:oMath>
      <w:r w:rsidR="004F2680" w:rsidRPr="004F2680">
        <w:rPr>
          <w:rFonts w:ascii="Arial" w:hAnsi="Arial" w:cs="Arial"/>
          <w:sz w:val="20"/>
          <w:szCs w:val="20"/>
          <w:lang w:val="el-GR"/>
        </w:rPr>
        <w:t>είναι πίνακας γραμμικού μετασχηματισμού (</w:t>
      </w:r>
      <w:r w:rsidR="004F2680" w:rsidRPr="004F2680">
        <w:rPr>
          <w:rFonts w:ascii="Arial" w:hAnsi="Arial" w:cs="Arial"/>
          <w:sz w:val="20"/>
          <w:szCs w:val="20"/>
        </w:rPr>
        <w:t>shared</w:t>
      </w:r>
      <w:r w:rsidR="004F2680" w:rsidRPr="004F2680">
        <w:rPr>
          <w:rFonts w:ascii="Arial" w:hAnsi="Arial" w:cs="Arial"/>
          <w:sz w:val="20"/>
          <w:szCs w:val="20"/>
          <w:lang w:val="el-GR"/>
        </w:rPr>
        <w:t xml:space="preserve"> </w:t>
      </w:r>
      <w:r w:rsidR="004F2680" w:rsidRPr="004F2680">
        <w:rPr>
          <w:rFonts w:ascii="Arial" w:hAnsi="Arial" w:cs="Arial"/>
          <w:sz w:val="20"/>
          <w:szCs w:val="20"/>
        </w:rPr>
        <w:t>weight</w:t>
      </w:r>
      <w:r w:rsidR="004F2680" w:rsidRPr="004F2680">
        <w:rPr>
          <w:rFonts w:ascii="Arial" w:hAnsi="Arial" w:cs="Arial"/>
          <w:sz w:val="20"/>
          <w:szCs w:val="20"/>
          <w:lang w:val="el-GR"/>
        </w:rPr>
        <w:t xml:space="preserve"> </w:t>
      </w:r>
      <w:r w:rsidR="004F2680" w:rsidRPr="004F2680">
        <w:rPr>
          <w:rFonts w:ascii="Arial" w:hAnsi="Arial" w:cs="Arial"/>
          <w:sz w:val="20"/>
          <w:szCs w:val="20"/>
        </w:rPr>
        <w:t>matrix</w:t>
      </w:r>
      <w:r w:rsidR="004F2680" w:rsidRPr="004F2680">
        <w:rPr>
          <w:rFonts w:ascii="Arial" w:hAnsi="Arial" w:cs="Arial"/>
          <w:sz w:val="20"/>
          <w:szCs w:val="20"/>
          <w:lang w:val="el-GR"/>
        </w:rPr>
        <w:t xml:space="preserve">), κοινός για όλους τους κόμβους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43739E83"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
                <w:sz w:val="20"/>
                <w:szCs w:val="20"/>
                <w:lang w:val="el-GR"/>
              </w:rPr>
            </m:ctrlPr>
          </m:sSubSupPr>
          <m:e>
            <m:r>
              <w:rPr>
                <w:rFonts w:ascii="Cambria Math" w:hAnsi="Cambria Math" w:cs="Arial"/>
                <w:sz w:val="20"/>
                <w:szCs w:val="20"/>
                <w:lang w:val="el-GR"/>
              </w:rPr>
              <m:t>a</m:t>
            </m:r>
          </m:e>
          <m:sub>
            <m:r>
              <w:rPr>
                <w:rFonts w:ascii="Cambria Math" w:hAnsi="Cambria Math" w:cs="Arial"/>
                <w:sz w:val="20"/>
                <w:szCs w:val="20"/>
                <w:lang w:val="el-GR"/>
              </w:rPr>
              <m:t>uv</m:t>
            </m:r>
          </m:sub>
          <m:sup>
            <m:r>
              <m:rPr>
                <m:scr m:val="script"/>
              </m:rPr>
              <w:rPr>
                <w:rFonts w:ascii="Cambria Math" w:hAnsi="Cambria Math" w:cs="Arial"/>
                <w:sz w:val="20"/>
                <w:szCs w:val="20"/>
                <w:lang w:val="el-GR"/>
              </w:rPr>
              <m:t>l</m:t>
            </m:r>
          </m:sup>
        </m:sSubSup>
      </m:oMath>
      <w:r w:rsidR="004F2680" w:rsidRPr="004F2680">
        <w:rPr>
          <w:rFonts w:ascii="Arial" w:hAnsi="Arial" w:cs="Arial"/>
          <w:bCs/>
          <w:sz w:val="20"/>
          <w:szCs w:val="20"/>
          <w:lang w:val="el-GR"/>
        </w:rPr>
        <w:t>​</w:t>
      </w:r>
      <w:r w:rsidR="004F2680" w:rsidRPr="004F2680">
        <w:rPr>
          <w:rFonts w:ascii="Arial" w:hAnsi="Arial" w:cs="Arial"/>
          <w:sz w:val="20"/>
          <w:szCs w:val="20"/>
          <w:lang w:val="el-GR"/>
        </w:rPr>
        <w:t xml:space="preserve"> είναι ο συντελεστής προσοχής, που εκφράζει τη σχετική σημασία του κόμβου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για την ενημέρωση του κόμβου </w:t>
      </w:r>
      <m:oMath>
        <m:r>
          <w:rPr>
            <w:rFonts w:ascii="Cambria Math" w:hAnsi="Cambria Math" w:cs="Arial"/>
            <w:sz w:val="20"/>
            <w:szCs w:val="20"/>
            <w:lang w:val="el-GR"/>
          </w:rPr>
          <m:t>u</m:t>
        </m:r>
      </m:oMath>
      <w:r w:rsidR="004F2680" w:rsidRPr="004F2680">
        <w:rPr>
          <w:rFonts w:ascii="Arial" w:hAnsi="Arial" w:cs="Arial"/>
          <w:sz w:val="20"/>
          <w:szCs w:val="20"/>
          <w:lang w:val="el-GR"/>
        </w:rPr>
        <w:t>,</w:t>
      </w:r>
    </w:p>
    <w:p w14:paraId="4594DF7B" w14:textId="77777777" w:rsidR="004F2680" w:rsidRPr="004F2680" w:rsidRDefault="00EE3CB0" w:rsidP="0097324E">
      <w:pPr>
        <w:numPr>
          <w:ilvl w:val="0"/>
          <w:numId w:val="28"/>
        </w:numPr>
        <w:tabs>
          <w:tab w:val="num" w:pos="720"/>
        </w:tabs>
        <w:spacing w:after="60"/>
        <w:jc w:val="both"/>
        <w:rPr>
          <w:rFonts w:ascii="Arial" w:hAnsi="Arial" w:cs="Arial"/>
          <w:sz w:val="20"/>
          <w:szCs w:val="20"/>
          <w:lang w:val="el-GR"/>
        </w:rPr>
      </w:pPr>
      <m:oMath>
        <m:r>
          <w:rPr>
            <w:rFonts w:ascii="Cambria Math" w:hAnsi="Cambria Math" w:cs="Arial"/>
            <w:sz w:val="20"/>
            <w:szCs w:val="20"/>
            <w:lang w:val="el-GR"/>
          </w:rPr>
          <m:t>σ</m:t>
        </m:r>
      </m:oMath>
      <w:r w:rsidR="004F2680" w:rsidRPr="004F2680">
        <w:rPr>
          <w:rFonts w:ascii="Arial" w:hAnsi="Arial" w:cs="Arial"/>
          <w:bCs/>
          <w:sz w:val="20"/>
          <w:szCs w:val="20"/>
          <w:lang w:val="el-GR"/>
        </w:rPr>
        <w:t xml:space="preserve"> </w:t>
      </w:r>
      <w:r w:rsidR="004F2680" w:rsidRPr="004F2680">
        <w:rPr>
          <w:rFonts w:ascii="Arial" w:hAnsi="Arial" w:cs="Arial"/>
          <w:sz w:val="20"/>
          <w:szCs w:val="20"/>
          <w:lang w:val="el-GR"/>
        </w:rPr>
        <w:t xml:space="preserve">είναι μια μη-γραμμική συνάρτηση ενεργοποίησης, όπως </w:t>
      </w:r>
      <w:r w:rsidR="004F2680" w:rsidRPr="004F2680">
        <w:rPr>
          <w:rFonts w:ascii="Arial" w:hAnsi="Arial" w:cs="Arial"/>
          <w:sz w:val="20"/>
          <w:szCs w:val="20"/>
        </w:rPr>
        <w:t>LeakyReLU</w:t>
      </w:r>
      <w:r w:rsidR="004F2680" w:rsidRPr="004F2680">
        <w:rPr>
          <w:rFonts w:ascii="Arial" w:hAnsi="Arial" w:cs="Arial"/>
          <w:sz w:val="20"/>
          <w:szCs w:val="20"/>
          <w:lang w:val="el-GR"/>
        </w:rPr>
        <w:t>.</w:t>
      </w:r>
    </w:p>
    <w:p w14:paraId="7B4E4DFE" w14:textId="77777777" w:rsidR="004F2680" w:rsidRPr="004F2680" w:rsidRDefault="004F2680" w:rsidP="0097324E">
      <w:pPr>
        <w:spacing w:after="60"/>
        <w:jc w:val="both"/>
        <w:rPr>
          <w:rFonts w:ascii="Arial" w:hAnsi="Arial" w:cs="Arial"/>
          <w:sz w:val="20"/>
          <w:szCs w:val="20"/>
          <w:lang w:val="el-GR"/>
        </w:rPr>
      </w:pPr>
      <w:r w:rsidRPr="004F2680">
        <w:rPr>
          <w:rFonts w:ascii="Arial" w:hAnsi="Arial" w:cs="Arial"/>
          <w:sz w:val="20"/>
          <w:szCs w:val="20"/>
          <w:lang w:val="el-GR"/>
        </w:rPr>
        <w:t>Επομένως, στην ορολογία της γενικής εξίσωσης:</w:t>
      </w:r>
    </w:p>
    <w:p w14:paraId="06130116"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Η συνάρτηση </w:t>
      </w:r>
      <m:oMath>
        <m:sSup>
          <m:sSupPr>
            <m:ctrlPr>
              <w:rPr>
                <w:rFonts w:ascii="Cambria Math" w:hAnsi="Cambria Math" w:cs="Arial"/>
                <w:i/>
                <w:sz w:val="20"/>
                <w:szCs w:val="20"/>
                <w:lang w:val="el-GR"/>
              </w:rPr>
            </m:ctrlPr>
          </m:sSupPr>
          <m:e>
            <m:r>
              <w:rPr>
                <w:rFonts w:ascii="Cambria Math" w:hAnsi="Cambria Math" w:cs="Arial"/>
                <w:sz w:val="20"/>
                <w:szCs w:val="20"/>
                <w:lang w:val="el-GR"/>
              </w:rPr>
              <m:t>φ</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υλοποιείται ως </w:t>
      </w:r>
      <m:oMath>
        <m:sSup>
          <m:sSupPr>
            <m:ctrlPr>
              <w:rPr>
                <w:rFonts w:ascii="Cambria Math" w:hAnsi="Cambria Math" w:cs="Arial"/>
                <w:iCs/>
                <w:sz w:val="20"/>
                <w:szCs w:val="20"/>
                <w:lang w:val="el-GR"/>
              </w:rPr>
            </m:ctrlPr>
          </m:sSupPr>
          <m:e>
            <m:r>
              <m:rPr>
                <m:sty m:val="p"/>
              </m:rPr>
              <w:rPr>
                <w:rFonts w:ascii="Cambria Math" w:hAnsi="Cambria Math" w:cs="Arial"/>
                <w:sz w:val="20"/>
                <w:szCs w:val="20"/>
                <w:lang w:val="el-GR"/>
              </w:rPr>
              <m:t>ϕ</m:t>
            </m:r>
          </m:e>
          <m:sup>
            <m:r>
              <m:rPr>
                <m:scr m:val="script"/>
                <m:sty m:val="p"/>
              </m:rPr>
              <w:rPr>
                <w:rFonts w:ascii="Cambria Math" w:hAnsi="Cambria Math" w:cs="Arial"/>
                <w:sz w:val="20"/>
                <w:szCs w:val="20"/>
                <w:lang w:val="el-GR"/>
              </w:rPr>
              <m:t>l</m:t>
            </m:r>
          </m:sup>
        </m:sSup>
        <m:d>
          <m:dPr>
            <m:ctrlPr>
              <w:rPr>
                <w:rFonts w:ascii="Cambria Math" w:hAnsi="Cambria Math" w:cs="Arial"/>
                <w:iCs/>
                <w:sz w:val="20"/>
                <w:szCs w:val="20"/>
                <w:lang w:val="el-GR"/>
              </w:rPr>
            </m:ctrlPr>
          </m:dPr>
          <m:e>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u</m:t>
                </m:r>
              </m:sub>
            </m:sSub>
            <m:r>
              <m:rPr>
                <m:sty m:val="p"/>
              </m:rPr>
              <w:rPr>
                <w:rFonts w:ascii="Cambria Math" w:hAnsi="Cambria Math" w:cs="Arial"/>
                <w:sz w:val="20"/>
                <w:szCs w:val="20"/>
                <w:lang w:val="el-GR"/>
              </w:rPr>
              <m:t>,</m:t>
            </m:r>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e>
        </m:d>
        <m:r>
          <m:rPr>
            <m:sty m:val="p"/>
          </m:rPr>
          <w:rPr>
            <w:rFonts w:ascii="Cambria Math" w:hAnsi="Cambria Math" w:cs="Arial"/>
            <w:sz w:val="20"/>
            <w:szCs w:val="20"/>
            <w:lang w:val="el-GR"/>
          </w:rPr>
          <m:t>=</m:t>
        </m:r>
        <m:sSubSup>
          <m:sSubSupPr>
            <m:ctrlPr>
              <w:rPr>
                <w:rFonts w:ascii="Cambria Math" w:hAnsi="Cambria Math" w:cs="Arial"/>
                <w:iCs/>
                <w:sz w:val="20"/>
                <w:szCs w:val="20"/>
                <w:lang w:val="el-GR"/>
              </w:rPr>
            </m:ctrlPr>
          </m:sSubSupPr>
          <m:e>
            <m:r>
              <m:rPr>
                <m:sty m:val="p"/>
              </m:rPr>
              <w:rPr>
                <w:rFonts w:ascii="Cambria Math" w:hAnsi="Cambria Math" w:cs="Arial"/>
                <w:sz w:val="20"/>
                <w:szCs w:val="20"/>
                <w:lang w:val="el-GR"/>
              </w:rPr>
              <m:t>α</m:t>
            </m:r>
          </m:e>
          <m:sub>
            <m:r>
              <m:rPr>
                <m:sty m:val="p"/>
              </m:rPr>
              <w:rPr>
                <w:rFonts w:ascii="Cambria Math" w:hAnsi="Cambria Math" w:cs="Arial"/>
                <w:sz w:val="20"/>
                <w:szCs w:val="20"/>
              </w:rPr>
              <m:t>uv</m:t>
            </m:r>
            <m:ctrlPr>
              <w:rPr>
                <w:rFonts w:ascii="Cambria Math" w:hAnsi="Cambria Math" w:cs="Arial"/>
                <w:iCs/>
                <w:sz w:val="20"/>
                <w:szCs w:val="20"/>
              </w:rPr>
            </m:ctrlPr>
          </m:sub>
          <m:sup>
            <m:r>
              <m:rPr>
                <m:scr m:val="script"/>
                <m:sty m:val="p"/>
              </m:rPr>
              <w:rPr>
                <w:rFonts w:ascii="Cambria Math" w:hAnsi="Cambria Math" w:cs="Arial"/>
                <w:sz w:val="20"/>
                <w:szCs w:val="20"/>
                <w:lang w:val="el-GR"/>
              </w:rPr>
              <m:t>l</m:t>
            </m:r>
          </m:sup>
        </m:sSubSup>
        <m:sSup>
          <m:sSupPr>
            <m:ctrlPr>
              <w:rPr>
                <w:rFonts w:ascii="Cambria Math" w:hAnsi="Cambria Math" w:cs="Arial"/>
                <w:iCs/>
                <w:sz w:val="20"/>
                <w:szCs w:val="20"/>
              </w:rPr>
            </m:ctrlPr>
          </m:sSupPr>
          <m:e>
            <m:r>
              <m:rPr>
                <m:sty m:val="p"/>
              </m:rPr>
              <w:rPr>
                <w:rFonts w:ascii="Cambria Math" w:hAnsi="Cambria Math" w:cs="Arial"/>
                <w:sz w:val="20"/>
                <w:szCs w:val="20"/>
              </w:rPr>
              <m:t>W</m:t>
            </m:r>
          </m:e>
          <m:sup>
            <m:r>
              <m:rPr>
                <m:scr m:val="script"/>
                <m:sty m:val="p"/>
              </m:rPr>
              <w:rPr>
                <w:rFonts w:ascii="Cambria Math" w:hAnsi="Cambria Math" w:cs="Arial"/>
                <w:sz w:val="20"/>
                <w:szCs w:val="20"/>
                <w:lang w:val="el-GR"/>
              </w:rPr>
              <m:t>l</m:t>
            </m:r>
          </m:sup>
        </m:sSup>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oMath>
    </w:p>
    <w:p w14:paraId="221D6D8E"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Ο τελεστής </w:t>
      </w:r>
      <m:oMath>
        <m:r>
          <w:rPr>
            <w:rFonts w:ascii="Cambria Math" w:hAnsi="Cambria Math" w:cs="Arial"/>
            <w:sz w:val="20"/>
            <w:szCs w:val="20"/>
          </w:rPr>
          <m:t>AG</m:t>
        </m:r>
        <m:sSup>
          <m:sSupPr>
            <m:ctrlPr>
              <w:rPr>
                <w:rFonts w:ascii="Cambria Math" w:hAnsi="Cambria Math" w:cs="Arial"/>
                <w:i/>
                <w:sz w:val="20"/>
                <w:szCs w:val="20"/>
              </w:rPr>
            </m:ctrlPr>
          </m:sSupPr>
          <m:e>
            <m:r>
              <w:rPr>
                <w:rFonts w:ascii="Cambria Math" w:hAnsi="Cambria Math" w:cs="Arial"/>
                <w:sz w:val="20"/>
                <w:szCs w:val="20"/>
              </w:rPr>
              <m:t>G</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γίνεται ένα σταθμισμένο άθροισμα πάνω στους γείτονες,</w:t>
      </w:r>
    </w:p>
    <w:p w14:paraId="5E009BC7" w14:textId="77777777" w:rsidR="00C83882" w:rsidRPr="00A038D2"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Και η </w:t>
      </w:r>
      <m:oMath>
        <m:sSup>
          <m:sSupPr>
            <m:ctrlPr>
              <w:rPr>
                <w:rFonts w:ascii="Cambria Math" w:hAnsi="Cambria Math" w:cs="Arial"/>
                <w:i/>
                <w:sz w:val="20"/>
                <w:szCs w:val="20"/>
                <w:lang w:val="el-GR"/>
              </w:rPr>
            </m:ctrlPr>
          </m:sSupPr>
          <m:e>
            <m:r>
              <w:rPr>
                <w:rFonts w:ascii="Cambria Math" w:hAnsi="Cambria Math" w:cs="Arial"/>
                <w:sz w:val="20"/>
                <w:szCs w:val="20"/>
                <w:lang w:val="el-GR"/>
              </w:rPr>
              <m:t>ψ</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αντιστοιχεί στην συνάρτηση ενεργοποίηση(</w:t>
      </w:r>
      <w:r w:rsidRPr="004F2680">
        <w:rPr>
          <w:rFonts w:ascii="Arial" w:hAnsi="Arial" w:cs="Arial"/>
          <w:sz w:val="20"/>
          <w:szCs w:val="20"/>
        </w:rPr>
        <w:t>activation</w:t>
      </w:r>
      <w:r w:rsidRPr="004F2680">
        <w:rPr>
          <w:rFonts w:ascii="Arial" w:hAnsi="Arial" w:cs="Arial"/>
          <w:sz w:val="20"/>
          <w:szCs w:val="20"/>
          <w:lang w:val="el-GR"/>
        </w:rPr>
        <w:t xml:space="preserve"> </w:t>
      </w:r>
      <w:r w:rsidRPr="004F2680">
        <w:rPr>
          <w:rFonts w:ascii="Arial" w:hAnsi="Arial" w:cs="Arial"/>
          <w:sz w:val="20"/>
          <w:szCs w:val="20"/>
        </w:rPr>
        <w:t>function</w:t>
      </w:r>
      <w:r w:rsidRPr="004F2680">
        <w:rPr>
          <w:rFonts w:ascii="Arial" w:hAnsi="Arial" w:cs="Arial"/>
          <w:sz w:val="20"/>
          <w:szCs w:val="20"/>
          <w:lang w:val="el-GR"/>
        </w:rPr>
        <w:t>).</w:t>
      </w:r>
    </w:p>
    <w:p w14:paraId="58650E2A" w14:textId="77777777" w:rsidR="00A038D2" w:rsidRPr="00745F3C" w:rsidRDefault="00A038D2" w:rsidP="0097324E">
      <w:pPr>
        <w:pStyle w:val="NormalWeb"/>
        <w:jc w:val="both"/>
        <w:rPr>
          <w:rFonts w:ascii="Arial" w:hAnsi="Arial" w:cs="Arial"/>
          <w:sz w:val="20"/>
          <w:szCs w:val="20"/>
          <w:lang w:val="el-GR"/>
        </w:rPr>
      </w:pPr>
      <w:r w:rsidRPr="00745F3C">
        <w:rPr>
          <w:rFonts w:ascii="Arial" w:hAnsi="Arial" w:cs="Arial"/>
          <w:sz w:val="20"/>
          <w:szCs w:val="20"/>
          <w:lang w:val="el-GR"/>
        </w:rPr>
        <w:t xml:space="preserve">Οι </w:t>
      </w:r>
      <w:r w:rsidRPr="00745F3C">
        <w:rPr>
          <w:rStyle w:val="Strong"/>
          <w:rFonts w:ascii="Arial" w:hAnsi="Arial" w:cs="Arial"/>
          <w:b w:val="0"/>
          <w:bCs w:val="0"/>
          <w:sz w:val="20"/>
          <w:szCs w:val="20"/>
          <w:lang w:val="el-GR"/>
        </w:rPr>
        <w:t>συντελεστές προσοχής</w:t>
      </w:r>
      <w:r w:rsidRPr="00745F3C">
        <w:rPr>
          <w:rFonts w:ascii="Arial" w:hAnsi="Arial" w:cs="Arial"/>
          <w:b/>
          <w:bCs/>
          <w:sz w:val="20"/>
          <w:szCs w:val="20"/>
          <w:lang w:val="el-GR"/>
        </w:rPr>
        <w:t xml:space="preserve"> </w:t>
      </w:r>
      <m:oMath>
        <m:sSubSup>
          <m:sSubSupPr>
            <m:ctrlPr>
              <w:rPr>
                <w:rFonts w:ascii="Cambria Math" w:hAnsi="Cambria Math" w:cs="Arial"/>
                <w:sz w:val="20"/>
                <w:szCs w:val="20"/>
                <w:lang w:val="el-GR"/>
              </w:rPr>
            </m:ctrlPr>
          </m:sSubSupPr>
          <m:e>
            <m:r>
              <m:rPr>
                <m:sty m:val="p"/>
              </m:rPr>
              <w:rPr>
                <w:rFonts w:ascii="Cambria Math" w:hAnsi="Cambria Math" w:cs="Arial"/>
                <w:sz w:val="20"/>
                <w:szCs w:val="20"/>
                <w:lang w:val="el-GR"/>
              </w:rPr>
              <m:t>a</m:t>
            </m:r>
          </m:e>
          <m:sub>
            <m:r>
              <m:rPr>
                <m:sty m:val="p"/>
              </m:rPr>
              <w:rPr>
                <w:rFonts w:ascii="Cambria Math" w:hAnsi="Cambria Math" w:cs="Arial"/>
                <w:sz w:val="20"/>
                <w:szCs w:val="20"/>
              </w:rPr>
              <m:t>uv</m:t>
            </m:r>
          </m:sub>
          <m:sup>
            <m:r>
              <m:rPr>
                <m:scr m:val="script"/>
                <m:sty m:val="p"/>
              </m:rPr>
              <w:rPr>
                <w:rFonts w:ascii="Cambria Math" w:hAnsi="Cambria Math" w:cs="Arial"/>
                <w:sz w:val="20"/>
                <w:szCs w:val="20"/>
                <w:lang w:val="el-GR"/>
              </w:rPr>
              <m:t>l</m:t>
            </m:r>
          </m:sup>
        </m:sSubSup>
      </m:oMath>
      <w:r w:rsidRPr="00745F3C">
        <w:rPr>
          <w:rStyle w:val="vlist-s"/>
          <w:rFonts w:ascii="Arial" w:hAnsi="Arial" w:cs="Arial"/>
          <w:sz w:val="20"/>
          <w:szCs w:val="20"/>
          <w:lang w:val="el-GR"/>
        </w:rPr>
        <w:t>​</w:t>
      </w:r>
      <w:r w:rsidRPr="00745F3C">
        <w:rPr>
          <w:rFonts w:ascii="Arial" w:hAnsi="Arial" w:cs="Arial"/>
          <w:sz w:val="20"/>
          <w:szCs w:val="20"/>
          <w:lang w:val="el-GR"/>
        </w:rPr>
        <w:t xml:space="preserve"> προκύπτουν ως εξής:</w:t>
      </w:r>
    </w:p>
    <w:p w14:paraId="37DD382D" w14:textId="77777777" w:rsidR="00A038D2" w:rsidRPr="00745F3C" w:rsidRDefault="00A038D2" w:rsidP="0097324E">
      <w:pPr>
        <w:spacing w:afterLines="60" w:after="144"/>
        <w:jc w:val="both"/>
        <w:rPr>
          <w:rFonts w:ascii="Times New Roman" w:eastAsia="Times New Roman" w:hAnsi="Times New Roman" w:cs="Times New Roman"/>
          <w:iCs/>
          <w:kern w:val="0"/>
          <w14:ligatures w14:val="none"/>
        </w:rPr>
      </w:pPr>
      <m:oMathPara>
        <m:oMathParaPr>
          <m:jc m:val="left"/>
        </m:oMathParaPr>
        <m:oMath>
          <m:r>
            <m:rPr>
              <m:sty m:val="p"/>
            </m:rPr>
            <w:rPr>
              <w:rFonts w:ascii="Cambria Math" w:eastAsia="Times New Roman" w:hAnsi="Cambria Math" w:cs="Times New Roman"/>
              <w:kern w:val="0"/>
              <w:lang w:val="el-GR"/>
              <w14:ligatures w14:val="none"/>
            </w:rPr>
            <m:t xml:space="preserve"> </m:t>
          </m:r>
          <m:sSub>
            <m:sSubPr>
              <m:ctrlPr>
                <w:rPr>
                  <w:rFonts w:ascii="Cambria Math" w:eastAsia="Times New Roman" w:hAnsi="Cambria Math" w:cs="Times New Roman"/>
                  <w:iCs/>
                  <w:kern w:val="0"/>
                  <w14:ligatures w14:val="none"/>
                </w:rPr>
              </m:ctrlPr>
            </m:sSubPr>
            <m:e>
              <m:r>
                <m:rPr>
                  <m:sty m:val="p"/>
                </m:rPr>
                <w:rPr>
                  <w:rFonts w:ascii="Cambria Math" w:eastAsia="Times New Roman" w:hAnsi="Cambria Math" w:cs="Times New Roman"/>
                  <w:kern w:val="0"/>
                  <w14:ligatures w14:val="none"/>
                </w:rPr>
                <m:t>a</m:t>
              </m:r>
            </m:e>
            <m:sub>
              <m:r>
                <m:rPr>
                  <m:sty m:val="p"/>
                </m:rPr>
                <w:rPr>
                  <w:rFonts w:ascii="Cambria Math" w:eastAsia="Times New Roman" w:hAnsi="Cambria Math" w:cs="Times New Roman"/>
                  <w:kern w:val="0"/>
                  <w14:ligatures w14:val="none"/>
                </w:rPr>
                <m:t>uv</m:t>
              </m:r>
            </m:sub>
          </m:sSub>
          <m:r>
            <m:rPr>
              <m:lit/>
              <m:sty m:val="p"/>
            </m:rPr>
            <w:rPr>
              <w:rFonts w:ascii="Cambria Math" w:eastAsia="Times New Roman" w:hAnsi="Cambria Math" w:cs="Times New Roman"/>
              <w:kern w:val="0"/>
              <w14:ligatures w14:val="none"/>
            </w:rPr>
            <m:t xml:space="preserve"> </m:t>
          </m:r>
          <m:r>
            <m:rPr>
              <m:sty m:val="p"/>
            </m:rPr>
            <w:rPr>
              <w:rFonts w:ascii="Cambria Math" w:eastAsia="Times New Roman" w:hAnsi="Cambria Math" w:cs="Times New Roman"/>
              <w:kern w:val="0"/>
              <w14:ligatures w14:val="none"/>
            </w:rPr>
            <m:t xml:space="preserve">= </m:t>
          </m:r>
          <m:f>
            <m:fPr>
              <m:ctrlPr>
                <w:rPr>
                  <w:rFonts w:ascii="Cambria Math" w:eastAsia="Times New Roman" w:hAnsi="Cambria Math" w:cs="Times New Roman"/>
                  <w:iCs/>
                  <w:kern w:val="0"/>
                  <w14:ligatures w14:val="none"/>
                </w:rPr>
              </m:ctrlPr>
            </m:fPr>
            <m:num>
              <m:func>
                <m:funcPr>
                  <m:ctrlPr>
                    <w:rPr>
                      <w:rFonts w:ascii="Cambria Math" w:eastAsia="Times New Roman" w:hAnsi="Cambria Math" w:cs="Times New Roman"/>
                      <w:iCs/>
                      <w:kern w:val="0"/>
                      <w14:ligatures w14:val="none"/>
                    </w:rPr>
                  </m:ctrlPr>
                </m:funcPr>
                <m:fName>
                  <m:r>
                    <m:rPr>
                      <m:sty m:val="p"/>
                    </m:rPr>
                    <w:rPr>
                      <w:rFonts w:ascii="Cambria Math" w:eastAsia="Times New Roman" w:hAnsi="Cambria Math" w:cs="Times New Roman"/>
                      <w:kern w:val="0"/>
                      <w14:ligatures w14:val="none"/>
                    </w:rPr>
                    <m:t>exp</m:t>
                  </m:r>
                </m:fName>
                <m:e>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LeakyReLU</m:t>
                      </m:r>
                      <m:d>
                        <m:dPr>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e>
                      </m:d>
                    </m:e>
                  </m:d>
                </m:e>
              </m:func>
            </m:num>
            <m:den>
              <m:nary>
                <m:naryPr>
                  <m:chr m:val="∑"/>
                  <m:supHide m:val="1"/>
                  <m:ctrlPr>
                    <w:rPr>
                      <w:rFonts w:ascii="Cambria Math" w:eastAsia="Times New Roman" w:hAnsi="Cambria Math" w:cs="Times New Roman"/>
                      <w:iCs/>
                      <w:kern w:val="0"/>
                      <w14:ligatures w14:val="none"/>
                    </w:rPr>
                  </m:ctrlPr>
                </m:naryPr>
                <m:sub>
                  <m:r>
                    <m:rPr>
                      <m:sty m:val="p"/>
                    </m:rPr>
                    <w:rPr>
                      <w:rFonts w:ascii="Cambria Math" w:eastAsia="Times New Roman" w:hAnsi="Cambria Math" w:cs="Times New Roman"/>
                      <w:kern w:val="0"/>
                      <w14:ligatures w14:val="none"/>
                    </w:rPr>
                    <m:t>k∈N</m:t>
                  </m:r>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u</m:t>
                      </m:r>
                    </m:e>
                  </m:d>
                </m:sub>
                <m:sup/>
                <m:e>
                  <m:r>
                    <m:rPr>
                      <m:sty m:val="p"/>
                    </m:rPr>
                    <w:rPr>
                      <w:rFonts w:ascii="Cambria Math" w:eastAsia="Times New Roman" w:hAnsi="Cambria Math" w:cs="Times New Roman"/>
                      <w:kern w:val="0"/>
                      <w14:ligatures w14:val="none"/>
                    </w:rPr>
                    <m:t>exp⁡(LeakyReLU(</m:t>
                  </m:r>
                </m:e>
              </m:nary>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r>
                <m:rPr>
                  <m:sty m:val="p"/>
                </m:rPr>
                <w:rPr>
                  <w:rFonts w:ascii="Cambria Math" w:eastAsia="Times New Roman" w:hAnsi="Cambria Math" w:cs="Times New Roman"/>
                  <w:kern w:val="0"/>
                  <w14:ligatures w14:val="none"/>
                </w:rPr>
                <m:t>))</m:t>
              </m:r>
            </m:den>
          </m:f>
          <m:r>
            <m:rPr>
              <m:sty m:val="p"/>
            </m:rPr>
            <w:rPr>
              <w:rFonts w:ascii="Cambria Math" w:eastAsia="Times New Roman" w:hAnsi="Cambria Math" w:cs="Times New Roman"/>
              <w:kern w:val="0"/>
              <w14:ligatures w14:val="none"/>
            </w:rPr>
            <m:t xml:space="preserve"> </m:t>
          </m:r>
        </m:oMath>
      </m:oMathPara>
    </w:p>
    <w:p w14:paraId="3CC0E4CC"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Στην παραπάνω σχέση παρατηρούμε ότι οι συντελεστές σημαντικότητας βασίζονται στην συνένωση των μετασχηματισμένων αναπαραστάσεων των γειτονικών μεταξύ τους κόμβων </w:t>
      </w:r>
      <w:r w:rsidRPr="00745F3C">
        <w:rPr>
          <w:rFonts w:ascii="Arial" w:hAnsi="Arial" w:cs="Arial"/>
          <w:sz w:val="20"/>
          <w:szCs w:val="20"/>
        </w:rPr>
        <w:t>u</w:t>
      </w:r>
      <w:r w:rsidRPr="00745F3C">
        <w:rPr>
          <w:rFonts w:ascii="Arial" w:hAnsi="Arial" w:cs="Arial"/>
          <w:sz w:val="20"/>
          <w:szCs w:val="20"/>
          <w:lang w:val="el-GR"/>
        </w:rPr>
        <w:t xml:space="preserve"> και </w:t>
      </w:r>
      <w:r w:rsidRPr="00745F3C">
        <w:rPr>
          <w:rFonts w:ascii="Arial" w:hAnsi="Arial" w:cs="Arial"/>
          <w:sz w:val="20"/>
          <w:szCs w:val="20"/>
        </w:rPr>
        <w:t>v</w:t>
      </w:r>
      <w:r w:rsidRPr="00745F3C">
        <w:rPr>
          <w:rFonts w:ascii="Arial" w:hAnsi="Arial" w:cs="Arial"/>
          <w:sz w:val="20"/>
          <w:szCs w:val="20"/>
          <w:lang w:val="el-GR"/>
        </w:rPr>
        <w:t>.</w:t>
      </w:r>
    </w:p>
    <w:p w14:paraId="4F1646C4"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Το διάνυσμα </w:t>
      </w:r>
      <w:r w:rsidRPr="00745F3C">
        <w:rPr>
          <w:rFonts w:ascii="Arial" w:hAnsi="Arial" w:cs="Arial"/>
          <w:b/>
          <w:sz w:val="20"/>
          <w:szCs w:val="20"/>
        </w:rPr>
        <w:t>a</w:t>
      </w:r>
      <w:r w:rsidRPr="00745F3C">
        <w:rPr>
          <w:rFonts w:ascii="Arial" w:hAnsi="Arial" w:cs="Arial"/>
          <w:bCs/>
          <w:sz w:val="20"/>
          <w:szCs w:val="20"/>
          <w:lang w:val="el-GR"/>
        </w:rPr>
        <w:t xml:space="preserve"> </w:t>
      </w:r>
      <w:r w:rsidRPr="00745F3C">
        <w:rPr>
          <w:rFonts w:ascii="Arial" w:hAnsi="Arial" w:cs="Arial"/>
          <w:sz w:val="20"/>
          <w:szCs w:val="20"/>
          <w:lang w:val="el-GR"/>
        </w:rPr>
        <w:t xml:space="preserve">και ο πίνακας </w:t>
      </w:r>
      <w:r w:rsidRPr="00745F3C">
        <w:rPr>
          <w:rFonts w:ascii="Arial" w:hAnsi="Arial" w:cs="Arial"/>
          <w:b/>
          <w:sz w:val="20"/>
          <w:szCs w:val="20"/>
        </w:rPr>
        <w:t>W</w:t>
      </w:r>
      <w:r w:rsidRPr="00745F3C">
        <w:rPr>
          <w:rFonts w:ascii="Arial" w:hAnsi="Arial" w:cs="Arial"/>
          <w:sz w:val="20"/>
          <w:szCs w:val="20"/>
          <w:lang w:val="el-GR"/>
        </w:rPr>
        <w:t xml:space="preserve"> είναι παράμετροι που μαθαίνονται κατά την εκπαίδευση. Με αυτό τον τρόπο, το </w:t>
      </w:r>
      <w:r w:rsidRPr="00745F3C">
        <w:rPr>
          <w:rFonts w:ascii="Arial" w:hAnsi="Arial" w:cs="Arial"/>
          <w:sz w:val="20"/>
          <w:szCs w:val="20"/>
        </w:rPr>
        <w:t>GAT</w:t>
      </w:r>
      <w:r w:rsidRPr="00745F3C">
        <w:rPr>
          <w:rFonts w:ascii="Arial" w:hAnsi="Arial" w:cs="Arial"/>
          <w:sz w:val="20"/>
          <w:szCs w:val="20"/>
          <w:lang w:val="el-GR"/>
        </w:rPr>
        <w:t xml:space="preserve"> επιτρέπει στο δίκτυο να εστιάζει σε “σημαντικούς” γείτονες, αντί να αντιμετωπίζει όλους τους κόμβους της τοπικής γειτονιάς με ίση βαρύτητα.</w:t>
      </w:r>
    </w:p>
    <w:p w14:paraId="24A5B32F"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Αξίζει όμως να σημειωθεί ότι, παρόλο που στις παραπάνω εξισώσεις για τη δημιουργία των αναπαραστάσεων (</w:t>
      </w:r>
      <w:r w:rsidRPr="00EB67F7">
        <w:rPr>
          <w:rFonts w:ascii="Arial" w:hAnsi="Arial" w:cs="Arial"/>
          <w:sz w:val="20"/>
          <w:szCs w:val="20"/>
        </w:rPr>
        <w:t>embeddings</w:t>
      </w:r>
      <w:r w:rsidRPr="00EB67F7">
        <w:rPr>
          <w:rFonts w:ascii="Arial" w:hAnsi="Arial" w:cs="Arial"/>
          <w:sz w:val="20"/>
          <w:szCs w:val="20"/>
          <w:lang w:val="el-GR"/>
        </w:rPr>
        <w:t>) μέσω των Δικτύων Μηχανισμών Προσοχής (</w:t>
      </w:r>
      <w:r w:rsidRPr="00EB67F7">
        <w:rPr>
          <w:rFonts w:ascii="Arial" w:hAnsi="Arial" w:cs="Arial"/>
          <w:sz w:val="20"/>
          <w:szCs w:val="20"/>
        </w:rPr>
        <w:t>GATs</w:t>
      </w:r>
      <w:r w:rsidRPr="00EB67F7">
        <w:rPr>
          <w:rFonts w:ascii="Arial" w:hAnsi="Arial" w:cs="Arial"/>
          <w:sz w:val="20"/>
          <w:szCs w:val="20"/>
          <w:lang w:val="el-GR"/>
        </w:rPr>
        <w:t xml:space="preserve">) οι ακμές δεν φαίνεται να παίζουν άμεσα ρόλο —καθώς η συνάρτηση δημιουργίας μηνύματος </w:t>
      </w:r>
      <m:oMath>
        <m:sSup>
          <m:sSupPr>
            <m:ctrlPr>
              <w:rPr>
                <w:rFonts w:ascii="Cambria Math" w:hAnsi="Cambria Math" w:cs="Arial"/>
                <w:i/>
                <w:sz w:val="20"/>
                <w:szCs w:val="20"/>
                <w:lang w:val="el-GR"/>
              </w:rPr>
            </m:ctrlPr>
          </m:sSupPr>
          <m:e>
            <m:r>
              <w:rPr>
                <w:rFonts w:ascii="Cambria Math" w:hAnsi="Cambria Math" w:cs="Arial"/>
                <w:sz w:val="20"/>
                <w:szCs w:val="20"/>
                <w:lang w:val="el-GR"/>
              </w:rPr>
              <m:t>ϕ</m:t>
            </m:r>
          </m:e>
          <m:sup>
            <m:r>
              <m:rPr>
                <m:scr m:val="script"/>
              </m:rPr>
              <w:rPr>
                <w:rFonts w:ascii="Cambria Math" w:hAnsi="Cambria Math" w:cs="Arial"/>
                <w:sz w:val="20"/>
                <w:szCs w:val="20"/>
                <w:lang w:val="el-GR"/>
              </w:rPr>
              <m:t>l</m:t>
            </m:r>
          </m:sup>
        </m:sSup>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u</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v</m:t>
                </m:r>
              </m:sub>
            </m:sSub>
          </m:e>
        </m:d>
      </m:oMath>
      <w:r w:rsidRPr="00EB67F7">
        <w:rPr>
          <w:rFonts w:ascii="Arial" w:hAnsi="Arial" w:cs="Arial"/>
          <w:sz w:val="20"/>
          <w:szCs w:val="20"/>
          <w:lang w:val="el-GR"/>
        </w:rPr>
        <w:t xml:space="preserve"> εξειδικεύεται μόνο ως συνάρτηση των κόμβων— στην πράξη, αυτό δεν αποτελεί περιορισμό. Η υλοποίηση των μηχανισμών προσοχής σε σύγχρονες βιβλιοθήκες όπως το </w:t>
      </w:r>
      <w:r w:rsidRPr="00EB67F7">
        <w:rPr>
          <w:rFonts w:ascii="Arial" w:hAnsi="Arial" w:cs="Arial"/>
          <w:sz w:val="20"/>
          <w:szCs w:val="20"/>
        </w:rPr>
        <w:t>PyTorch</w:t>
      </w:r>
      <w:r w:rsidRPr="00EB67F7">
        <w:rPr>
          <w:rFonts w:ascii="Arial" w:hAnsi="Arial" w:cs="Arial"/>
          <w:sz w:val="20"/>
          <w:szCs w:val="20"/>
          <w:lang w:val="el-GR"/>
        </w:rPr>
        <w:t xml:space="preserve"> </w:t>
      </w:r>
      <w:r w:rsidRPr="00EB67F7">
        <w:rPr>
          <w:rFonts w:ascii="Arial" w:hAnsi="Arial" w:cs="Arial"/>
          <w:sz w:val="20"/>
          <w:szCs w:val="20"/>
        </w:rPr>
        <w:t>Geometric</w:t>
      </w:r>
      <w:r w:rsidRPr="00EB67F7">
        <w:rPr>
          <w:rFonts w:ascii="Arial" w:hAnsi="Arial" w:cs="Arial"/>
          <w:sz w:val="20"/>
          <w:szCs w:val="20"/>
          <w:lang w:val="el-GR"/>
        </w:rPr>
        <w:t xml:space="preserve"> επιτρέπει την ενσωμάτωση των ιδιοτήτων των ακμών (</w:t>
      </w:r>
      <w:r w:rsidRPr="00EB67F7">
        <w:rPr>
          <w:rFonts w:ascii="Arial" w:hAnsi="Arial" w:cs="Arial"/>
          <w:sz w:val="20"/>
          <w:szCs w:val="20"/>
        </w:rPr>
        <w:t>edge</w:t>
      </w:r>
      <w:r w:rsidRPr="00EB67F7">
        <w:rPr>
          <w:rFonts w:ascii="Arial" w:hAnsi="Arial" w:cs="Arial"/>
          <w:sz w:val="20"/>
          <w:szCs w:val="20"/>
          <w:lang w:val="el-GR"/>
        </w:rPr>
        <w:t xml:space="preserve"> </w:t>
      </w:r>
      <w:r w:rsidRPr="00EB67F7">
        <w:rPr>
          <w:rFonts w:ascii="Arial" w:hAnsi="Arial" w:cs="Arial"/>
          <w:sz w:val="20"/>
          <w:szCs w:val="20"/>
        </w:rPr>
        <w:t>attributes</w:t>
      </w:r>
      <w:r w:rsidRPr="00EB67F7">
        <w:rPr>
          <w:rFonts w:ascii="Arial" w:hAnsi="Arial" w:cs="Arial"/>
          <w:sz w:val="20"/>
          <w:szCs w:val="20"/>
          <w:lang w:val="el-GR"/>
        </w:rPr>
        <w:t xml:space="preserve">) τόσο στον υπολογισμό των συντελεστών προσοχής όσο και στη φάση δημιουργίας των μηνυμάτων. </w:t>
      </w:r>
    </w:p>
    <w:p w14:paraId="03D7CDB9"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 xml:space="preserve">Αυτό το χαρακτηριστικό είναι εξαιρετικά σημαντικό όταν εξετάζουμε προβλήματα όπως το </w:t>
      </w:r>
      <w:r w:rsidRPr="00EB67F7">
        <w:rPr>
          <w:rFonts w:ascii="Arial" w:hAnsi="Arial" w:cs="Arial"/>
          <w:sz w:val="20"/>
          <w:szCs w:val="20"/>
        </w:rPr>
        <w:t>Traveling</w:t>
      </w:r>
      <w:r w:rsidRPr="00EB67F7">
        <w:rPr>
          <w:rFonts w:ascii="Arial" w:hAnsi="Arial" w:cs="Arial"/>
          <w:sz w:val="20"/>
          <w:szCs w:val="20"/>
          <w:lang w:val="el-GR"/>
        </w:rPr>
        <w:t xml:space="preserve"> </w:t>
      </w:r>
      <w:r w:rsidRPr="00EB67F7">
        <w:rPr>
          <w:rFonts w:ascii="Arial" w:hAnsi="Arial" w:cs="Arial"/>
          <w:sz w:val="20"/>
          <w:szCs w:val="20"/>
        </w:rPr>
        <w:t>Salesman</w:t>
      </w:r>
      <w:r w:rsidRPr="00EB67F7">
        <w:rPr>
          <w:rFonts w:ascii="Arial" w:hAnsi="Arial" w:cs="Arial"/>
          <w:sz w:val="20"/>
          <w:szCs w:val="20"/>
          <w:lang w:val="el-GR"/>
        </w:rPr>
        <w:t xml:space="preserve"> </w:t>
      </w:r>
      <w:r w:rsidRPr="00EB67F7">
        <w:rPr>
          <w:rFonts w:ascii="Arial" w:hAnsi="Arial" w:cs="Arial"/>
          <w:sz w:val="20"/>
          <w:szCs w:val="20"/>
        </w:rPr>
        <w:t>Problem</w:t>
      </w:r>
      <w:r w:rsidRPr="00EB67F7">
        <w:rPr>
          <w:rFonts w:ascii="Arial" w:hAnsi="Arial" w:cs="Arial"/>
          <w:sz w:val="20"/>
          <w:szCs w:val="20"/>
          <w:lang w:val="el-GR"/>
        </w:rPr>
        <w:t xml:space="preserve"> (</w:t>
      </w:r>
      <w:r w:rsidRPr="00EB67F7">
        <w:rPr>
          <w:rFonts w:ascii="Arial" w:hAnsi="Arial" w:cs="Arial"/>
          <w:sz w:val="20"/>
          <w:szCs w:val="20"/>
        </w:rPr>
        <w:t>TSP</w:t>
      </w:r>
      <w:r w:rsidRPr="00EB67F7">
        <w:rPr>
          <w:rFonts w:ascii="Arial" w:hAnsi="Arial" w:cs="Arial"/>
          <w:sz w:val="20"/>
          <w:szCs w:val="20"/>
          <w:lang w:val="el-GR"/>
        </w:rPr>
        <w:t xml:space="preserve">), στα οποία οι ακμές του γράφου φέρουν κρίσιμη </w:t>
      </w:r>
      <w:r w:rsidRPr="00EB67F7">
        <w:rPr>
          <w:rFonts w:ascii="Arial" w:hAnsi="Arial" w:cs="Arial"/>
          <w:sz w:val="20"/>
          <w:szCs w:val="20"/>
          <w:lang w:val="el-GR"/>
        </w:rPr>
        <w:lastRenderedPageBreak/>
        <w:t xml:space="preserve">σημασιολογική πληροφορία. Συγκεκριμένα, στην περίπτωση του </w:t>
      </w:r>
      <w:r w:rsidRPr="00EB67F7">
        <w:rPr>
          <w:rFonts w:ascii="Arial" w:hAnsi="Arial" w:cs="Arial"/>
          <w:sz w:val="20"/>
          <w:szCs w:val="20"/>
        </w:rPr>
        <w:t>TSP</w:t>
      </w:r>
      <w:r w:rsidRPr="00EB67F7">
        <w:rPr>
          <w:rFonts w:ascii="Arial" w:hAnsi="Arial" w:cs="Arial"/>
          <w:sz w:val="20"/>
          <w:szCs w:val="20"/>
          <w:lang w:val="el-GR"/>
        </w:rPr>
        <w:t xml:space="preserve">, οι ακμές αντιστοιχούν σε ευκλείδειες αποστάσεις μεταξύ κόμβων (πόλεων), και αυτή η πληροφορία είναι θεμελιώδης για την εκτίμηση της βέλτιστης διαδρομής. Μέσω της κατάλληλης τροποποίησης της συνάρτησης προσοχής ή της συνάρτησης δημιουργίας μηνύματος, οι αποστάσεις αυτές μπορούν να ενσωματωθούν στην αναπαράσταση, προσφέροντας στο </w:t>
      </w:r>
      <w:r w:rsidRPr="00EB67F7">
        <w:rPr>
          <w:rFonts w:ascii="Arial" w:hAnsi="Arial" w:cs="Arial"/>
          <w:sz w:val="20"/>
          <w:szCs w:val="20"/>
        </w:rPr>
        <w:t>GNN</w:t>
      </w:r>
      <w:r w:rsidRPr="00EB67F7">
        <w:rPr>
          <w:rFonts w:ascii="Arial" w:hAnsi="Arial" w:cs="Arial"/>
          <w:sz w:val="20"/>
          <w:szCs w:val="20"/>
          <w:lang w:val="el-GR"/>
        </w:rPr>
        <w:t xml:space="preserve"> πρόσβαση σε σημαντική γνώση για την τοπολογία του προβλήματος. Στην πράξη, η συνάρτηση προσοχής μπορεί να τροποποιηθεί ώστε να εξαρτάται από τα χαρακτηριστικά των ακμών, δηλαδή:</w:t>
      </w:r>
    </w:p>
    <w:p w14:paraId="08FBD5CD" w14:textId="77777777" w:rsidR="00EB67F7" w:rsidRPr="00EB67F7" w:rsidRDefault="00000000" w:rsidP="0097324E">
      <w:pPr>
        <w:pStyle w:val="NormalWeb"/>
        <w:spacing w:line="360" w:lineRule="auto"/>
        <w:jc w:val="both"/>
        <w:rPr>
          <w:iCs/>
          <w:lang w:val="el-GR"/>
        </w:rPr>
      </w:pPr>
      <m:oMathPara>
        <m:oMathParaPr>
          <m:jc m:val="left"/>
        </m:oMathParaPr>
        <m:oMath>
          <m:sSubSup>
            <m:sSubSupPr>
              <m:ctrlPr>
                <w:rPr>
                  <w:rStyle w:val="mopen"/>
                  <w:rFonts w:ascii="Cambria Math" w:hAnsi="Cambria Math"/>
                  <w:iCs/>
                </w:rPr>
              </m:ctrlPr>
            </m:sSubSupPr>
            <m:e>
              <m:r>
                <m:rPr>
                  <m:sty m:val="p"/>
                </m:rPr>
                <w:rPr>
                  <w:rStyle w:val="mord"/>
                  <w:rFonts w:ascii="Cambria Math" w:hAnsi="Cambria Math"/>
                </w:rPr>
                <m:t>α</m:t>
              </m:r>
              <m:ctrlPr>
                <w:rPr>
                  <w:rStyle w:val="mord"/>
                  <w:rFonts w:ascii="Cambria Math" w:hAnsi="Cambria Math"/>
                  <w:iCs/>
                </w:rPr>
              </m:ctrlPr>
            </m:e>
            <m:sub>
              <m:r>
                <m:rPr>
                  <m:sty m:val="p"/>
                </m:rPr>
                <w:rPr>
                  <w:rStyle w:val="mord"/>
                  <w:rFonts w:ascii="Cambria Math" w:hAnsi="Cambria Math"/>
                </w:rPr>
                <m:t>uv</m:t>
              </m:r>
              <m:ctrlPr>
                <w:rPr>
                  <w:rStyle w:val="mord"/>
                  <w:rFonts w:ascii="Cambria Math" w:hAnsi="Cambria Math"/>
                  <w:iCs/>
                </w:rPr>
              </m:ctrlPr>
            </m:sub>
            <m:sup>
              <m:r>
                <m:rPr>
                  <m:scr m:val="script"/>
                  <m:sty m:val="p"/>
                </m:rPr>
                <w:rPr>
                  <w:rStyle w:val="mord"/>
                  <w:rFonts w:ascii="Cambria Math" w:hAnsi="Cambria Math"/>
                </w:rPr>
                <m:t>l</m:t>
              </m:r>
            </m:sup>
          </m:sSubSup>
          <m:r>
            <m:rPr>
              <m:sty m:val="p"/>
            </m:rPr>
            <w:rPr>
              <w:rStyle w:val="vlist-s"/>
              <w:rFonts w:ascii="Cambria Math" w:hAnsi="Cambria Math"/>
            </w:rPr>
            <m:t>​</m:t>
          </m:r>
          <m:r>
            <m:rPr>
              <m:sty m:val="p"/>
            </m:rPr>
            <w:rPr>
              <w:rStyle w:val="mrel"/>
              <w:rFonts w:ascii="Cambria Math" w:hAnsi="Cambria Math"/>
            </w:rPr>
            <m:t>=</m:t>
          </m:r>
          <m:r>
            <m:rPr>
              <m:sty m:val="p"/>
            </m:rPr>
            <w:rPr>
              <w:rStyle w:val="mord"/>
              <w:rFonts w:ascii="Cambria Math" w:hAnsi="Cambria Math"/>
            </w:rPr>
            <m:t>Attention</m:t>
          </m:r>
          <m:d>
            <m:dPr>
              <m:ctrlPr>
                <w:rPr>
                  <w:rStyle w:val="delimsizing"/>
                  <w:rFonts w:ascii="Cambria Math" w:eastAsiaTheme="majorEastAsia" w:hAnsi="Cambria Math"/>
                  <w:iCs/>
                </w:rPr>
              </m:ctrlPr>
            </m:dPr>
            <m:e>
              <m:sSubSup>
                <m:sSubSupPr>
                  <m:ctrlPr>
                    <w:rPr>
                      <w:rStyle w:val="mopen"/>
                      <w:rFonts w:ascii="Cambria Math" w:hAnsi="Cambria Math"/>
                      <w:iCs/>
                    </w:rPr>
                  </m:ctrlPr>
                </m:sSubSupPr>
                <m:e>
                  <m:r>
                    <m:rPr>
                      <m:sty m:val="p"/>
                    </m:rPr>
                    <w:rPr>
                      <w:rStyle w:val="mord"/>
                      <w:rFonts w:ascii="Cambria Math" w:hAnsi="Cambria Math"/>
                    </w:rPr>
                    <m:t>W</m:t>
                  </m:r>
                  <m:ctrlPr>
                    <w:rPr>
                      <w:rStyle w:val="delimsizing"/>
                      <w:rFonts w:ascii="Cambria Math" w:eastAsiaTheme="majorEastAsia" w:hAnsi="Cambria Math"/>
                      <w:iCs/>
                    </w:rPr>
                  </m:ctrlPr>
                </m:e>
                <m:sub>
                  <m:sSub>
                    <m:sSubPr>
                      <m:ctrlPr>
                        <w:rPr>
                          <w:rStyle w:val="mord"/>
                          <w:rFonts w:ascii="Cambria Math" w:hAnsi="Cambria Math"/>
                          <w:iCs/>
                        </w:rPr>
                      </m:ctrlPr>
                    </m:sSubPr>
                    <m:e>
                      <m:r>
                        <m:rPr>
                          <m:sty m:val="p"/>
                        </m:rPr>
                        <w:rPr>
                          <w:rStyle w:val="mord"/>
                          <w:rFonts w:ascii="Cambria Math" w:hAnsi="Cambria Math"/>
                        </w:rPr>
                        <m:t>h</m:t>
                      </m:r>
                    </m:e>
                    <m:sub>
                      <m:r>
                        <m:rPr>
                          <m:sty m:val="p"/>
                        </m:rPr>
                        <w:rPr>
                          <w:rStyle w:val="mord"/>
                          <w:rFonts w:ascii="Cambria Math" w:hAnsi="Cambria Math"/>
                        </w:rPr>
                        <m:t>u</m:t>
                      </m:r>
                    </m:sub>
                  </m:sSub>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Sup>
                <m:sSubSupPr>
                  <m:ctrlPr>
                    <w:rPr>
                      <w:rStyle w:val="mopen"/>
                      <w:rFonts w:ascii="Cambria Math" w:hAnsi="Cambria Math"/>
                      <w:iCs/>
                    </w:rPr>
                  </m:ctrlPr>
                </m:sSubSupPr>
                <m:e>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W</m:t>
                      </m:r>
                      <m:ctrlPr>
                        <w:rPr>
                          <w:rStyle w:val="mpunct"/>
                          <w:rFonts w:ascii="Cambria Math" w:hAnsi="Cambria Math"/>
                          <w:iCs/>
                        </w:rPr>
                      </m:ctrlPr>
                    </m:e>
                    <m:sub>
                      <m:r>
                        <m:rPr>
                          <m:sty m:val="p"/>
                        </m:rPr>
                        <w:rPr>
                          <w:rStyle w:val="mord"/>
                          <w:rFonts w:ascii="Cambria Math" w:hAnsi="Cambria Math"/>
                        </w:rPr>
                        <m:t>h</m:t>
                      </m:r>
                    </m:sub>
                  </m:sSub>
                  <m:ctrlPr>
                    <w:rPr>
                      <w:rStyle w:val="mpunct"/>
                      <w:rFonts w:ascii="Cambria Math" w:hAnsi="Cambria Math"/>
                      <w:iCs/>
                    </w:rPr>
                  </m:ctrlPr>
                </m:e>
                <m:sub>
                  <m:r>
                    <m:rPr>
                      <m:sty m:val="p"/>
                    </m:rPr>
                    <w:rPr>
                      <w:rStyle w:val="mord"/>
                      <w:rFonts w:ascii="Cambria Math" w:hAnsi="Cambria Math"/>
                    </w:rPr>
                    <m:t>v</m:t>
                  </m:r>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e</m:t>
                  </m:r>
                  <m:ctrlPr>
                    <w:rPr>
                      <w:rStyle w:val="mpunct"/>
                      <w:rFonts w:ascii="Cambria Math" w:hAnsi="Cambria Math"/>
                      <w:iCs/>
                    </w:rPr>
                  </m:ctrlPr>
                </m:e>
                <m:sub>
                  <m:r>
                    <m:rPr>
                      <m:sty m:val="p"/>
                    </m:rPr>
                    <w:rPr>
                      <w:rStyle w:val="mord"/>
                      <w:rFonts w:ascii="Cambria Math" w:hAnsi="Cambria Math"/>
                    </w:rPr>
                    <m:t>uv</m:t>
                  </m:r>
                </m:sub>
              </m:sSub>
              <m:r>
                <m:rPr>
                  <m:sty m:val="p"/>
                </m:rPr>
                <w:rPr>
                  <w:rStyle w:val="vlist-s"/>
                  <w:rFonts w:ascii="Cambria Math" w:hAnsi="Cambria Math"/>
                </w:rPr>
                <m:t>​</m:t>
              </m:r>
            </m:e>
          </m:d>
        </m:oMath>
      </m:oMathPara>
    </w:p>
    <w:p w14:paraId="4045D7AA" w14:textId="77777777"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όπου </w:t>
      </w:r>
      <m:oMath>
        <m:sSub>
          <m:sSubPr>
            <m:ctrlPr>
              <w:rPr>
                <w:rFonts w:ascii="Cambria Math" w:hAnsi="Cambria Math" w:cs="Arial"/>
                <w:i/>
                <w:sz w:val="20"/>
                <w:szCs w:val="20"/>
                <w:lang w:val="el-GR"/>
              </w:rPr>
            </m:ctrlPr>
          </m:sSubPr>
          <m:e>
            <m:r>
              <w:rPr>
                <w:rFonts w:ascii="Cambria Math" w:hAnsi="Cambria Math" w:cs="Arial"/>
                <w:sz w:val="20"/>
                <w:szCs w:val="20"/>
                <w:lang w:val="el-GR"/>
              </w:rPr>
              <m:t>e</m:t>
            </m:r>
          </m:e>
          <m:sub>
            <m:r>
              <w:rPr>
                <w:rFonts w:ascii="Cambria Math" w:hAnsi="Cambria Math" w:cs="Arial"/>
                <w:sz w:val="20"/>
                <w:szCs w:val="20"/>
                <w:lang w:val="el-GR"/>
              </w:rPr>
              <m:t>uv</m:t>
            </m:r>
          </m:sub>
        </m:sSub>
      </m:oMath>
      <w:r w:rsidRPr="00083A5A">
        <w:rPr>
          <w:rFonts w:ascii="Arial" w:hAnsi="Arial" w:cs="Arial"/>
          <w:sz w:val="20"/>
          <w:szCs w:val="20"/>
          <w:lang w:val="el-GR"/>
        </w:rPr>
        <w:t xml:space="preserve"> το διάνυσμα με τις ιδιότητες κάθε ακμής .</w:t>
      </w:r>
    </w:p>
    <w:p w14:paraId="526F6574" w14:textId="78E04791"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Συνοψίζοντας, </w:t>
      </w:r>
      <w:ins w:id="139" w:author="Giannis mougios" w:date="2025-08-30T12:15:00Z">
        <w:r w:rsidR="00C01135">
          <w:rPr>
            <w:rFonts w:ascii="Arial" w:hAnsi="Arial" w:cs="Arial"/>
            <w:sz w:val="20"/>
            <w:szCs w:val="20"/>
            <w:lang w:val="el-GR"/>
          </w:rPr>
          <w:t>τα</w:t>
        </w:r>
      </w:ins>
      <w:del w:id="140" w:author="Giannis mougios" w:date="2025-08-30T12:15:00Z">
        <w:r w:rsidRPr="00083A5A" w:rsidDel="00C01135">
          <w:rPr>
            <w:rFonts w:ascii="Arial" w:hAnsi="Arial" w:cs="Arial"/>
            <w:sz w:val="20"/>
            <w:szCs w:val="20"/>
            <w:lang w:val="el-GR"/>
          </w:rPr>
          <w:delText>οι</w:delText>
        </w:r>
      </w:del>
      <w:r w:rsidRPr="00083A5A">
        <w:rPr>
          <w:rFonts w:ascii="Arial" w:hAnsi="Arial" w:cs="Arial"/>
          <w:sz w:val="20"/>
          <w:szCs w:val="20"/>
          <w:lang w:val="el-GR"/>
        </w:rPr>
        <w:t xml:space="preserve"> </w:t>
      </w:r>
      <w:proofErr w:type="spellStart"/>
      <w:ins w:id="141" w:author="Giannis mougios" w:date="2025-08-30T12:15:00Z">
        <w:r w:rsidR="00C01135" w:rsidRPr="00C01135">
          <w:rPr>
            <w:rFonts w:ascii="Arial" w:hAnsi="Arial" w:cs="Arial"/>
            <w:sz w:val="20"/>
            <w:szCs w:val="20"/>
            <w:lang w:val="el-GR"/>
            <w:rPrChange w:id="142" w:author="Giannis mougios" w:date="2025-08-30T12:15:00Z">
              <w:rPr>
                <w:rFonts w:ascii="Arial" w:hAnsi="Arial" w:cs="Arial"/>
                <w:sz w:val="20"/>
                <w:szCs w:val="20"/>
              </w:rPr>
            </w:rPrChange>
          </w:rPr>
          <w:t>Γραφονευρωνικά</w:t>
        </w:r>
        <w:proofErr w:type="spellEnd"/>
        <w:r w:rsidR="00C01135" w:rsidRPr="00C01135">
          <w:rPr>
            <w:rFonts w:ascii="Arial" w:hAnsi="Arial" w:cs="Arial"/>
            <w:sz w:val="20"/>
            <w:szCs w:val="20"/>
          </w:rPr>
          <w:t> </w:t>
        </w:r>
        <w:r w:rsidR="00C01135" w:rsidRPr="00C01135">
          <w:rPr>
            <w:rFonts w:ascii="Arial" w:hAnsi="Arial" w:cs="Arial"/>
            <w:sz w:val="20"/>
            <w:szCs w:val="20"/>
            <w:lang w:val="el-GR"/>
            <w:rPrChange w:id="143" w:author="Giannis mougios" w:date="2025-08-30T12:15:00Z">
              <w:rPr>
                <w:rFonts w:ascii="Arial" w:hAnsi="Arial" w:cs="Arial"/>
                <w:sz w:val="20"/>
                <w:szCs w:val="20"/>
              </w:rPr>
            </w:rPrChange>
          </w:rPr>
          <w:t>Δίκτυα</w:t>
        </w:r>
      </w:ins>
      <w:del w:id="144" w:author="Giannis mougios" w:date="2025-08-30T12:15:00Z">
        <w:r w:rsidRPr="00083A5A" w:rsidDel="00C01135">
          <w:rPr>
            <w:rFonts w:ascii="Arial" w:hAnsi="Arial" w:cs="Arial"/>
            <w:sz w:val="20"/>
            <w:szCs w:val="20"/>
          </w:rPr>
          <w:delText>Graph</w:delText>
        </w:r>
        <w:r w:rsidRPr="00083A5A" w:rsidDel="00C01135">
          <w:rPr>
            <w:rFonts w:ascii="Arial" w:hAnsi="Arial" w:cs="Arial"/>
            <w:sz w:val="20"/>
            <w:szCs w:val="20"/>
            <w:lang w:val="el-GR"/>
          </w:rPr>
          <w:delText xml:space="preserve"> </w:delText>
        </w:r>
        <w:r w:rsidRPr="00083A5A" w:rsidDel="00C01135">
          <w:rPr>
            <w:rFonts w:ascii="Arial" w:hAnsi="Arial" w:cs="Arial"/>
            <w:sz w:val="20"/>
            <w:szCs w:val="20"/>
          </w:rPr>
          <w:delText>Attention</w:delText>
        </w:r>
        <w:r w:rsidRPr="00083A5A" w:rsidDel="00C01135">
          <w:rPr>
            <w:rFonts w:ascii="Arial" w:hAnsi="Arial" w:cs="Arial"/>
            <w:sz w:val="20"/>
            <w:szCs w:val="20"/>
            <w:lang w:val="el-GR"/>
          </w:rPr>
          <w:delText xml:space="preserve"> </w:delText>
        </w:r>
        <w:r w:rsidRPr="00083A5A" w:rsidDel="00C01135">
          <w:rPr>
            <w:rFonts w:ascii="Arial" w:hAnsi="Arial" w:cs="Arial"/>
            <w:sz w:val="20"/>
            <w:szCs w:val="20"/>
          </w:rPr>
          <w:delText>Networks</w:delText>
        </w:r>
      </w:del>
      <w:r w:rsidRPr="00083A5A">
        <w:rPr>
          <w:rFonts w:ascii="Arial" w:hAnsi="Arial" w:cs="Arial"/>
          <w:sz w:val="20"/>
          <w:szCs w:val="20"/>
          <w:lang w:val="el-GR"/>
        </w:rPr>
        <w:t xml:space="preserve"> ενισχύουν το βασικό μοντέλο των </w:t>
      </w:r>
      <w:r w:rsidRPr="00083A5A">
        <w:rPr>
          <w:rFonts w:ascii="Arial" w:hAnsi="Arial" w:cs="Arial"/>
          <w:sz w:val="20"/>
          <w:szCs w:val="20"/>
        </w:rPr>
        <w:t>GNNs</w:t>
      </w:r>
      <w:r w:rsidRPr="00083A5A">
        <w:rPr>
          <w:rFonts w:ascii="Arial" w:hAnsi="Arial" w:cs="Arial"/>
          <w:sz w:val="20"/>
          <w:szCs w:val="20"/>
          <w:lang w:val="el-GR"/>
        </w:rPr>
        <w:t xml:space="preserve"> με μηχανισμούς προσοχής, επιτρέποντας στο δίκτυο να επικεντρώνεται σε πιο σημαντικούς γείτονες κατά την παραγωγή των αναπαραστάσεων. Αν και οι αρχικές εξισώσεις επικεντρώνονται κυρίως στις αναπαραστάσεις(</w:t>
      </w:r>
      <w:r w:rsidRPr="00083A5A">
        <w:rPr>
          <w:rFonts w:ascii="Arial" w:hAnsi="Arial" w:cs="Arial"/>
          <w:sz w:val="20"/>
          <w:szCs w:val="20"/>
        </w:rPr>
        <w:t>embeddings</w:t>
      </w:r>
      <w:r w:rsidRPr="00083A5A">
        <w:rPr>
          <w:rFonts w:ascii="Arial" w:hAnsi="Arial" w:cs="Arial"/>
          <w:sz w:val="20"/>
          <w:szCs w:val="20"/>
          <w:lang w:val="el-GR"/>
        </w:rPr>
        <w:t xml:space="preserve">) των κόμβων, στην πράξη οι </w:t>
      </w:r>
      <w:r w:rsidRPr="00083A5A">
        <w:rPr>
          <w:rFonts w:ascii="Arial" w:hAnsi="Arial" w:cs="Arial"/>
          <w:sz w:val="20"/>
          <w:szCs w:val="20"/>
        </w:rPr>
        <w:t>GAT</w:t>
      </w:r>
      <w:r w:rsidRPr="00083A5A">
        <w:rPr>
          <w:rFonts w:ascii="Arial" w:hAnsi="Arial" w:cs="Arial"/>
          <w:sz w:val="20"/>
          <w:szCs w:val="20"/>
          <w:lang w:val="el-GR"/>
        </w:rPr>
        <w:t xml:space="preserve"> μπορούν να αξιοποιήσουν και χαρακτηριστικά των ακμών, κάτι που αποδεικνύεται κρίσιμο σε προβλήματα όπως το </w:t>
      </w:r>
      <w:r w:rsidRPr="00083A5A">
        <w:rPr>
          <w:rFonts w:ascii="Arial" w:hAnsi="Arial" w:cs="Arial"/>
          <w:sz w:val="20"/>
          <w:szCs w:val="20"/>
        </w:rPr>
        <w:t>Traveling</w:t>
      </w:r>
      <w:r w:rsidRPr="00083A5A">
        <w:rPr>
          <w:rFonts w:ascii="Arial" w:hAnsi="Arial" w:cs="Arial"/>
          <w:sz w:val="20"/>
          <w:szCs w:val="20"/>
          <w:lang w:val="el-GR"/>
        </w:rPr>
        <w:t xml:space="preserve"> </w:t>
      </w:r>
      <w:r w:rsidRPr="00083A5A">
        <w:rPr>
          <w:rFonts w:ascii="Arial" w:hAnsi="Arial" w:cs="Arial"/>
          <w:sz w:val="20"/>
          <w:szCs w:val="20"/>
        </w:rPr>
        <w:t>Salesman</w:t>
      </w:r>
      <w:r w:rsidRPr="00083A5A">
        <w:rPr>
          <w:rFonts w:ascii="Arial" w:hAnsi="Arial" w:cs="Arial"/>
          <w:sz w:val="20"/>
          <w:szCs w:val="20"/>
          <w:lang w:val="el-GR"/>
        </w:rPr>
        <w:t xml:space="preserve"> </w:t>
      </w:r>
      <w:r w:rsidRPr="00083A5A">
        <w:rPr>
          <w:rFonts w:ascii="Arial" w:hAnsi="Arial" w:cs="Arial"/>
          <w:sz w:val="20"/>
          <w:szCs w:val="20"/>
        </w:rPr>
        <w:t>Problem</w:t>
      </w:r>
      <w:r w:rsidRPr="00083A5A">
        <w:rPr>
          <w:rFonts w:ascii="Arial" w:hAnsi="Arial" w:cs="Arial"/>
          <w:sz w:val="20"/>
          <w:szCs w:val="20"/>
          <w:lang w:val="el-GR"/>
        </w:rPr>
        <w:t xml:space="preserve"> (</w:t>
      </w:r>
      <w:r w:rsidRPr="00083A5A">
        <w:rPr>
          <w:rFonts w:ascii="Arial" w:hAnsi="Arial" w:cs="Arial"/>
          <w:sz w:val="20"/>
          <w:szCs w:val="20"/>
        </w:rPr>
        <w:t>TSP</w:t>
      </w:r>
      <w:r w:rsidRPr="00083A5A">
        <w:rPr>
          <w:rFonts w:ascii="Arial" w:hAnsi="Arial" w:cs="Arial"/>
          <w:sz w:val="20"/>
          <w:szCs w:val="20"/>
          <w:lang w:val="el-GR"/>
        </w:rPr>
        <w:t>), όπου η πληροφορία των αποστάσεων ενσωματώνεται μέσω των ακμών.</w:t>
      </w:r>
    </w:p>
    <w:p w14:paraId="16940509" w14:textId="77777777" w:rsidR="00A038D2" w:rsidRDefault="00083A5A" w:rsidP="0097324E">
      <w:pPr>
        <w:spacing w:after="60"/>
        <w:jc w:val="both"/>
        <w:rPr>
          <w:rFonts w:ascii="Arial" w:hAnsi="Arial" w:cs="Arial"/>
          <w:sz w:val="20"/>
          <w:szCs w:val="20"/>
          <w:lang w:val="el-GR"/>
        </w:rPr>
      </w:pPr>
      <w:r w:rsidRPr="00083A5A">
        <w:rPr>
          <w:rFonts w:ascii="Arial" w:hAnsi="Arial" w:cs="Arial"/>
          <w:bCs/>
          <w:sz w:val="20"/>
          <w:szCs w:val="20"/>
          <w:lang w:val="el-GR"/>
        </w:rPr>
        <w:t xml:space="preserve">Πριν όμως περάσουμε στην πρακτική εφαρμογή των </w:t>
      </w:r>
      <w:r w:rsidRPr="00083A5A">
        <w:rPr>
          <w:rFonts w:ascii="Arial" w:hAnsi="Arial" w:cs="Arial"/>
          <w:bCs/>
          <w:sz w:val="20"/>
          <w:szCs w:val="20"/>
        </w:rPr>
        <w:t>GAT</w:t>
      </w:r>
      <w:r w:rsidRPr="00083A5A">
        <w:rPr>
          <w:rFonts w:ascii="Arial" w:hAnsi="Arial" w:cs="Arial"/>
          <w:bCs/>
          <w:sz w:val="20"/>
          <w:szCs w:val="20"/>
          <w:lang w:val="el-GR"/>
        </w:rPr>
        <w:t xml:space="preserve"> για την εκτίμηση της βέλτιστης λύσης του </w:t>
      </w:r>
      <w:r w:rsidRPr="00083A5A">
        <w:rPr>
          <w:rFonts w:ascii="Arial" w:hAnsi="Arial" w:cs="Arial"/>
          <w:bCs/>
          <w:sz w:val="20"/>
          <w:szCs w:val="20"/>
        </w:rPr>
        <w:t>TSP</w:t>
      </w:r>
      <w:r w:rsidRPr="00083A5A">
        <w:rPr>
          <w:rFonts w:ascii="Arial" w:hAnsi="Arial" w:cs="Arial"/>
          <w:bCs/>
          <w:sz w:val="20"/>
          <w:szCs w:val="20"/>
          <w:lang w:val="el-GR"/>
        </w:rPr>
        <w:t xml:space="preserve">, είναι χρήσιμο να παρουσιαστούν οι διαφορετικοί τρόποι με τους οποίους τα </w:t>
      </w:r>
      <w:r w:rsidRPr="00083A5A">
        <w:rPr>
          <w:rFonts w:ascii="Arial" w:hAnsi="Arial" w:cs="Arial"/>
          <w:bCs/>
          <w:sz w:val="20"/>
          <w:szCs w:val="20"/>
        </w:rPr>
        <w:t>GNNs</w:t>
      </w:r>
      <w:r w:rsidRPr="00083A5A">
        <w:rPr>
          <w:rFonts w:ascii="Arial" w:hAnsi="Arial" w:cs="Arial"/>
          <w:bCs/>
          <w:sz w:val="20"/>
          <w:szCs w:val="20"/>
          <w:lang w:val="el-GR"/>
        </w:rPr>
        <w:t xml:space="preserve"> μπορούν να χρησιμοποιηθούν στο πλαίσιο της μηχανικής μάθησης σε γράφους.</w:t>
      </w:r>
      <w:r w:rsidRPr="00083A5A">
        <w:rPr>
          <w:rFonts w:ascii="Arial" w:hAnsi="Arial" w:cs="Arial"/>
          <w:sz w:val="20"/>
          <w:szCs w:val="20"/>
          <w:lang w:val="el-GR"/>
        </w:rPr>
        <w:t xml:space="preserve"> Οι έννοιες της εποπτευόμενης και ημι-εποπτευόμενης μάθησης, καθώς και της επαγωγικής</w:t>
      </w:r>
      <w:r w:rsidR="00CA296B">
        <w:rPr>
          <w:rFonts w:ascii="Arial" w:hAnsi="Arial" w:cs="Arial"/>
          <w:sz w:val="20"/>
          <w:szCs w:val="20"/>
          <w:lang w:val="el-GR"/>
        </w:rPr>
        <w:t xml:space="preserve"> </w:t>
      </w:r>
      <w:r w:rsidR="00CA296B" w:rsidRPr="0083456F">
        <w:rPr>
          <w:lang w:val="el-GR"/>
        </w:rPr>
        <w:t>(</w:t>
      </w:r>
      <w:r w:rsidR="00CA296B" w:rsidRPr="00CA296B">
        <w:rPr>
          <w:rFonts w:ascii="Arial" w:hAnsi="Arial" w:cs="Arial"/>
          <w:sz w:val="20"/>
          <w:szCs w:val="20"/>
        </w:rPr>
        <w:t>inductive</w:t>
      </w:r>
      <w:r w:rsidR="00CA296B" w:rsidRPr="00CA296B">
        <w:rPr>
          <w:rFonts w:ascii="Arial" w:hAnsi="Arial" w:cs="Arial"/>
          <w:sz w:val="20"/>
          <w:szCs w:val="20"/>
          <w:lang w:val="el-GR"/>
        </w:rPr>
        <w:t>) και μεταγωγικής (</w:t>
      </w:r>
      <w:r w:rsidR="00CA296B" w:rsidRPr="00CA296B">
        <w:rPr>
          <w:rFonts w:ascii="Arial" w:hAnsi="Arial" w:cs="Arial"/>
          <w:sz w:val="20"/>
          <w:szCs w:val="20"/>
        </w:rPr>
        <w:t>transductive</w:t>
      </w:r>
      <w:r w:rsidR="00CA296B" w:rsidRPr="00CA296B">
        <w:rPr>
          <w:rFonts w:ascii="Arial" w:hAnsi="Arial" w:cs="Arial"/>
          <w:sz w:val="20"/>
          <w:szCs w:val="20"/>
          <w:lang w:val="el-GR"/>
        </w:rPr>
        <w:t>) προσέγγισης, είναι ουσιώδεις για την κατανόηση των επιλογών κατά τον σχεδιασμό ενός μοντέλου βασισμένου σε γράφους.</w:t>
      </w:r>
    </w:p>
    <w:p w14:paraId="4791E157" w14:textId="77777777" w:rsidR="00600497" w:rsidRPr="005373BF" w:rsidRDefault="00600497" w:rsidP="0097324E">
      <w:pPr>
        <w:pStyle w:val="NormalWeb"/>
        <w:spacing w:before="360" w:beforeAutospacing="0" w:after="120" w:afterAutospacing="0"/>
        <w:jc w:val="both"/>
        <w:rPr>
          <w:rFonts w:ascii="Arial Black" w:hAnsi="Arial Black" w:cs="Arial"/>
          <w:sz w:val="22"/>
          <w:szCs w:val="22"/>
          <w:lang w:val="el-GR"/>
        </w:rPr>
      </w:pPr>
      <w:bookmarkStart w:id="145" w:name="_Hlk201144011"/>
      <w:r w:rsidRPr="005373BF">
        <w:rPr>
          <w:rFonts w:ascii="Arial Black" w:hAnsi="Arial Black" w:cs="Arial"/>
          <w:sz w:val="22"/>
          <w:szCs w:val="22"/>
          <w:lang w:val="el-GR"/>
        </w:rPr>
        <w:t>3.</w:t>
      </w:r>
      <w:r w:rsidR="00DE04F8">
        <w:rPr>
          <w:rFonts w:ascii="Arial Black" w:hAnsi="Arial Black" w:cs="Arial"/>
          <w:sz w:val="22"/>
          <w:szCs w:val="22"/>
          <w:lang w:val="el-GR"/>
        </w:rPr>
        <w:t>3</w:t>
      </w:r>
      <w:r w:rsidRPr="005373BF">
        <w:rPr>
          <w:rFonts w:ascii="Arial Black" w:hAnsi="Arial Black" w:cs="Arial"/>
          <w:sz w:val="22"/>
          <w:szCs w:val="22"/>
          <w:lang w:val="el-GR"/>
        </w:rPr>
        <w:t xml:space="preserve"> Κατηγορίες Εκπαίδευσης Νευρωνικών Δικτύων Γράφων</w:t>
      </w:r>
    </w:p>
    <w:bookmarkEnd w:id="145"/>
    <w:p w14:paraId="427EB3DA" w14:textId="77777777" w:rsidR="00600497" w:rsidRPr="00600497"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Κατά την εφαρμογή Νευρωνικών Δικτύων Γράφων(</w:t>
      </w:r>
      <w:r w:rsidRPr="00600497">
        <w:rPr>
          <w:rFonts w:ascii="Arial" w:hAnsi="Arial" w:cs="Arial"/>
          <w:sz w:val="20"/>
          <w:szCs w:val="20"/>
        </w:rPr>
        <w:t>GNNs</w:t>
      </w:r>
      <w:r w:rsidRPr="00600497">
        <w:rPr>
          <w:rFonts w:ascii="Arial" w:hAnsi="Arial" w:cs="Arial"/>
          <w:sz w:val="20"/>
          <w:szCs w:val="20"/>
          <w:lang w:val="el-GR"/>
        </w:rPr>
        <w:t xml:space="preserve">), υπάρχουν </w:t>
      </w:r>
      <w:r w:rsidRPr="00600497">
        <w:rPr>
          <w:rStyle w:val="Strong"/>
          <w:rFonts w:ascii="Arial" w:hAnsi="Arial" w:cs="Arial"/>
          <w:b w:val="0"/>
          <w:bCs w:val="0"/>
          <w:sz w:val="20"/>
          <w:szCs w:val="20"/>
          <w:lang w:val="el-GR"/>
        </w:rPr>
        <w:t>διαφορετικοί τρόποι εκπαίδευσης</w:t>
      </w:r>
      <w:r w:rsidRPr="00600497">
        <w:rPr>
          <w:rFonts w:ascii="Arial" w:hAnsi="Arial" w:cs="Arial"/>
          <w:sz w:val="20"/>
          <w:szCs w:val="20"/>
          <w:lang w:val="el-GR"/>
        </w:rPr>
        <w:t xml:space="preserve">, οι οποίοι εξαρτώνται τόσο από τη </w:t>
      </w:r>
      <w:r w:rsidRPr="00600497">
        <w:rPr>
          <w:rStyle w:val="Strong"/>
          <w:rFonts w:ascii="Arial" w:hAnsi="Arial" w:cs="Arial"/>
          <w:b w:val="0"/>
          <w:bCs w:val="0"/>
          <w:sz w:val="20"/>
          <w:szCs w:val="20"/>
          <w:lang w:val="el-GR"/>
        </w:rPr>
        <w:t>διαθεσιμότητα τιμών στις μεταβλητές</w:t>
      </w:r>
      <w:r w:rsidRPr="00600497">
        <w:rPr>
          <w:rStyle w:val="Strong"/>
          <w:rFonts w:ascii="Arial" w:hAnsi="Arial" w:cs="Arial"/>
          <w:sz w:val="20"/>
          <w:szCs w:val="20"/>
          <w:lang w:val="el-GR"/>
        </w:rPr>
        <w:t xml:space="preserve"> </w:t>
      </w:r>
      <w:r w:rsidRPr="00600497">
        <w:rPr>
          <w:rStyle w:val="Strong"/>
          <w:rFonts w:ascii="Arial" w:hAnsi="Arial" w:cs="Arial"/>
          <w:b w:val="0"/>
          <w:bCs w:val="0"/>
          <w:sz w:val="20"/>
          <w:szCs w:val="20"/>
          <w:lang w:val="el-GR"/>
        </w:rPr>
        <w:t>στόχους(ετικέτες)</w:t>
      </w:r>
      <w:r w:rsidRPr="00600497">
        <w:rPr>
          <w:rFonts w:ascii="Arial" w:hAnsi="Arial" w:cs="Arial"/>
          <w:b/>
          <w:bCs/>
          <w:sz w:val="20"/>
          <w:szCs w:val="20"/>
          <w:lang w:val="el-GR"/>
        </w:rPr>
        <w:t xml:space="preserve"> </w:t>
      </w:r>
      <w:r w:rsidRPr="00600497">
        <w:rPr>
          <w:rFonts w:ascii="Arial" w:hAnsi="Arial" w:cs="Arial"/>
          <w:sz w:val="20"/>
          <w:szCs w:val="20"/>
          <w:lang w:val="el-GR"/>
        </w:rPr>
        <w:t xml:space="preserve">στον γράφο όσο και από τη </w:t>
      </w:r>
      <w:r w:rsidRPr="00600497">
        <w:rPr>
          <w:rStyle w:val="Strong"/>
          <w:rFonts w:ascii="Arial" w:hAnsi="Arial" w:cs="Arial"/>
          <w:b w:val="0"/>
          <w:bCs w:val="0"/>
          <w:sz w:val="20"/>
          <w:szCs w:val="20"/>
          <w:lang w:val="el-GR"/>
        </w:rPr>
        <w:t>φύση της γενίκευσης</w:t>
      </w:r>
      <w:r w:rsidRPr="00600497">
        <w:rPr>
          <w:rFonts w:ascii="Arial" w:hAnsi="Arial" w:cs="Arial"/>
          <w:sz w:val="20"/>
          <w:szCs w:val="20"/>
          <w:lang w:val="el-GR"/>
        </w:rPr>
        <w:t xml:space="preserve"> που επιδιώκουμε να επιτύχουμε. Η πρώτη διάκριση αφορά το </w:t>
      </w:r>
      <w:r w:rsidRPr="00600497">
        <w:rPr>
          <w:rStyle w:val="Strong"/>
          <w:rFonts w:ascii="Arial" w:hAnsi="Arial" w:cs="Arial"/>
          <w:b w:val="0"/>
          <w:bCs w:val="0"/>
          <w:sz w:val="20"/>
          <w:szCs w:val="20"/>
          <w:lang w:val="el-GR"/>
        </w:rPr>
        <w:t>αν οι κόμβοι ή ακμές του γράφου συνοδεύονται ή όχι από ετικέτες</w:t>
      </w:r>
      <w:r w:rsidRPr="00600497">
        <w:rPr>
          <w:rFonts w:ascii="Arial" w:hAnsi="Arial" w:cs="Arial"/>
          <w:b/>
          <w:bCs/>
          <w:sz w:val="20"/>
          <w:szCs w:val="20"/>
          <w:lang w:val="el-GR"/>
        </w:rPr>
        <w:t>,</w:t>
      </w:r>
      <w:r w:rsidRPr="00600497">
        <w:rPr>
          <w:rFonts w:ascii="Arial" w:hAnsi="Arial" w:cs="Arial"/>
          <w:sz w:val="20"/>
          <w:szCs w:val="20"/>
          <w:lang w:val="el-GR"/>
        </w:rPr>
        <w:t xml:space="preserve"> οδηγώντας σε σενάρια επιβλεπόμενης ή ημι-επιβλεπόμενης μάθησης. Η δεύτερη διάκριση σχετίζεται με το </w:t>
      </w:r>
      <w:r w:rsidRPr="00600497">
        <w:rPr>
          <w:rStyle w:val="Strong"/>
          <w:rFonts w:ascii="Arial" w:hAnsi="Arial" w:cs="Arial"/>
          <w:b w:val="0"/>
          <w:bCs w:val="0"/>
          <w:sz w:val="20"/>
          <w:szCs w:val="20"/>
          <w:lang w:val="el-GR"/>
        </w:rPr>
        <w:t>αν θέλουμε να κάνουμε προβλέψεις σε νέους, άγνωστους γράφους ή εντός του γράφου εκπαίδευσης</w:t>
      </w:r>
      <w:r w:rsidRPr="00600497">
        <w:rPr>
          <w:rFonts w:ascii="Arial" w:hAnsi="Arial" w:cs="Arial"/>
          <w:sz w:val="20"/>
          <w:szCs w:val="20"/>
          <w:lang w:val="el-GR"/>
        </w:rPr>
        <w:t xml:space="preserve">, κάτι που διαφοροποιεί την </w:t>
      </w:r>
      <w:r w:rsidRPr="00600497">
        <w:rPr>
          <w:rStyle w:val="Strong"/>
          <w:rFonts w:ascii="Arial" w:hAnsi="Arial" w:cs="Arial"/>
          <w:b w:val="0"/>
          <w:bCs w:val="0"/>
          <w:sz w:val="20"/>
          <w:szCs w:val="20"/>
          <w:lang w:val="el-GR"/>
        </w:rPr>
        <w:t>επαγωγική (</w:t>
      </w:r>
      <w:r w:rsidRPr="00600497">
        <w:rPr>
          <w:rStyle w:val="Strong"/>
          <w:rFonts w:ascii="Arial" w:hAnsi="Arial" w:cs="Arial"/>
          <w:b w:val="0"/>
          <w:bCs w:val="0"/>
          <w:sz w:val="20"/>
          <w:szCs w:val="20"/>
        </w:rPr>
        <w:t>inductive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 xml:space="preserve">από τη </w:t>
      </w:r>
      <w:r w:rsidRPr="00600497">
        <w:rPr>
          <w:rStyle w:val="Strong"/>
          <w:rFonts w:ascii="Arial" w:hAnsi="Arial" w:cs="Arial"/>
          <w:b w:val="0"/>
          <w:bCs w:val="0"/>
          <w:sz w:val="20"/>
          <w:szCs w:val="20"/>
          <w:lang w:val="el-GR"/>
        </w:rPr>
        <w:t>μεταγωγική (</w:t>
      </w:r>
      <w:r w:rsidRPr="00600497">
        <w:rPr>
          <w:rStyle w:val="Strong"/>
          <w:rFonts w:ascii="Arial" w:hAnsi="Arial" w:cs="Arial"/>
          <w:b w:val="0"/>
          <w:bCs w:val="0"/>
          <w:sz w:val="20"/>
          <w:szCs w:val="20"/>
        </w:rPr>
        <w:t>transductive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μάθηση.</w:t>
      </w:r>
    </w:p>
    <w:p w14:paraId="11C68598" w14:textId="0D1ACAAA" w:rsidR="00CC61AD" w:rsidRPr="00CC61AD"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 xml:space="preserve">Στις υποενότητες που ακολουθούν, θα εξετάσουμε αναλυτικά κάθε μία από αυτές τις διακρίσεις, με έμφαση στο πώς συνδέονται με την αρχιτεκτονική και τις δυνατότητες των </w:t>
      </w:r>
      <w:r w:rsidRPr="00600497">
        <w:rPr>
          <w:rFonts w:ascii="Arial" w:hAnsi="Arial" w:cs="Arial"/>
          <w:sz w:val="20"/>
          <w:szCs w:val="20"/>
        </w:rPr>
        <w:t>GNNs</w:t>
      </w:r>
      <w:r w:rsidRPr="00600497">
        <w:rPr>
          <w:rFonts w:ascii="Arial" w:hAnsi="Arial" w:cs="Arial"/>
          <w:sz w:val="20"/>
          <w:szCs w:val="20"/>
          <w:lang w:val="el-GR"/>
        </w:rPr>
        <w:t xml:space="preserve"> και ειδικότερα των </w:t>
      </w:r>
      <w:del w:id="146" w:author="Giannis mougios" w:date="2025-08-30T12:16:00Z">
        <w:r w:rsidRPr="00600497" w:rsidDel="00C01135">
          <w:rPr>
            <w:rFonts w:ascii="Arial" w:hAnsi="Arial" w:cs="Arial"/>
            <w:sz w:val="20"/>
            <w:szCs w:val="20"/>
          </w:rPr>
          <w:delText>Graph</w:delText>
        </w:r>
        <w:r w:rsidRPr="00600497" w:rsidDel="00C01135">
          <w:rPr>
            <w:rFonts w:ascii="Arial" w:hAnsi="Arial" w:cs="Arial"/>
            <w:sz w:val="20"/>
            <w:szCs w:val="20"/>
            <w:lang w:val="el-GR"/>
          </w:rPr>
          <w:delText xml:space="preserve"> </w:delText>
        </w:r>
        <w:r w:rsidRPr="00600497" w:rsidDel="00C01135">
          <w:rPr>
            <w:rFonts w:ascii="Arial" w:hAnsi="Arial" w:cs="Arial"/>
            <w:sz w:val="20"/>
            <w:szCs w:val="20"/>
          </w:rPr>
          <w:delText>Attention</w:delText>
        </w:r>
        <w:r w:rsidRPr="00600497" w:rsidDel="00C01135">
          <w:rPr>
            <w:rFonts w:ascii="Arial" w:hAnsi="Arial" w:cs="Arial"/>
            <w:sz w:val="20"/>
            <w:szCs w:val="20"/>
            <w:lang w:val="el-GR"/>
          </w:rPr>
          <w:delText xml:space="preserve"> </w:delText>
        </w:r>
        <w:r w:rsidRPr="00600497" w:rsidDel="00C01135">
          <w:rPr>
            <w:rFonts w:ascii="Arial" w:hAnsi="Arial" w:cs="Arial"/>
            <w:sz w:val="20"/>
            <w:szCs w:val="20"/>
          </w:rPr>
          <w:delText>Networks</w:delText>
        </w:r>
      </w:del>
      <w:ins w:id="147" w:author="Giannis mougios" w:date="2025-08-30T12:16:00Z">
        <w:r w:rsidR="00C01135">
          <w:rPr>
            <w:rFonts w:ascii="Arial" w:hAnsi="Arial" w:cs="Arial"/>
            <w:sz w:val="20"/>
            <w:szCs w:val="20"/>
            <w:lang w:val="el-GR"/>
          </w:rPr>
          <w:t>Νευρωνικών Δικτύων Γράφων με μηχανισμούς προσοχής</w:t>
        </w:r>
      </w:ins>
      <w:r w:rsidRPr="00600497">
        <w:rPr>
          <w:rFonts w:ascii="Arial" w:hAnsi="Arial" w:cs="Arial"/>
          <w:sz w:val="20"/>
          <w:szCs w:val="20"/>
          <w:lang w:val="el-GR"/>
        </w:rPr>
        <w:t xml:space="preserve"> (</w:t>
      </w:r>
      <w:r w:rsidRPr="00600497">
        <w:rPr>
          <w:rFonts w:ascii="Arial" w:hAnsi="Arial" w:cs="Arial"/>
          <w:sz w:val="20"/>
          <w:szCs w:val="20"/>
        </w:rPr>
        <w:t>GATs</w:t>
      </w:r>
      <w:r w:rsidRPr="00600497">
        <w:rPr>
          <w:rFonts w:ascii="Arial" w:hAnsi="Arial" w:cs="Arial"/>
          <w:sz w:val="20"/>
          <w:szCs w:val="20"/>
          <w:lang w:val="el-GR"/>
        </w:rPr>
        <w:t>).</w:t>
      </w:r>
    </w:p>
    <w:p w14:paraId="07FFD211" w14:textId="77777777" w:rsidR="00CC61AD" w:rsidRPr="00CC61AD" w:rsidRDefault="00CC61AD" w:rsidP="0097324E">
      <w:pPr>
        <w:pStyle w:val="NormalWeb"/>
        <w:spacing w:before="360" w:beforeAutospacing="0" w:after="120" w:afterAutospacing="0" w:line="360" w:lineRule="auto"/>
        <w:jc w:val="both"/>
        <w:rPr>
          <w:rFonts w:ascii="Arial Black" w:hAnsi="Arial Black"/>
          <w:sz w:val="20"/>
          <w:szCs w:val="20"/>
          <w:lang w:val="el-GR"/>
        </w:rPr>
      </w:pPr>
      <w:r w:rsidRPr="00CC61AD">
        <w:rPr>
          <w:rFonts w:ascii="Arial Black" w:hAnsi="Arial Black"/>
          <w:sz w:val="20"/>
          <w:szCs w:val="20"/>
          <w:lang w:val="el-GR"/>
        </w:rPr>
        <w:t>3.</w:t>
      </w:r>
      <w:r w:rsidR="00DE04F8">
        <w:rPr>
          <w:rFonts w:ascii="Arial Black" w:hAnsi="Arial Black"/>
          <w:sz w:val="20"/>
          <w:szCs w:val="20"/>
          <w:lang w:val="el-GR"/>
        </w:rPr>
        <w:t>3</w:t>
      </w:r>
      <w:r w:rsidRPr="00CC61AD">
        <w:rPr>
          <w:rFonts w:ascii="Arial Black" w:hAnsi="Arial Black"/>
          <w:sz w:val="20"/>
          <w:szCs w:val="20"/>
          <w:lang w:val="el-GR"/>
        </w:rPr>
        <w:t>.1 Επιτηρούμενη και Ημι-επιτηρούμενη Μάθηση σε Γράφους</w:t>
      </w:r>
    </w:p>
    <w:p w14:paraId="7C2A92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 xml:space="preserve">Στην εφαρμογή νευρωνικών δικτύων σε γράφους, ο τρόπος με τον οποίο εκπαιδεύεται ένα μοντέλο εξαρτάται σε μεγάλο βαθμό από το πόσες πληροφορίες είναι διαθέσιμες για την </w:t>
      </w:r>
      <w:r w:rsidRPr="00CC61AD">
        <w:rPr>
          <w:rFonts w:ascii="Arial" w:hAnsi="Arial" w:cs="Arial"/>
          <w:sz w:val="20"/>
          <w:szCs w:val="20"/>
          <w:lang w:val="el-GR"/>
        </w:rPr>
        <w:lastRenderedPageBreak/>
        <w:t>μεταβλητή που επιθυμούμε να προβλέψουμε, καθώς και από τον τύπο της πρόβλεψης που επιδιώκουμε. Στο πλαίσιο αυτό, διακρίνονται δύο βασικές μορφές μάθησης: η επιτηρούμενη (</w:t>
      </w:r>
      <w:r w:rsidRPr="00CC61AD">
        <w:rPr>
          <w:rFonts w:ascii="Arial" w:hAnsi="Arial" w:cs="Arial"/>
          <w:sz w:val="20"/>
          <w:szCs w:val="20"/>
        </w:rPr>
        <w:t>supervised</w:t>
      </w:r>
      <w:r w:rsidRPr="00CC61AD">
        <w:rPr>
          <w:rFonts w:ascii="Arial" w:hAnsi="Arial" w:cs="Arial"/>
          <w:sz w:val="20"/>
          <w:szCs w:val="20"/>
          <w:lang w:val="el-GR"/>
        </w:rPr>
        <w:t>) και η ημι-επιτηρούμενη (</w:t>
      </w:r>
      <w:r w:rsidRPr="00CC61AD">
        <w:rPr>
          <w:rFonts w:ascii="Arial" w:hAnsi="Arial" w:cs="Arial"/>
          <w:sz w:val="20"/>
          <w:szCs w:val="20"/>
        </w:rPr>
        <w:t>semi</w:t>
      </w:r>
      <w:r w:rsidRPr="00CC61AD">
        <w:rPr>
          <w:rFonts w:ascii="Arial" w:hAnsi="Arial" w:cs="Arial"/>
          <w:sz w:val="20"/>
          <w:szCs w:val="20"/>
          <w:lang w:val="el-GR"/>
        </w:rPr>
        <w:t>-</w:t>
      </w:r>
      <w:r w:rsidRPr="00CC61AD">
        <w:rPr>
          <w:rFonts w:ascii="Arial" w:hAnsi="Arial" w:cs="Arial"/>
          <w:sz w:val="20"/>
          <w:szCs w:val="20"/>
        </w:rPr>
        <w:t>supervised</w:t>
      </w:r>
      <w:r w:rsidRPr="00CC61AD">
        <w:rPr>
          <w:rFonts w:ascii="Arial" w:hAnsi="Arial" w:cs="Arial"/>
          <w:sz w:val="20"/>
          <w:szCs w:val="20"/>
          <w:lang w:val="el-GR"/>
        </w:rPr>
        <w:t>).</w:t>
      </w:r>
    </w:p>
    <w:p w14:paraId="083D0E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Με τον όρο "διαθέσιμη ετικέτα" εννοούμε ότι, κατά την εκπαίδευση, γνωρίζουμε ήδη την τιμή της μεταβλητής που θέλουμε να εκτιμήσουμε. Αυτό μπορεί να αφορά ένα χαρακτηριστικό κόμβου, μια ιδιότητα ακμής ή ακόμα και μια τιμή που σχετίζεται με ολόκληρο τον γράφο.</w:t>
      </w:r>
    </w:p>
    <w:p w14:paraId="295BE77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Αντίστοιχα, τα προβλήματα μάθησης σε γράφους μπορούν να αφορούν την πρόβλεψη είτε διακριτών κατηγοριών είτε συνεχών ποσοτήτων και ταξινομούνται συνήθως σε τρεις βασικές κατηγορίες, ανάλογα με το επίπεδο του γράφου στο οποίο εστιάζει το πρόβλημα:</w:t>
      </w:r>
    </w:p>
    <w:p w14:paraId="45CB7B2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κόμβων: επιδιώκεται η πρόβλεψη μιας ιδιότητας κάθε κόμβου, όπως η κατηγορία στην οποία ανήκει ή κάποια ποσοτική τιμή (π.χ. πιθανότητα ή βαθμολογία).</w:t>
      </w:r>
    </w:p>
    <w:p w14:paraId="2A3F4BA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ακμών: στόχος είναι να προβλεφθεί είτε η ύπαρξη ή ο τύπος της σχέσης μεταξύ δύο κόμβων (σε προβλήματα κατηγοριοποίησης), είτε κάποιο συνεχές χαρακτηριστικό της (όπως το βάρος, η απόσταση ή το κόστος μετάβασης).</w:t>
      </w:r>
    </w:p>
    <w:p w14:paraId="5944FA29" w14:textId="77777777" w:rsidR="00600497" w:rsidRPr="005373BF"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γράφων: πρόκειται για την εκτίμηση μιας ιδιότητας που χαρακτηρίζει ολόκληρο τον γράφο, είτε πρόκειται για διακριτή (όπως η κατηγορία ενός μορίου) είτε για συνεχή τιμή (π.χ. η συνολική ενεργειακή σταθερότητα).</w:t>
      </w:r>
    </w:p>
    <w:p w14:paraId="463DEA36"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Στην επιτηρούμενη μάθηση, όλες οι τιμές της μεταβλητής στόχου είναι γνωστές κατά την εκπαίδευση. Το μοντέλο εκπαιδεύεται ώστε να ελαχιστοποιήσει το σφάλμα μεταξύ των πραγματικών και των προβλεπόμενων τιμών, χρησιμοποιώντας συνήθως μια συνάρτηση κόστους όπως η "διεντροπία"(</w:t>
      </w:r>
      <w:r w:rsidRPr="005373BF">
        <w:rPr>
          <w:rFonts w:ascii="Arial" w:hAnsi="Arial" w:cs="Arial"/>
          <w:sz w:val="20"/>
          <w:szCs w:val="20"/>
        </w:rPr>
        <w:t>cross</w:t>
      </w:r>
      <w:r w:rsidRPr="005373BF">
        <w:rPr>
          <w:rFonts w:ascii="Arial" w:hAnsi="Arial" w:cs="Arial"/>
          <w:sz w:val="20"/>
          <w:szCs w:val="20"/>
          <w:lang w:val="el-GR"/>
        </w:rPr>
        <w:t xml:space="preserve"> </w:t>
      </w:r>
      <w:r w:rsidRPr="005373BF">
        <w:rPr>
          <w:rFonts w:ascii="Arial" w:hAnsi="Arial" w:cs="Arial"/>
          <w:sz w:val="20"/>
          <w:szCs w:val="20"/>
        </w:rPr>
        <w:t>entropy</w:t>
      </w:r>
      <w:r w:rsidRPr="005373BF">
        <w:rPr>
          <w:rFonts w:ascii="Arial" w:hAnsi="Arial" w:cs="Arial"/>
          <w:sz w:val="20"/>
          <w:szCs w:val="20"/>
          <w:lang w:val="el-GR"/>
        </w:rPr>
        <w:t>)  στην περίπτωση προβλημάτων κατηγοριοποίησης. Η αξιολόγηση γίνεται σε σύνολα δεδομένων που δεν χρησιμοποιήθηκαν στην εκπαίδευση, ώστε να εκτιμηθεί η ικανότητα γενίκευσης του μοντέλου.</w:t>
      </w:r>
    </w:p>
    <w:p w14:paraId="504EE1FF"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 xml:space="preserve">Ένα παράδειγμα επιτηρούμενης μάθησης αφορά έναν γράφο άρθρων, όπου κάθε κόμβος αντιστοιχεί σε μία δημοσίευση και οι ακμές δηλώνουν παραπομπές. Αν γνωρίζουμε για όλα τα άρθρα το επιστημονικό πεδίο στο οποίο ανήκουν, μπορούμε να εκπαιδεύσουμε ένα </w:t>
      </w:r>
      <w:r w:rsidRPr="005373BF">
        <w:rPr>
          <w:rFonts w:ascii="Arial" w:hAnsi="Arial" w:cs="Arial"/>
          <w:sz w:val="20"/>
          <w:szCs w:val="20"/>
        </w:rPr>
        <w:t>GNN</w:t>
      </w:r>
      <w:r w:rsidRPr="005373BF">
        <w:rPr>
          <w:rFonts w:ascii="Arial" w:hAnsi="Arial" w:cs="Arial"/>
          <w:sz w:val="20"/>
          <w:szCs w:val="20"/>
          <w:lang w:val="el-GR"/>
        </w:rPr>
        <w:t xml:space="preserve"> ώστε να προβλέπει την κατηγορία νέων άρθρων με βάση τις συνδέσεις τους.</w:t>
      </w:r>
    </w:p>
    <w:p w14:paraId="7D40DF4E"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Αντίθετα, στην ημι-επιτηρούμενη μάθηση μόνο ένα μέρος των κόμβων (ή ακμών ή γράφων) φέρει τιμές για τη μεταβλητή-στόχο. Το μοντέλο βασίζεται σε αυτές τις περιορισμένες πληροφορίες και ταυτόχρονα αξιοποιεί τη δομή του γράφου, ώστε να διαχύσει τη διαθέσιμη γνώση και να παράγει προβλέψεις για τα μη επισημασμένα στοιχεία. Η συνάρτηση κόστους υπολογίζεται μόνο για τα δείγματα με γνωστή τιμή στόχου, ενώ η γενίκευση επιτυγχάνεται κυρίως μέσω της τοπικής πληροφορίας και της γειτονικότητας.</w:t>
      </w:r>
    </w:p>
    <w:p w14:paraId="3CC3B437" w14:textId="77777777" w:rsid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Ένα παράδειγμα ημι-επιτηρούμενης μάθησης προερχόμενο από τον ακαδημαϊκό χώρο: σε έναν γράφο φοιτητών και μαθημάτων, όπου οι ακμές υποδεικνύουν εγγραφή σε κάποιο μάθημα, μπορεί να επιδιώκεται η πρόβλεψη του τελικού βαθμού. Αν γνωρίζουμε τους βαθμούς μόνο για ένα υποσύνολο φοιτητών, μπορούμε να χρησιμοποιήσουμε ημι-επιτηρούμενη μάθηση ώστε να εκτιμήσουμε τους βαθμούς των υπολοίπων.</w:t>
      </w:r>
    </w:p>
    <w:p w14:paraId="3AE565A4"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Σε κάθε περίπτωση, η μορφή μάθησης που επιλέγεται πρέπει να λαμβάνει υπόψη τόσο τη διαθεσιμότητα δεδομένων όσο και τη φύση του προβλήματος. Επιπλέον, η αξιολόγηση της προγνωστικής ικανότητας του μοντέλου γίνεται πάντα σε δεδομένα που δεν έχουν χρησιμοποιηθεί στην εκπαίδευση, ώστε να διασφαλίζεται ότι το μοντέλο μαθαίνει ουσιώδεις συσχετίσεις και όχι απλώς να απομνημονεύει περιπτώσεις.</w:t>
      </w:r>
    </w:p>
    <w:p w14:paraId="0D791F3F" w14:textId="77777777" w:rsidR="00EF506B" w:rsidRPr="00EF506B" w:rsidRDefault="00EF506B" w:rsidP="0097324E">
      <w:pPr>
        <w:spacing w:before="360" w:after="120"/>
        <w:jc w:val="both"/>
        <w:rPr>
          <w:rFonts w:ascii="Arial Black" w:hAnsi="Arial Black" w:cs="Arial"/>
          <w:sz w:val="20"/>
          <w:szCs w:val="20"/>
          <w:lang w:val="el-GR"/>
        </w:rPr>
      </w:pPr>
      <w:r w:rsidRPr="00EF506B">
        <w:rPr>
          <w:rFonts w:ascii="Arial Black" w:hAnsi="Arial Black" w:cs="Arial"/>
          <w:sz w:val="20"/>
          <w:szCs w:val="20"/>
          <w:lang w:val="el-GR"/>
        </w:rPr>
        <w:lastRenderedPageBreak/>
        <w:t>3.</w:t>
      </w:r>
      <w:r w:rsidR="00DE04F8">
        <w:rPr>
          <w:rFonts w:ascii="Arial Black" w:hAnsi="Arial Black" w:cs="Arial"/>
          <w:sz w:val="20"/>
          <w:szCs w:val="20"/>
          <w:lang w:val="el-GR"/>
        </w:rPr>
        <w:t>3</w:t>
      </w:r>
      <w:r w:rsidRPr="00EF506B">
        <w:rPr>
          <w:rFonts w:ascii="Arial Black" w:hAnsi="Arial Black" w:cs="Arial"/>
          <w:sz w:val="20"/>
          <w:szCs w:val="20"/>
          <w:lang w:val="el-GR"/>
        </w:rPr>
        <w:t>.2 Επαγωγική και Μεταγωγική Μάθηση σε Γράφους</w:t>
      </w:r>
    </w:p>
    <w:p w14:paraId="7AB05F1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Μια άλλη διάκριση της μηχανικής μάθησης σε δομές γράφων μπορεί να γίνει ανάλογα με τον τρόπο διάρθρωσης των δεδομένων και το είδος της γενίκευσης που επιδιώκεται από το μοντέλο. Δύο βασικές στρατηγικές σε αυτό το πλαίσιο είναι η επαγωγική (</w:t>
      </w:r>
      <w:r w:rsidRPr="00EF506B">
        <w:rPr>
          <w:rFonts w:ascii="Arial" w:hAnsi="Arial" w:cs="Arial"/>
          <w:sz w:val="20"/>
          <w:szCs w:val="20"/>
        </w:rPr>
        <w:t>inductive</w:t>
      </w:r>
      <w:r w:rsidRPr="00EF506B">
        <w:rPr>
          <w:rFonts w:ascii="Arial" w:hAnsi="Arial" w:cs="Arial"/>
          <w:sz w:val="20"/>
          <w:szCs w:val="20"/>
          <w:lang w:val="el-GR"/>
        </w:rPr>
        <w:t>) και η μεταγωγική (</w:t>
      </w:r>
      <w:r w:rsidRPr="00EF506B">
        <w:rPr>
          <w:rFonts w:ascii="Arial" w:hAnsi="Arial" w:cs="Arial"/>
          <w:sz w:val="20"/>
          <w:szCs w:val="20"/>
        </w:rPr>
        <w:t>transductive</w:t>
      </w:r>
      <w:r w:rsidRPr="00EF506B">
        <w:rPr>
          <w:rFonts w:ascii="Arial" w:hAnsi="Arial" w:cs="Arial"/>
          <w:sz w:val="20"/>
          <w:szCs w:val="20"/>
          <w:lang w:val="el-GR"/>
        </w:rPr>
        <w:t>) μάθηση.</w:t>
      </w:r>
    </w:p>
    <w:p w14:paraId="5B3DFAA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Στην επαγωγική μάθηση, κάθε παρατήρηση αντιστοιχεί σε έναν ανεξάρτητο γράφο. Το μοντέλο εκπαιδεύεται σε ένα σύνολο τέτοιων γραφών και επιδιώκει να μάθει γενικούς κανόνες που μπορούν να εφαρμοστούν σε άγνωστους γράφους κατά την διαδικάσια εκπαίδευσης. Η γενίκευση εδώ συντελείται από το ειδικό στο γενικό: από συγκεκριμένες, γνωστές περιπτώσεις επιχειρείται η εξαγωγή ενός γενικού κανόνα. Ένα αντιπροσωπευτικό παράδειγμα είναι ένα σύστημα ανάλυσης μοριακών δομών, το οποίο εκπαιδεύεται πάνω σε ένα πλήθος από διαφορετικά μόρια (θεωρούμενα ως γράφοι) ώστε να προβλέπει την τοξικότητα ή άλλες φυσικοχημικές ιδιότητες για νέα, άγνωστα μόρια.</w:t>
      </w:r>
    </w:p>
    <w:p w14:paraId="73C6DDEB"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Αντίθετα, στη μεταγωγική μάθηση, το πρόβλημα διατυπώνεται πάνω σε έναν ενιαίο γράφο, ο οποίος περιλαμβάνει τόσο τα δεδομένα εκπαίδευσης όσο και εκείνα για τα οποία θέλουμε να πραγματοποιήσουμε προβλέψεις. Σκοπός είναι η διάδοση πληροφορίας </w:t>
      </w:r>
      <w:r w:rsidRPr="00EF506B">
        <w:rPr>
          <w:rFonts w:ascii="Arial" w:hAnsi="Arial" w:cs="Arial"/>
          <w:b/>
          <w:bCs/>
          <w:sz w:val="20"/>
          <w:szCs w:val="20"/>
          <w:lang w:val="el-GR"/>
        </w:rPr>
        <w:t>εντός του ίδιου γραφήματος</w:t>
      </w:r>
      <w:r w:rsidRPr="00EF506B">
        <w:rPr>
          <w:rFonts w:ascii="Arial" w:hAnsi="Arial" w:cs="Arial"/>
          <w:sz w:val="20"/>
          <w:szCs w:val="20"/>
          <w:lang w:val="el-GR"/>
        </w:rPr>
        <w:t xml:space="preserve">, δηλαδή η γενίκευση επιτελείται </w:t>
      </w:r>
      <w:r w:rsidRPr="00EF506B">
        <w:rPr>
          <w:rFonts w:ascii="Arial" w:hAnsi="Arial" w:cs="Arial"/>
          <w:b/>
          <w:bCs/>
          <w:sz w:val="20"/>
          <w:szCs w:val="20"/>
          <w:lang w:val="el-GR"/>
        </w:rPr>
        <w:t>από το ειδικό στο ειδικό</w:t>
      </w:r>
      <w:r w:rsidRPr="00EF506B">
        <w:rPr>
          <w:rFonts w:ascii="Arial" w:hAnsi="Arial" w:cs="Arial"/>
          <w:sz w:val="20"/>
          <w:szCs w:val="20"/>
          <w:lang w:val="el-GR"/>
        </w:rPr>
        <w:t>. Τυπικό παράδειγμα αποτελεί ένα κοινωνικό δίκτυο όπου, γνωρίζοντας τις προτιμήσεις ή ιδιότητες ενός υποσυνόλου χρηστών (κόμβων), επιδιώκουμε να εκτιμήσουμε τις αντίστοιχες ιδιότητες για τους υπόλοιπους χρήστες, αξιοποιώντας τη δομή των μεταξύ τους σχέσεων.</w:t>
      </w:r>
    </w:p>
    <w:p w14:paraId="2F3C721D"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Ένας εμπειρικός κανόνας είναι ότι η επαγωγική μάθηση συναντάται συχνότερα σε </w:t>
      </w:r>
      <w:r w:rsidRPr="00EF506B">
        <w:rPr>
          <w:rFonts w:ascii="Arial" w:hAnsi="Arial" w:cs="Arial"/>
          <w:b/>
          <w:bCs/>
          <w:sz w:val="20"/>
          <w:szCs w:val="20"/>
          <w:lang w:val="el-GR"/>
        </w:rPr>
        <w:t>ε</w:t>
      </w:r>
      <w:r w:rsidRPr="00EF506B">
        <w:rPr>
          <w:rFonts w:ascii="Arial" w:hAnsi="Arial" w:cs="Arial"/>
          <w:sz w:val="20"/>
          <w:szCs w:val="20"/>
          <w:lang w:val="el-GR"/>
        </w:rPr>
        <w:t>πιτηρούμενα σενάρια, όπου η τιμή της μεταβλητής-στόχου (όπως κατηγορία, αριθμητική τιμή ή κάποιο χαρακτηριστικό) είναι γνωστή για όλα τα δείγματα του εκπαιδευτικού συνόλου. Αντίθετα, η μεταγωγική μάθηση εφαρμόζεται συνήθως σε ημι-επιτηρούμενα περιβάλλοντα, στα οποία η πληροφορία-στόχος είναι διαθέσιμη μόνο για ένα υποσύνολο των κόμβων ή ακμών, και το μοντέλο καλείται να εκμεταλλευτεί τη δομή του γράφου ώστε να τη μεταφέρει στο υπόλοιπο δίκτυο.</w:t>
      </w:r>
    </w:p>
    <w:p w14:paraId="3CF2922F"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Αξίζει να υπογραμμιστεί ότι, παρόλο που στην επαγωγική προσέγγιση είναι συνηθισμένο το εκπαιδευτικό σύνολο να αποτελείται από πολλαπλούς, διακριτούς γράφους ως παρατηρήσεις, αυτό δεν συνιστά αυστηρό ή εγγενή περιορισμό. Σε ορισμένα σενάρια, ακόμη και ένας ενιαίος γράφος μπορεί να διαμεριστεί σε κατάλληλα υποσύνολα, διαμορφώνοντας έτσι ένα επαγωγικό πλαίσιο. Συνεπώς, ο διαχωρισμός μεταξύ επαγωγικής και μεταγωγικής μάθησης βασίζεται κυρίως στον στόχο γενίκευσης του μοντέλου, και όχι αποκλειστικά στη δομή των δεδομένων.</w:t>
      </w:r>
    </w:p>
    <w:p w14:paraId="40DEF223" w14:textId="77777777" w:rsidR="00DE04F8" w:rsidRPr="00DE04F8" w:rsidRDefault="00DE04F8" w:rsidP="0097324E">
      <w:pPr>
        <w:spacing w:before="360" w:after="120"/>
        <w:jc w:val="both"/>
        <w:rPr>
          <w:rFonts w:ascii="Arial Black" w:hAnsi="Arial Black" w:cs="Arial"/>
          <w:sz w:val="22"/>
          <w:szCs w:val="22"/>
          <w:lang w:val="el-GR"/>
        </w:rPr>
      </w:pPr>
      <w:r w:rsidRPr="00DE04F8">
        <w:rPr>
          <w:rFonts w:ascii="Arial Black" w:hAnsi="Arial Black" w:cs="Arial"/>
          <w:sz w:val="22"/>
          <w:szCs w:val="22"/>
          <w:lang w:val="el-GR"/>
        </w:rPr>
        <w:t>3.</w:t>
      </w:r>
      <w:r w:rsidR="00FD337C">
        <w:rPr>
          <w:rFonts w:ascii="Arial Black" w:hAnsi="Arial Black" w:cs="Arial"/>
          <w:sz w:val="22"/>
          <w:szCs w:val="22"/>
          <w:lang w:val="el-GR"/>
        </w:rPr>
        <w:t>4</w:t>
      </w:r>
      <w:r w:rsidRPr="00DE04F8">
        <w:rPr>
          <w:rFonts w:ascii="Arial Black" w:hAnsi="Arial Black" w:cs="Arial"/>
          <w:sz w:val="22"/>
          <w:szCs w:val="22"/>
          <w:lang w:val="el-GR"/>
        </w:rPr>
        <w:t xml:space="preserve"> Μοντελοποίηση του Προβλήματος του Πλανόδιου Πωλητή με Νευρωνικό Δίκτυο</w:t>
      </w:r>
    </w:p>
    <w:p w14:paraId="43FBF31E" w14:textId="77777777" w:rsidR="00DE04F8" w:rsidRPr="00DE04F8" w:rsidRDefault="00DE04F8" w:rsidP="0097324E">
      <w:pPr>
        <w:spacing w:after="60"/>
        <w:jc w:val="both"/>
        <w:rPr>
          <w:rFonts w:ascii="Arial" w:hAnsi="Arial" w:cs="Arial"/>
          <w:sz w:val="20"/>
          <w:szCs w:val="20"/>
          <w:lang w:val="el-GR"/>
        </w:rPr>
      </w:pPr>
      <w:r w:rsidRPr="00DE04F8">
        <w:rPr>
          <w:rFonts w:ascii="Arial" w:hAnsi="Arial" w:cs="Arial"/>
          <w:sz w:val="20"/>
          <w:szCs w:val="20"/>
          <w:lang w:val="el-GR"/>
        </w:rPr>
        <w:t>Η ενότητα αυτή επικεντρώνεται στη μοντελοποίηση του Προβλήματος του Πλανόδιου Πωλητή (</w:t>
      </w:r>
      <w:r w:rsidRPr="00DE04F8">
        <w:rPr>
          <w:rFonts w:ascii="Arial" w:hAnsi="Arial" w:cs="Arial"/>
          <w:sz w:val="20"/>
          <w:szCs w:val="20"/>
        </w:rPr>
        <w:t>Traveling</w:t>
      </w:r>
      <w:r w:rsidRPr="00DE04F8">
        <w:rPr>
          <w:rFonts w:ascii="Arial" w:hAnsi="Arial" w:cs="Arial"/>
          <w:sz w:val="20"/>
          <w:szCs w:val="20"/>
          <w:lang w:val="el-GR"/>
        </w:rPr>
        <w:t xml:space="preserve"> </w:t>
      </w:r>
      <w:r w:rsidRPr="00DE04F8">
        <w:rPr>
          <w:rFonts w:ascii="Arial" w:hAnsi="Arial" w:cs="Arial"/>
          <w:sz w:val="20"/>
          <w:szCs w:val="20"/>
        </w:rPr>
        <w:t>Salesman</w:t>
      </w:r>
      <w:r w:rsidRPr="00DE04F8">
        <w:rPr>
          <w:rFonts w:ascii="Arial" w:hAnsi="Arial" w:cs="Arial"/>
          <w:sz w:val="20"/>
          <w:szCs w:val="20"/>
          <w:lang w:val="el-GR"/>
        </w:rPr>
        <w:t xml:space="preserve"> </w:t>
      </w:r>
      <w:r w:rsidRPr="00DE04F8">
        <w:rPr>
          <w:rFonts w:ascii="Arial" w:hAnsi="Arial" w:cs="Arial"/>
          <w:sz w:val="20"/>
          <w:szCs w:val="20"/>
        </w:rPr>
        <w:t>Problem</w:t>
      </w:r>
      <w:r w:rsidRPr="00DE04F8">
        <w:rPr>
          <w:rFonts w:ascii="Arial" w:hAnsi="Arial" w:cs="Arial"/>
          <w:sz w:val="20"/>
          <w:szCs w:val="20"/>
          <w:lang w:val="el-GR"/>
        </w:rPr>
        <w:t xml:space="preserve"> - </w:t>
      </w:r>
      <w:r w:rsidRPr="00DE04F8">
        <w:rPr>
          <w:rFonts w:ascii="Arial" w:hAnsi="Arial" w:cs="Arial"/>
          <w:sz w:val="20"/>
          <w:szCs w:val="20"/>
        </w:rPr>
        <w:t>TSP</w:t>
      </w:r>
      <w:r w:rsidRPr="00DE04F8">
        <w:rPr>
          <w:rFonts w:ascii="Arial" w:hAnsi="Arial" w:cs="Arial"/>
          <w:sz w:val="20"/>
          <w:szCs w:val="20"/>
          <w:lang w:val="el-GR"/>
        </w:rPr>
        <w:t>) με όρους θεωρίας γραφημάτων, ως βάση για την υλοποίηση ενός νευρωνικού δικτύου το οποίο επιχειρεί να εκτιμήσει βέλτιστες λύσεις. Αρχικά, περιγράφεται η αναπαράσταση του προβλήματος ως γράφος με συγκεκριμένα χαρακτηριστικά και περιορισμούς. Στη συνέχεια, παρουσιάζεται η επιλογή του τύπου του γραφήματος και των δεδομένων που τροφοδοτούν το νευρωνικό δίκτυο.</w:t>
      </w:r>
    </w:p>
    <w:p w14:paraId="33AAADE6" w14:textId="77777777" w:rsidR="00DE04F8" w:rsidRPr="00DE04F8" w:rsidRDefault="00DE04F8" w:rsidP="0097324E">
      <w:pPr>
        <w:spacing w:before="360" w:after="120"/>
        <w:jc w:val="both"/>
        <w:rPr>
          <w:rFonts w:ascii="Arial Black" w:hAnsi="Arial Black" w:cs="Arial"/>
          <w:b/>
          <w:bCs/>
          <w:sz w:val="20"/>
          <w:szCs w:val="20"/>
          <w:lang w:val="el-GR"/>
        </w:rPr>
      </w:pPr>
      <w:r w:rsidRPr="00DE04F8">
        <w:rPr>
          <w:rFonts w:ascii="Arial Black" w:hAnsi="Arial Black" w:cs="Arial"/>
          <w:b/>
          <w:bCs/>
          <w:sz w:val="20"/>
          <w:szCs w:val="20"/>
          <w:lang w:val="el-GR"/>
        </w:rPr>
        <w:t>3.</w:t>
      </w:r>
      <w:r w:rsidR="00FD337C">
        <w:rPr>
          <w:rFonts w:ascii="Arial Black" w:hAnsi="Arial Black" w:cs="Arial"/>
          <w:b/>
          <w:bCs/>
          <w:sz w:val="20"/>
          <w:szCs w:val="20"/>
          <w:lang w:val="el-GR"/>
        </w:rPr>
        <w:t>4</w:t>
      </w:r>
      <w:r w:rsidRPr="00DE04F8">
        <w:rPr>
          <w:rFonts w:ascii="Arial Black" w:hAnsi="Arial Black" w:cs="Arial"/>
          <w:b/>
          <w:bCs/>
          <w:sz w:val="20"/>
          <w:szCs w:val="20"/>
          <w:lang w:val="el-GR"/>
        </w:rPr>
        <w:t xml:space="preserve">.1 Αναπαράσταση του Συμμετρικού </w:t>
      </w:r>
      <w:r w:rsidRPr="00DE04F8">
        <w:rPr>
          <w:rFonts w:ascii="Arial Black" w:hAnsi="Arial Black" w:cs="Arial"/>
          <w:b/>
          <w:bCs/>
          <w:sz w:val="20"/>
          <w:szCs w:val="20"/>
        </w:rPr>
        <w:t>TSP</w:t>
      </w:r>
      <w:r w:rsidRPr="00DE04F8">
        <w:rPr>
          <w:rFonts w:ascii="Arial Black" w:hAnsi="Arial Black" w:cs="Arial"/>
          <w:b/>
          <w:bCs/>
          <w:sz w:val="20"/>
          <w:szCs w:val="20"/>
          <w:lang w:val="el-GR"/>
        </w:rPr>
        <w:t xml:space="preserve"> ως Μη Κατευθυνόμενος Γράφος</w:t>
      </w:r>
    </w:p>
    <w:p w14:paraId="35DE2EE4" w14:textId="77777777" w:rsidR="00DE04F8" w:rsidRDefault="00DE04F8" w:rsidP="0097324E">
      <w:pPr>
        <w:spacing w:after="60"/>
        <w:jc w:val="both"/>
        <w:rPr>
          <w:rFonts w:ascii="Arial" w:hAnsi="Arial" w:cs="Arial"/>
          <w:sz w:val="20"/>
          <w:szCs w:val="20"/>
        </w:rPr>
      </w:pPr>
      <w:r w:rsidRPr="00DE04F8">
        <w:rPr>
          <w:rFonts w:ascii="Arial" w:hAnsi="Arial" w:cs="Arial"/>
          <w:sz w:val="20"/>
          <w:szCs w:val="20"/>
          <w:lang w:val="el-GR"/>
        </w:rPr>
        <w:lastRenderedPageBreak/>
        <w:t xml:space="preserve">Στη συγκεκριμένη εργασία μοντελοποιείται η συμμετρική εκδοχή του </w:t>
      </w:r>
      <w:r w:rsidRPr="00DE04F8">
        <w:rPr>
          <w:rFonts w:ascii="Arial" w:hAnsi="Arial" w:cs="Arial"/>
          <w:sz w:val="20"/>
          <w:szCs w:val="20"/>
        </w:rPr>
        <w:t>TSP</w:t>
      </w:r>
      <w:r w:rsidRPr="00DE04F8">
        <w:rPr>
          <w:rFonts w:ascii="Arial" w:hAnsi="Arial" w:cs="Arial"/>
          <w:sz w:val="20"/>
          <w:szCs w:val="20"/>
          <w:lang w:val="el-GR"/>
        </w:rPr>
        <w:t xml:space="preserve">, όπου η απόσταση μεταξύ δύο πόλεων είναι ίδια και στις δύο κατευθύνσεις. </w:t>
      </w:r>
      <w:r w:rsidRPr="00DE04F8">
        <w:rPr>
          <w:rFonts w:ascii="Arial" w:hAnsi="Arial" w:cs="Arial"/>
          <w:sz w:val="20"/>
          <w:szCs w:val="20"/>
        </w:rPr>
        <w:t>Το πρόβλημα περιγράφεται ως εξής:</w:t>
      </w:r>
    </w:p>
    <w:p w14:paraId="27B9AE9B"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Θεωρούμε έναν μη κατευθυνόμενο πλήρες γράφο </w:t>
      </w:r>
      <m:oMath>
        <m:r>
          <w:rPr>
            <w:rFonts w:ascii="Cambria Math" w:hAnsi="Cambria Math" w:cs="Arial"/>
            <w:sz w:val="20"/>
            <w:szCs w:val="20"/>
            <w:lang w:val="el-GR"/>
          </w:rPr>
          <m:t>G=</m:t>
        </m:r>
        <m:d>
          <m:dPr>
            <m:ctrlPr>
              <w:rPr>
                <w:rFonts w:ascii="Cambria Math" w:hAnsi="Cambria Math" w:cs="Arial"/>
                <w:i/>
                <w:sz w:val="20"/>
                <w:szCs w:val="20"/>
                <w:lang w:val="el-GR"/>
              </w:rPr>
            </m:ctrlPr>
          </m:dPr>
          <m:e>
            <m:r>
              <w:rPr>
                <w:rFonts w:ascii="Cambria Math" w:hAnsi="Cambria Math" w:cs="Arial"/>
                <w:sz w:val="20"/>
                <w:szCs w:val="20"/>
                <w:lang w:val="el-GR"/>
              </w:rPr>
              <m:t>V, E</m:t>
            </m:r>
          </m:e>
        </m:d>
      </m:oMath>
      <w:r w:rsidRPr="00FF614D">
        <w:rPr>
          <w:rFonts w:ascii="Arial" w:hAnsi="Arial" w:cs="Arial"/>
          <w:sz w:val="20"/>
          <w:szCs w:val="20"/>
          <w:lang w:val="el-GR"/>
        </w:rPr>
        <w:t xml:space="preserve"> όπου:</w:t>
      </w:r>
    </w:p>
    <w:p w14:paraId="196C389E"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V=</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2</m:t>
                </m:r>
              </m:sub>
            </m:sSub>
            <m:r>
              <w:rPr>
                <w:rFonts w:ascii="Cambria Math" w:hAnsi="Cambria Math" w:cs="Arial"/>
                <w:sz w:val="20"/>
                <w:szCs w:val="20"/>
                <w:lang w:val="el-GR"/>
              </w:rPr>
              <m:t xml:space="preserve">, …,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n</m:t>
                </m:r>
              </m:sub>
            </m:sSub>
          </m:e>
        </m:d>
      </m:oMath>
      <w:r w:rsidRPr="00FF614D">
        <w:rPr>
          <w:rFonts w:ascii="Arial" w:hAnsi="Arial" w:cs="Arial"/>
          <w:sz w:val="20"/>
          <w:szCs w:val="20"/>
          <w:lang w:val="el-GR"/>
        </w:rPr>
        <w:t xml:space="preserve"> το σύνολο των κορυφών, αντιστοιχεί στα σημεία (πόλεις) που πρέπει να επισκεφθούμε,</w:t>
      </w:r>
    </w:p>
    <w:p w14:paraId="67C4C3BD"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E=</m:t>
        </m:r>
        <m:d>
          <m:dPr>
            <m:begChr m:val="{"/>
            <m:endChr m:val="}"/>
            <m:ctrlPr>
              <w:rPr>
                <w:rFonts w:ascii="Cambria Math" w:hAnsi="Cambria Math" w:cs="Arial"/>
                <w:i/>
                <w:sz w:val="20"/>
                <w:szCs w:val="20"/>
                <w:lang w:val="el-GR"/>
              </w:rPr>
            </m:ctrlPr>
          </m:dPr>
          <m:e>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e>
            </m:d>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r>
              <w:rPr>
                <w:rFonts w:ascii="Cambria Math" w:hAnsi="Cambria Math" w:cs="Arial"/>
                <w:sz w:val="20"/>
                <w:szCs w:val="20"/>
                <w:lang w:val="el-GR"/>
              </w:rPr>
              <m:t>∈V , i ≠j</m:t>
            </m:r>
          </m:e>
        </m:d>
        <m:r>
          <w:rPr>
            <w:rFonts w:ascii="Cambria Math" w:hAnsi="Cambria Math" w:cs="Arial"/>
            <w:sz w:val="20"/>
            <w:szCs w:val="20"/>
            <w:lang w:val="el-GR"/>
          </w:rPr>
          <m:t xml:space="preserve"> </m:t>
        </m:r>
      </m:oMath>
      <w:r w:rsidRPr="00FF614D">
        <w:rPr>
          <w:rFonts w:ascii="Arial" w:hAnsi="Arial" w:cs="Arial"/>
          <w:sz w:val="20"/>
          <w:szCs w:val="20"/>
          <w:lang w:val="el-GR"/>
        </w:rPr>
        <w:t>το σύνολο όλων των ακμών μεταξύ των κορυφών, καθώς το γράφημα είναι πλήρες.</w:t>
      </w:r>
    </w:p>
    <w:p w14:paraId="0296084C"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Κάθε κορυφή </w:t>
      </w:r>
      <m:oMath>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oMath>
      <w:r w:rsidRPr="00FF614D">
        <w:rPr>
          <w:rFonts w:ascii="Arial" w:hAnsi="Arial" w:cs="Arial"/>
          <w:sz w:val="20"/>
          <w:szCs w:val="20"/>
          <w:lang w:val="el-GR"/>
        </w:rPr>
        <w:t xml:space="preserve"> διαθέτει ως χαρακτηριστικό τις δυσδιάστατες συντεταγμένες </w:t>
      </w:r>
      <m:oMath>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e>
        </m:d>
      </m:oMath>
      <w:r w:rsidRPr="00FF614D">
        <w:rPr>
          <w:rFonts w:ascii="Arial" w:hAnsi="Arial" w:cs="Arial"/>
          <w:sz w:val="20"/>
          <w:szCs w:val="20"/>
          <w:lang w:val="el-GR"/>
        </w:rPr>
        <w:t xml:space="preserve"> στο επίπεδο, που αντιστοιχούν στη γεωγραφική θέση της πόλης.</w:t>
      </w:r>
    </w:p>
    <w:p w14:paraId="50C90EE5"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Το βάρος κάθε ακμής </w:t>
      </w:r>
      <m:oMath>
        <m:sSub>
          <m:sSubPr>
            <m:ctrlPr>
              <w:rPr>
                <w:rFonts w:ascii="Cambria Math" w:hAnsi="Cambria Math" w:cs="Arial"/>
                <w:bCs/>
                <w:i/>
                <w:sz w:val="20"/>
                <w:szCs w:val="20"/>
              </w:rPr>
            </m:ctrlPr>
          </m:sSubPr>
          <m:e>
            <m:r>
              <w:rPr>
                <w:rFonts w:ascii="Cambria Math" w:hAnsi="Cambria Math" w:cs="Arial"/>
                <w:sz w:val="20"/>
                <w:szCs w:val="20"/>
              </w:rPr>
              <m:t>e</m:t>
            </m:r>
          </m:e>
          <m:sub>
            <m:r>
              <w:rPr>
                <w:rFonts w:ascii="Cambria Math" w:hAnsi="Cambria Math" w:cs="Arial"/>
                <w:sz w:val="20"/>
                <w:szCs w:val="20"/>
              </w:rPr>
              <m:t>ij</m:t>
            </m:r>
          </m:sub>
        </m:sSub>
        <m:r>
          <m:rPr>
            <m:sty m:val="bi"/>
          </m:rPr>
          <w:rPr>
            <w:rFonts w:ascii="Cambria Math" w:hAnsi="Cambria Math" w:cs="Arial"/>
            <w:sz w:val="20"/>
            <w:szCs w:val="20"/>
            <w:lang w:val="el-GR"/>
          </w:rPr>
          <m:t>=</m:t>
        </m:r>
        <m:d>
          <m:dPr>
            <m:begChr m:val="{"/>
            <m:endChr m:val="}"/>
            <m:ctrlPr>
              <w:rPr>
                <w:rFonts w:ascii="Cambria Math" w:hAnsi="Cambria Math" w:cs="Arial"/>
                <w:bCs/>
                <w:i/>
                <w:sz w:val="20"/>
                <w:szCs w:val="20"/>
                <w:lang w:val="el-GR"/>
              </w:rPr>
            </m:ctrlPr>
          </m:dPr>
          <m:e>
            <m:sSub>
              <m:sSubPr>
                <m:ctrlPr>
                  <w:rPr>
                    <w:rFonts w:ascii="Cambria Math" w:hAnsi="Cambria Math" w:cs="Arial"/>
                    <w:bCs/>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Cs/>
                    <w:i/>
                    <w:sz w:val="20"/>
                    <w:szCs w:val="20"/>
                    <w:lang w:val="el-GR"/>
                  </w:rPr>
                </m:ctrlPr>
              </m:e>
              <m:sub>
                <m:r>
                  <w:rPr>
                    <w:rFonts w:ascii="Cambria Math" w:hAnsi="Cambria Math" w:cs="Arial"/>
                    <w:sz w:val="20"/>
                    <w:szCs w:val="20"/>
                  </w:rPr>
                  <m:t>j</m:t>
                </m:r>
              </m:sub>
            </m:sSub>
          </m:e>
        </m:d>
        <m:r>
          <w:rPr>
            <w:rFonts w:ascii="Cambria Math" w:hAnsi="Cambria Math" w:cs="Arial"/>
            <w:sz w:val="20"/>
            <w:szCs w:val="20"/>
            <w:lang w:val="el-GR"/>
          </w:rPr>
          <m:t>∈</m:t>
        </m:r>
        <m:r>
          <w:rPr>
            <w:rFonts w:ascii="Cambria Math" w:hAnsi="Cambria Math" w:cs="Arial"/>
            <w:sz w:val="20"/>
            <w:szCs w:val="20"/>
          </w:rPr>
          <m:t>E</m:t>
        </m:r>
      </m:oMath>
      <w:r w:rsidRPr="00FF614D">
        <w:rPr>
          <w:rFonts w:ascii="Arial" w:hAnsi="Arial" w:cs="Arial"/>
          <w:sz w:val="20"/>
          <w:szCs w:val="20"/>
          <w:lang w:val="el-GR"/>
        </w:rPr>
        <w:t xml:space="preserve"> υπολογίζεται ως η ευκλείδεια απόσταση μεταξύ των αντίστοιχων κορυφών:</w:t>
      </w:r>
    </w:p>
    <w:p w14:paraId="4C4D4561"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ij</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i</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j</m:t>
              </m:r>
            </m:sub>
          </m:sSub>
          <m:r>
            <m:rPr>
              <m:sty m:val="bi"/>
            </m:rPr>
            <w:rPr>
              <w:rFonts w:ascii="Cambria Math" w:hAnsi="Cambria Math" w:cs="Arial"/>
              <w:sz w:val="20"/>
              <w:szCs w:val="20"/>
              <w:lang w:val="el-GR"/>
            </w:rPr>
            <m:t>∥ =</m:t>
          </m:r>
          <m:rad>
            <m:radPr>
              <m:degHide m:val="1"/>
              <m:ctrlPr>
                <w:rPr>
                  <w:rFonts w:ascii="Cambria Math" w:hAnsi="Cambria Math" w:cs="Arial"/>
                  <w:b/>
                  <w:bCs/>
                  <w:i/>
                  <w:sz w:val="20"/>
                  <w:szCs w:val="20"/>
                  <w:lang w:val="el-GR"/>
                </w:rPr>
              </m:ctrlPr>
            </m:radPr>
            <m:deg/>
            <m:e>
              <m:sSup>
                <m:sSupPr>
                  <m:ctrlPr>
                    <w:rPr>
                      <w:rFonts w:ascii="Cambria Math" w:hAnsi="Cambria Math" w:cs="Arial"/>
                      <w:bCs/>
                      <w:i/>
                      <w:sz w:val="20"/>
                      <w:szCs w:val="20"/>
                      <w:lang w:val="el-GR"/>
                    </w:rPr>
                  </m:ctrlPr>
                </m:sSupPr>
                <m:e>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m:t>
                  </m:r>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 xml:space="preserve"> </m:t>
                  </m:r>
                  <m:ctrlPr>
                    <w:rPr>
                      <w:rFonts w:ascii="Cambria Math" w:hAnsi="Cambria Math" w:cs="Arial"/>
                      <w:b/>
                      <w:bCs/>
                      <w:i/>
                      <w:sz w:val="20"/>
                      <w:szCs w:val="20"/>
                      <w:lang w:val="el-GR"/>
                    </w:rPr>
                  </m:ctrlPr>
                </m:e>
                <m:sup>
                  <m:r>
                    <m:rPr>
                      <m:sty m:val="bi"/>
                    </m:rPr>
                    <w:rPr>
                      <w:rFonts w:ascii="Cambria Math" w:hAnsi="Cambria Math" w:cs="Arial"/>
                      <w:sz w:val="20"/>
                      <w:szCs w:val="20"/>
                      <w:lang w:val="el-GR"/>
                    </w:rPr>
                    <m:t xml:space="preserve"> </m:t>
                  </m:r>
                </m:sup>
              </m:sSup>
              <m:r>
                <w:rPr>
                  <w:rFonts w:ascii="Cambria Math" w:hAnsi="Cambria Math" w:cs="Arial"/>
                  <w:sz w:val="20"/>
                  <w:szCs w:val="20"/>
                  <w:lang w:val="el-GR"/>
                </w:rPr>
                <m:t xml:space="preserve"> </m:t>
              </m:r>
            </m:e>
          </m:rad>
          <m:r>
            <w:rPr>
              <w:rFonts w:ascii="Cambria Math" w:hAnsi="Cambria Math" w:cs="Arial"/>
              <w:sz w:val="20"/>
              <w:szCs w:val="20"/>
              <w:lang w:val="el-GR"/>
            </w:rPr>
            <m:t xml:space="preserve">   ​ </m:t>
          </m:r>
        </m:oMath>
      </m:oMathPara>
    </w:p>
    <w:p w14:paraId="4B6B7114" w14:textId="77777777" w:rsidR="00FF614D" w:rsidRPr="00FF614D" w:rsidRDefault="00FF614D" w:rsidP="0097324E">
      <w:pPr>
        <w:numPr>
          <w:ilvl w:val="0"/>
          <w:numId w:val="32"/>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Η λύση του προβλήματος είναι ένας </w:t>
      </w:r>
      <w:r w:rsidRPr="00FF614D">
        <w:rPr>
          <w:rFonts w:ascii="Arial" w:hAnsi="Arial" w:cs="Arial"/>
          <w:sz w:val="20"/>
          <w:szCs w:val="20"/>
        </w:rPr>
        <w:t>Hamiltonian</w:t>
      </w:r>
      <w:r w:rsidRPr="00FF614D">
        <w:rPr>
          <w:rFonts w:ascii="Arial" w:hAnsi="Arial" w:cs="Arial"/>
          <w:sz w:val="20"/>
          <w:szCs w:val="20"/>
          <w:lang w:val="el-GR"/>
        </w:rPr>
        <w:t xml:space="preserve"> κύκλος, δηλαδή ένας κύκλος που επισκέπτεται κάθε κορυφή ακριβώς μία φορά και επιστρέφει στην αρχική, με στόχο τη ελαχιστοποίηση του συνολικού βάρους του κύκλου:</w:t>
      </w:r>
    </w:p>
    <w:p w14:paraId="73DDFA1C"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func>
            <m:funcPr>
              <m:ctrlPr>
                <w:rPr>
                  <w:rFonts w:ascii="Cambria Math" w:hAnsi="Cambria Math" w:cs="Arial"/>
                  <w:bCs/>
                  <w:sz w:val="20"/>
                  <w:szCs w:val="20"/>
                </w:rPr>
              </m:ctrlPr>
            </m:funcPr>
            <m:fName>
              <m:limLow>
                <m:limLowPr>
                  <m:ctrlPr>
                    <w:rPr>
                      <w:rFonts w:ascii="Cambria Math" w:hAnsi="Cambria Math" w:cs="Arial"/>
                      <w:bCs/>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C∈</m:t>
                  </m:r>
                  <m:r>
                    <m:rPr>
                      <m:sty m:val="b"/>
                    </m:rPr>
                    <w:rPr>
                      <w:rFonts w:ascii="Cambria Math" w:hAnsi="Cambria Math" w:cs="Arial"/>
                      <w:sz w:val="20"/>
                      <w:szCs w:val="20"/>
                    </w:rPr>
                    <m:t>H</m:t>
                  </m:r>
                </m:lim>
              </m:limLow>
              <m:ctrlPr>
                <w:rPr>
                  <w:rFonts w:ascii="Cambria Math" w:hAnsi="Cambria Math" w:cs="Arial"/>
                  <w:i/>
                  <w:sz w:val="20"/>
                  <w:szCs w:val="20"/>
                </w:rPr>
              </m:ctrlPr>
            </m:fName>
            <m:e>
              <m:nary>
                <m:naryPr>
                  <m:chr m:val="∑"/>
                  <m:supHide m:val="1"/>
                  <m:ctrlPr>
                    <w:rPr>
                      <w:rFonts w:ascii="Cambria Math" w:hAnsi="Cambria Math" w:cs="Arial"/>
                      <w:i/>
                      <w:sz w:val="20"/>
                      <w:szCs w:val="20"/>
                    </w:rPr>
                  </m:ctrlPr>
                </m:naryPr>
                <m: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 xml:space="preserve"> ,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e>
                  </m:d>
                  <m:r>
                    <w:rPr>
                      <w:rFonts w:ascii="Cambria Math" w:hAnsi="Cambria Math" w:cs="Arial"/>
                      <w:sz w:val="20"/>
                      <w:szCs w:val="20"/>
                    </w:rPr>
                    <m:t>∈C</m:t>
                  </m:r>
                </m:sub>
                <m:sup/>
                <m:e>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ij</m:t>
                      </m:r>
                    </m:sub>
                  </m:sSub>
                </m:e>
              </m:nary>
              <m:r>
                <w:rPr>
                  <w:rFonts w:ascii="Cambria Math" w:hAnsi="Cambria Math" w:cs="Arial"/>
                  <w:sz w:val="20"/>
                  <w:szCs w:val="20"/>
                </w:rPr>
                <m:t xml:space="preserve">  </m:t>
              </m:r>
              <m:ctrlPr>
                <w:rPr>
                  <w:rFonts w:ascii="Cambria Math" w:hAnsi="Cambria Math" w:cs="Arial"/>
                  <w:i/>
                  <w:sz w:val="20"/>
                  <w:szCs w:val="20"/>
                </w:rPr>
              </m:ctrlPr>
            </m:e>
          </m:func>
          <m:r>
            <w:rPr>
              <w:rFonts w:ascii="Cambria Math" w:hAnsi="Cambria Math" w:cs="Arial"/>
              <w:sz w:val="20"/>
              <w:szCs w:val="20"/>
              <w:lang w:val="el-GR"/>
            </w:rPr>
            <m:t xml:space="preserve">​ </m:t>
          </m:r>
        </m:oMath>
      </m:oMathPara>
    </w:p>
    <w:p w14:paraId="25D0E8F4" w14:textId="77777777" w:rsidR="00FF614D" w:rsidRDefault="00FF614D" w:rsidP="0097324E">
      <w:pPr>
        <w:spacing w:after="60"/>
        <w:jc w:val="both"/>
        <w:rPr>
          <w:rFonts w:ascii="Arial" w:hAnsi="Arial" w:cs="Arial"/>
          <w:sz w:val="20"/>
          <w:szCs w:val="20"/>
          <w:lang w:val="el-GR"/>
        </w:rPr>
      </w:pPr>
      <w:r w:rsidRPr="00FF614D">
        <w:rPr>
          <w:rFonts w:ascii="Arial" w:hAnsi="Arial" w:cs="Arial"/>
          <w:sz w:val="20"/>
          <w:szCs w:val="20"/>
          <w:lang w:val="el-GR"/>
        </w:rPr>
        <w:t xml:space="preserve">όπου </w:t>
      </w:r>
      <m:oMath>
        <m:r>
          <m:rPr>
            <m:sty m:val="bi"/>
          </m:rPr>
          <w:rPr>
            <w:rFonts w:ascii="Cambria Math" w:hAnsi="Cambria Math" w:cs="Arial"/>
            <w:sz w:val="20"/>
            <w:szCs w:val="20"/>
            <w:lang w:val="el-GR"/>
          </w:rPr>
          <m:t>H</m:t>
        </m:r>
        <m:r>
          <w:rPr>
            <w:rFonts w:ascii="Cambria Math" w:hAnsi="Cambria Math" w:cs="Arial"/>
            <w:sz w:val="20"/>
            <w:szCs w:val="20"/>
            <w:lang w:val="el-GR"/>
          </w:rPr>
          <m:t xml:space="preserve"> </m:t>
        </m:r>
      </m:oMath>
      <w:r w:rsidRPr="00FF614D">
        <w:rPr>
          <w:rFonts w:ascii="Arial" w:hAnsi="Arial" w:cs="Arial"/>
          <w:sz w:val="20"/>
          <w:szCs w:val="20"/>
          <w:lang w:val="el-GR"/>
        </w:rPr>
        <w:t xml:space="preserve">το σύνολο όλων των </w:t>
      </w:r>
      <w:r w:rsidRPr="00FF614D">
        <w:rPr>
          <w:rFonts w:ascii="Arial" w:hAnsi="Arial" w:cs="Arial"/>
          <w:sz w:val="20"/>
          <w:szCs w:val="20"/>
        </w:rPr>
        <w:t>Hamiltonian</w:t>
      </w:r>
      <w:r w:rsidRPr="00FF614D">
        <w:rPr>
          <w:rFonts w:ascii="Arial" w:hAnsi="Arial" w:cs="Arial"/>
          <w:sz w:val="20"/>
          <w:szCs w:val="20"/>
          <w:lang w:val="el-GR"/>
        </w:rPr>
        <w:t xml:space="preserve"> κύκλων στον γράφο </w:t>
      </w:r>
      <m:oMath>
        <m:r>
          <w:rPr>
            <w:rFonts w:ascii="Cambria Math" w:hAnsi="Cambria Math" w:cs="Arial"/>
            <w:sz w:val="20"/>
            <w:szCs w:val="20"/>
            <w:lang w:val="el-GR"/>
          </w:rPr>
          <m:t>G</m:t>
        </m:r>
      </m:oMath>
      <w:r w:rsidRPr="00FF614D">
        <w:rPr>
          <w:rFonts w:ascii="Arial" w:hAnsi="Arial" w:cs="Arial"/>
          <w:sz w:val="20"/>
          <w:szCs w:val="20"/>
          <w:lang w:val="el-GR"/>
        </w:rPr>
        <w:t>.</w:t>
      </w:r>
    </w:p>
    <w:p w14:paraId="5A8597F4" w14:textId="77777777" w:rsidR="00BE72B9" w:rsidRPr="00BE72B9" w:rsidRDefault="00BE72B9" w:rsidP="0097324E">
      <w:pPr>
        <w:spacing w:before="360" w:after="120"/>
        <w:jc w:val="both"/>
        <w:rPr>
          <w:rFonts w:ascii="Arial Black" w:hAnsi="Arial Black" w:cs="Arial"/>
          <w:sz w:val="20"/>
          <w:szCs w:val="20"/>
          <w:lang w:val="el-GR"/>
        </w:rPr>
      </w:pPr>
      <w:r w:rsidRPr="00BE72B9">
        <w:rPr>
          <w:rFonts w:ascii="Arial Black" w:hAnsi="Arial Black" w:cs="Arial"/>
          <w:sz w:val="20"/>
          <w:szCs w:val="20"/>
          <w:lang w:val="el-GR"/>
        </w:rPr>
        <w:t>3.</w:t>
      </w:r>
      <w:r w:rsidR="00CA207E">
        <w:rPr>
          <w:rFonts w:ascii="Arial Black" w:hAnsi="Arial Black" w:cs="Arial"/>
          <w:sz w:val="20"/>
          <w:szCs w:val="20"/>
          <w:lang w:val="el-GR"/>
        </w:rPr>
        <w:t>4</w:t>
      </w:r>
      <w:r w:rsidRPr="00BE72B9">
        <w:rPr>
          <w:rFonts w:ascii="Arial Black" w:hAnsi="Arial Black" w:cs="Arial"/>
          <w:sz w:val="20"/>
          <w:szCs w:val="20"/>
          <w:lang w:val="el-GR"/>
        </w:rPr>
        <w:t xml:space="preserve">.2 Νευρωνικό Δίκτυο για την Εκτίμηση της Λύσης του </w:t>
      </w:r>
      <w:r w:rsidRPr="00BE72B9">
        <w:rPr>
          <w:rFonts w:ascii="Arial Black" w:hAnsi="Arial Black" w:cs="Arial"/>
          <w:sz w:val="20"/>
          <w:szCs w:val="20"/>
        </w:rPr>
        <w:t>TSP</w:t>
      </w:r>
    </w:p>
    <w:p w14:paraId="52235823" w14:textId="77777777" w:rsidR="00BE72B9" w:rsidRPr="00EE1D36" w:rsidRDefault="00BE72B9" w:rsidP="0097324E">
      <w:pPr>
        <w:spacing w:after="60"/>
        <w:jc w:val="both"/>
        <w:rPr>
          <w:ins w:id="148" w:author="Gregory Koronakos" w:date="2025-08-28T21:02:00Z"/>
          <w:rFonts w:ascii="Arial" w:hAnsi="Arial" w:cs="Arial"/>
          <w:sz w:val="20"/>
          <w:szCs w:val="20"/>
          <w:lang w:val="el-GR"/>
          <w:rPrChange w:id="149" w:author="Giannis mougios" w:date="2025-08-29T21:22:00Z">
            <w:rPr>
              <w:ins w:id="150" w:author="Gregory Koronakos" w:date="2025-08-28T21:02:00Z"/>
              <w:rFonts w:ascii="Arial" w:hAnsi="Arial" w:cs="Arial"/>
              <w:sz w:val="20"/>
              <w:szCs w:val="20"/>
            </w:rPr>
          </w:rPrChange>
        </w:rPr>
      </w:pPr>
      <w:r w:rsidRPr="00BE72B9">
        <w:rPr>
          <w:rFonts w:ascii="Arial" w:hAnsi="Arial" w:cs="Arial"/>
          <w:sz w:val="20"/>
          <w:szCs w:val="20"/>
          <w:lang w:val="el-GR"/>
        </w:rPr>
        <w:t>Για την προσέγγιση του προβλήματος του Πλανόδιου Πωλητή (</w:t>
      </w:r>
      <w:r w:rsidRPr="00BE72B9">
        <w:rPr>
          <w:rFonts w:ascii="Arial" w:hAnsi="Arial" w:cs="Arial"/>
          <w:sz w:val="20"/>
          <w:szCs w:val="20"/>
        </w:rPr>
        <w:t>TSP</w:t>
      </w:r>
      <w:r w:rsidRPr="00BE72B9">
        <w:rPr>
          <w:rFonts w:ascii="Arial" w:hAnsi="Arial" w:cs="Arial"/>
          <w:sz w:val="20"/>
          <w:szCs w:val="20"/>
          <w:lang w:val="el-GR"/>
        </w:rPr>
        <w:t>), σχεδιάστηκε και υλοποιήθηκε ένα Νευρωνικό Δίκτυο  Γράφου(</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Neural</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 </w:t>
      </w:r>
      <w:r w:rsidRPr="00BE72B9">
        <w:rPr>
          <w:rFonts w:ascii="Arial" w:hAnsi="Arial" w:cs="Arial"/>
          <w:sz w:val="20"/>
          <w:szCs w:val="20"/>
        </w:rPr>
        <w:t>GNN</w:t>
      </w:r>
      <w:r w:rsidRPr="00BE72B9">
        <w:rPr>
          <w:rFonts w:ascii="Arial" w:hAnsi="Arial" w:cs="Arial"/>
          <w:sz w:val="20"/>
          <w:szCs w:val="20"/>
          <w:lang w:val="el-GR"/>
        </w:rPr>
        <w:t>), με στόχο να προβλέψει ποιες ακμές από έναν πλήρως συνδεδεμένο γράφο είναι πιθανό να συμμετέχουν στη βέλτιστη λύση. Η βασική ιδέα είναι ότι, μέσω της κατάλληλης επεξεργασίας της σχετικής θέσης των κορυφών και την αξιοποίηση όλων των αποστάσεων μεταξύ τους, το μοντέλο μπορεί να μάθει να εκτιμά τη σημασία κάθε ακμής ως προς τη διαδρομή ελάχιστου κόστους που επισκέπτεται κάθε κορυφή ακριβώς μία φορά.</w:t>
      </w:r>
    </w:p>
    <w:p w14:paraId="1C0098A3" w14:textId="77777777" w:rsidR="006C0EAF" w:rsidRPr="00EE1D36" w:rsidRDefault="006C0EAF" w:rsidP="0097324E">
      <w:pPr>
        <w:spacing w:after="60"/>
        <w:jc w:val="both"/>
        <w:rPr>
          <w:rFonts w:ascii="Arial" w:hAnsi="Arial" w:cs="Arial"/>
          <w:sz w:val="20"/>
          <w:szCs w:val="20"/>
          <w:lang w:val="el-GR"/>
        </w:rPr>
      </w:pPr>
    </w:p>
    <w:p w14:paraId="30F91128"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Δομή του Νευρωνικού Δικτύου</w:t>
      </w:r>
    </w:p>
    <w:p w14:paraId="5E13E839"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αρχιτεκτονική του δικτύου αποτελείται από τέσσερις βασικές ενότητες:</w:t>
      </w:r>
    </w:p>
    <w:p w14:paraId="3CC0B17E" w14:textId="77777777" w:rsidR="00BE72B9" w:rsidRPr="00BE72B9" w:rsidRDefault="00BE72B9" w:rsidP="0097324E">
      <w:pPr>
        <w:numPr>
          <w:ilvl w:val="0"/>
          <w:numId w:val="33"/>
        </w:numPr>
        <w:spacing w:after="60"/>
        <w:jc w:val="both"/>
        <w:rPr>
          <w:rFonts w:ascii="Arial" w:hAnsi="Arial" w:cs="Arial"/>
          <w:b/>
          <w:bCs/>
          <w:sz w:val="20"/>
          <w:szCs w:val="20"/>
          <w:lang w:val="el-GR"/>
        </w:rPr>
      </w:pPr>
      <w:r w:rsidRPr="00BE72B9">
        <w:rPr>
          <w:rFonts w:ascii="Arial" w:hAnsi="Arial" w:cs="Arial"/>
          <w:sz w:val="20"/>
          <w:szCs w:val="20"/>
          <w:lang w:val="el-GR"/>
        </w:rPr>
        <w:t>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Κάθε κόμβος στον γράφο αντιστοιχεί σε ένα γεωμετρικό σημείο στο επίπεδο, με τις συντεταγμένες του να παρέχουν πληροφορία για τη θέση του. Ο 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 προβάλλει αυτές τις δισδιάστατες συντεταγμένες σε ένα πιο εκφραστικό, πολυδιάστατο διανυσματικό χώρο.</w:t>
      </w:r>
    </w:p>
    <w:p w14:paraId="4765FFFF" w14:textId="77777777"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Κωδικοποιητής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 xml:space="preserve">Για κάθε ακμή, χρησιμοποιείται ως είσοδος η ευκλείδια απόσταση μεταξύ των δύο άκρων της. Ο </w:t>
      </w:r>
      <w:r w:rsidRPr="00BE72B9">
        <w:rPr>
          <w:rFonts w:ascii="Arial" w:hAnsi="Arial" w:cs="Arial"/>
          <w:b/>
          <w:bCs/>
          <w:sz w:val="20"/>
          <w:szCs w:val="20"/>
          <w:lang w:val="el-GR"/>
        </w:rPr>
        <w:t>κωδικοποιητής ακμών</w:t>
      </w:r>
      <w:r w:rsidRPr="00BE72B9">
        <w:rPr>
          <w:rFonts w:ascii="Arial" w:hAnsi="Arial" w:cs="Arial"/>
          <w:sz w:val="20"/>
          <w:szCs w:val="20"/>
          <w:lang w:val="el-GR"/>
        </w:rPr>
        <w:t xml:space="preserve"> λειτουργεί ανάλογα με τον κωδικοποιητή κόμβων: μετατρέπει το </w:t>
      </w:r>
      <w:r w:rsidRPr="00BE72B9">
        <w:rPr>
          <w:rFonts w:ascii="Arial" w:hAnsi="Arial" w:cs="Arial"/>
          <w:sz w:val="20"/>
          <w:szCs w:val="20"/>
          <w:lang w:val="el-GR"/>
        </w:rPr>
        <w:lastRenderedPageBreak/>
        <w:t>μονοδιάστατο χαρακτηριστικό της απόστασης σε μια πλουσιότερη διανυσματική αναπαράσταση.</w:t>
      </w:r>
    </w:p>
    <w:p w14:paraId="2F1AAF95" w14:textId="7254CBD0"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Στρώσεις Μηχανισμού Προσοχής σε Γράφους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Layers</w:t>
      </w:r>
      <w:r w:rsidRPr="00BE72B9">
        <w:rPr>
          <w:rFonts w:ascii="Arial" w:hAnsi="Arial" w:cs="Arial"/>
          <w:sz w:val="20"/>
          <w:szCs w:val="20"/>
          <w:lang w:val="el-GR"/>
        </w:rPr>
        <w:t>):</w:t>
      </w:r>
      <w:r w:rsidRPr="00BE72B9">
        <w:rPr>
          <w:rFonts w:ascii="Arial" w:hAnsi="Arial" w:cs="Arial"/>
          <w:sz w:val="20"/>
          <w:szCs w:val="20"/>
          <w:lang w:val="el-GR"/>
        </w:rPr>
        <w:br/>
        <w:t xml:space="preserve">Ο πυρήνας του μοντέλου είναι δύο διαδοχικές στρώσεις τύπου </w:t>
      </w:r>
      <w:del w:id="151" w:author="Giannis mougios" w:date="2025-08-30T12:17:00Z">
        <w:r w:rsidRPr="00BE72B9" w:rsidDel="00C01135">
          <w:rPr>
            <w:rFonts w:ascii="Arial" w:hAnsi="Arial" w:cs="Arial"/>
            <w:sz w:val="20"/>
            <w:szCs w:val="20"/>
          </w:rPr>
          <w:delText>Graph</w:delText>
        </w:r>
        <w:r w:rsidRPr="00BE72B9" w:rsidDel="00C01135">
          <w:rPr>
            <w:rFonts w:ascii="Arial" w:hAnsi="Arial" w:cs="Arial"/>
            <w:sz w:val="20"/>
            <w:szCs w:val="20"/>
            <w:lang w:val="el-GR"/>
          </w:rPr>
          <w:delText xml:space="preserve"> </w:delText>
        </w:r>
        <w:r w:rsidRPr="00BE72B9" w:rsidDel="00C01135">
          <w:rPr>
            <w:rFonts w:ascii="Arial" w:hAnsi="Arial" w:cs="Arial"/>
            <w:sz w:val="20"/>
            <w:szCs w:val="20"/>
          </w:rPr>
          <w:delText>Attention</w:delText>
        </w:r>
        <w:r w:rsidRPr="00BE72B9" w:rsidDel="00C01135">
          <w:rPr>
            <w:rFonts w:ascii="Arial" w:hAnsi="Arial" w:cs="Arial"/>
            <w:sz w:val="20"/>
            <w:szCs w:val="20"/>
            <w:lang w:val="el-GR"/>
          </w:rPr>
          <w:delText xml:space="preserve"> </w:delText>
        </w:r>
        <w:r w:rsidRPr="00BE72B9" w:rsidDel="00C01135">
          <w:rPr>
            <w:rFonts w:ascii="Arial" w:hAnsi="Arial" w:cs="Arial"/>
            <w:sz w:val="20"/>
            <w:szCs w:val="20"/>
          </w:rPr>
          <w:delText>Network</w:delText>
        </w:r>
      </w:del>
      <w:ins w:id="152" w:author="Giannis mougios" w:date="2025-08-30T12:17:00Z">
        <w:r w:rsidR="00C01135">
          <w:rPr>
            <w:rFonts w:ascii="Arial" w:hAnsi="Arial" w:cs="Arial"/>
            <w:sz w:val="20"/>
            <w:szCs w:val="20"/>
            <w:lang w:val="el-GR"/>
          </w:rPr>
          <w:t>Νευρωνικών Δικτύων Γράφων με μηχανισ</w:t>
        </w:r>
      </w:ins>
      <w:ins w:id="153" w:author="Giannis mougios" w:date="2025-08-30T12:18:00Z">
        <w:r w:rsidR="00C01135">
          <w:rPr>
            <w:rFonts w:ascii="Arial" w:hAnsi="Arial" w:cs="Arial"/>
            <w:sz w:val="20"/>
            <w:szCs w:val="20"/>
            <w:lang w:val="el-GR"/>
          </w:rPr>
          <w:t>μούς προσοχής</w:t>
        </w:r>
      </w:ins>
      <w:r w:rsidRPr="00BE72B9">
        <w:rPr>
          <w:rFonts w:ascii="Arial" w:hAnsi="Arial" w:cs="Arial"/>
          <w:sz w:val="20"/>
          <w:szCs w:val="20"/>
          <w:lang w:val="el-GR"/>
        </w:rPr>
        <w:t xml:space="preserve"> (</w:t>
      </w:r>
      <w:r w:rsidRPr="00BE72B9">
        <w:rPr>
          <w:rFonts w:ascii="Arial" w:hAnsi="Arial" w:cs="Arial"/>
          <w:sz w:val="20"/>
          <w:szCs w:val="20"/>
        </w:rPr>
        <w:t>GAT</w:t>
      </w:r>
      <w:r w:rsidRPr="00BE72B9">
        <w:rPr>
          <w:rFonts w:ascii="Arial" w:hAnsi="Arial" w:cs="Arial"/>
          <w:sz w:val="20"/>
          <w:szCs w:val="20"/>
          <w:lang w:val="el-GR"/>
        </w:rPr>
        <w:t xml:space="preserve">). Αυτές οι στρώσεις επιτρέπουν στο κάθε κόμβο να ενημερώνει τα χαρακτηριστικά του με βάση τα χαρακτηριστικά των γειτονικών του κόμβων και των ακμών που τους συνδέουν, δίνοντας μεγαλύτερη "προσοχή" (βάρος) σε εκείνους που φαίνεται να είναι πιο σημαντικοί. </w:t>
      </w:r>
    </w:p>
    <w:p w14:paraId="2DCEA7B8" w14:textId="7A0778F6"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Μονάδα</w:t>
      </w:r>
      <w:ins w:id="154" w:author="Giannis mougios" w:date="2025-08-30T12:18:00Z">
        <w:r w:rsidR="00B90A49">
          <w:rPr>
            <w:rFonts w:ascii="Arial" w:hAnsi="Arial" w:cs="Arial"/>
            <w:sz w:val="20"/>
            <w:szCs w:val="20"/>
            <w:lang w:val="el-GR"/>
          </w:rPr>
          <w:t> </w:t>
        </w:r>
      </w:ins>
      <w:del w:id="155" w:author="Giannis mougios" w:date="2025-08-30T12:18:00Z">
        <w:r w:rsidRPr="00BE72B9" w:rsidDel="00C01135">
          <w:rPr>
            <w:rFonts w:ascii="Arial" w:hAnsi="Arial" w:cs="Arial"/>
            <w:sz w:val="20"/>
            <w:szCs w:val="20"/>
            <w:lang w:val="el-GR"/>
          </w:rPr>
          <w:delText xml:space="preserve"> </w:delText>
        </w:r>
      </w:del>
      <w:r w:rsidRPr="00BE72B9">
        <w:rPr>
          <w:rFonts w:ascii="Arial" w:hAnsi="Arial" w:cs="Arial"/>
          <w:sz w:val="20"/>
          <w:szCs w:val="20"/>
          <w:lang w:val="el-GR"/>
        </w:rPr>
        <w:t>Πρόβλεψης</w:t>
      </w:r>
      <w:ins w:id="156" w:author="Giannis mougios" w:date="2025-08-30T12:18:00Z">
        <w:r w:rsidR="00B90A49">
          <w:rPr>
            <w:rFonts w:ascii="Arial" w:hAnsi="Arial" w:cs="Arial"/>
            <w:sz w:val="20"/>
            <w:szCs w:val="20"/>
            <w:lang w:val="el-GR"/>
          </w:rPr>
          <w:t> </w:t>
        </w:r>
      </w:ins>
      <w:del w:id="157"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lang w:val="el-GR"/>
        </w:rPr>
        <w:t>Ακμών</w:t>
      </w:r>
      <w:ins w:id="158" w:author="Giannis mougios" w:date="2025-08-30T12:18:00Z">
        <w:r w:rsidR="00B90A49">
          <w:rPr>
            <w:rFonts w:ascii="Arial" w:hAnsi="Arial" w:cs="Arial"/>
            <w:sz w:val="20"/>
            <w:szCs w:val="20"/>
            <w:lang w:val="el-GR"/>
          </w:rPr>
          <w:t> </w:t>
        </w:r>
      </w:ins>
      <w:del w:id="159"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lang w:val="el-GR"/>
        </w:rPr>
        <w:t>(</w:t>
      </w:r>
      <w:r w:rsidRPr="00BE72B9">
        <w:rPr>
          <w:rFonts w:ascii="Arial" w:hAnsi="Arial" w:cs="Arial"/>
          <w:sz w:val="20"/>
          <w:szCs w:val="20"/>
        </w:rPr>
        <w:t>Edge</w:t>
      </w:r>
      <w:ins w:id="160" w:author="Giannis mougios" w:date="2025-08-30T12:18:00Z">
        <w:r w:rsidR="00B90A49">
          <w:rPr>
            <w:rFonts w:ascii="Arial" w:hAnsi="Arial" w:cs="Arial"/>
            <w:sz w:val="20"/>
            <w:szCs w:val="20"/>
            <w:lang w:val="el-GR"/>
          </w:rPr>
          <w:t> </w:t>
        </w:r>
      </w:ins>
      <w:del w:id="161"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rPr>
        <w:t>Prediction</w:t>
      </w:r>
      <w:ins w:id="162" w:author="Giannis mougios" w:date="2025-08-30T12:18:00Z">
        <w:r w:rsidR="00B90A49">
          <w:rPr>
            <w:rFonts w:ascii="Arial" w:hAnsi="Arial" w:cs="Arial"/>
            <w:sz w:val="20"/>
            <w:szCs w:val="20"/>
            <w:lang w:val="el-GR"/>
          </w:rPr>
          <w:t> </w:t>
        </w:r>
      </w:ins>
      <w:del w:id="163"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rPr>
        <w:t>Module</w:t>
      </w:r>
      <w:r w:rsidRPr="00BE72B9">
        <w:rPr>
          <w:rFonts w:ascii="Arial" w:hAnsi="Arial" w:cs="Arial"/>
          <w:sz w:val="20"/>
          <w:szCs w:val="20"/>
          <w:lang w:val="el-GR"/>
        </w:rPr>
        <w:t>):</w:t>
      </w:r>
      <w:ins w:id="164" w:author="Giannis mougios" w:date="2025-08-30T12:18:00Z">
        <w:r w:rsidR="00B90A49">
          <w:rPr>
            <w:rFonts w:ascii="Arial" w:hAnsi="Arial" w:cs="Arial"/>
            <w:sz w:val="20"/>
            <w:szCs w:val="20"/>
            <w:lang w:val="el-GR"/>
          </w:rPr>
          <w:t> </w:t>
        </w:r>
      </w:ins>
      <w:del w:id="165" w:author="Giannis mougios" w:date="2025-08-30T12:18:00Z">
        <w:r w:rsidRPr="00BE72B9" w:rsidDel="00B90A49">
          <w:rPr>
            <w:rFonts w:ascii="Arial" w:hAnsi="Arial" w:cs="Arial"/>
            <w:sz w:val="20"/>
            <w:szCs w:val="20"/>
            <w:lang w:val="el-GR"/>
          </w:rPr>
          <w:br/>
        </w:r>
      </w:del>
      <w:r w:rsidRPr="00BE72B9">
        <w:rPr>
          <w:rFonts w:ascii="Arial" w:hAnsi="Arial" w:cs="Arial"/>
          <w:sz w:val="20"/>
          <w:szCs w:val="20"/>
          <w:lang w:val="el-GR"/>
        </w:rPr>
        <w:t>Στο τελικό στάδιο, για κάθε ακμή του γράφου συνενώνονται τα χαρακτηριστικά των δύο ακριανών κόμβων της μαζί με το ενισχυμένο χαρακτηριστικό της ίδιας της ακμής. Αυτά εισάγονται σε έναν νέο πολυεπίπεδο αντιληπτικό μηχανισμό (</w:t>
      </w:r>
      <w:r w:rsidRPr="00BE72B9">
        <w:rPr>
          <w:rFonts w:ascii="Arial" w:hAnsi="Arial" w:cs="Arial"/>
          <w:sz w:val="20"/>
          <w:szCs w:val="20"/>
        </w:rPr>
        <w:t>MLP</w:t>
      </w:r>
      <w:r w:rsidRPr="00BE72B9">
        <w:rPr>
          <w:rFonts w:ascii="Arial" w:hAnsi="Arial" w:cs="Arial"/>
          <w:sz w:val="20"/>
          <w:szCs w:val="20"/>
          <w:lang w:val="el-GR"/>
        </w:rPr>
        <w:t xml:space="preserve"> -</w:t>
      </w:r>
      <w:r w:rsidRPr="00BE72B9">
        <w:rPr>
          <w:rFonts w:ascii="Arial" w:hAnsi="Arial" w:cs="Arial"/>
          <w:sz w:val="20"/>
          <w:szCs w:val="20"/>
        </w:rPr>
        <w:t>Multi</w:t>
      </w:r>
      <w:r w:rsidRPr="00BE72B9">
        <w:rPr>
          <w:rFonts w:ascii="Arial" w:hAnsi="Arial" w:cs="Arial"/>
          <w:sz w:val="20"/>
          <w:szCs w:val="20"/>
          <w:lang w:val="el-GR"/>
        </w:rPr>
        <w:t>-</w:t>
      </w:r>
      <w:r w:rsidRPr="00BE72B9">
        <w:rPr>
          <w:rFonts w:ascii="Arial" w:hAnsi="Arial" w:cs="Arial"/>
          <w:sz w:val="20"/>
          <w:szCs w:val="20"/>
        </w:rPr>
        <w:t>Layer</w:t>
      </w:r>
      <w:r w:rsidRPr="00BE72B9">
        <w:rPr>
          <w:rFonts w:ascii="Arial" w:hAnsi="Arial" w:cs="Arial"/>
          <w:sz w:val="20"/>
          <w:szCs w:val="20"/>
          <w:lang w:val="el-GR"/>
        </w:rPr>
        <w:t xml:space="preserve"> </w:t>
      </w:r>
      <w:r w:rsidRPr="00BE72B9">
        <w:rPr>
          <w:rFonts w:ascii="Arial" w:hAnsi="Arial" w:cs="Arial"/>
          <w:sz w:val="20"/>
          <w:szCs w:val="20"/>
        </w:rPr>
        <w:t>Perceptron</w:t>
      </w:r>
      <w:r w:rsidRPr="00BE72B9">
        <w:rPr>
          <w:rFonts w:ascii="Arial" w:hAnsi="Arial" w:cs="Arial"/>
          <w:sz w:val="20"/>
          <w:szCs w:val="20"/>
          <w:lang w:val="el-GR"/>
        </w:rPr>
        <w:t xml:space="preserve">), ο οποίος επιστρέφει έναν αριθμό στο διάστημα [0, 1] που αντιπροσωπεύει την </w:t>
      </w:r>
      <w:r w:rsidRPr="00BE72B9">
        <w:rPr>
          <w:rFonts w:ascii="Arial" w:hAnsi="Arial" w:cs="Arial"/>
          <w:bCs/>
          <w:sz w:val="20"/>
          <w:szCs w:val="20"/>
          <w:lang w:val="el-GR"/>
        </w:rPr>
        <w:t>πιθανότητα η συγκεκριμένη ακμή να συμμετέχει στη βέλτιστη διαδρομή</w:t>
      </w:r>
      <w:r w:rsidRPr="00BE72B9">
        <w:rPr>
          <w:rFonts w:ascii="Arial" w:hAnsi="Arial" w:cs="Arial"/>
          <w:sz w:val="20"/>
          <w:szCs w:val="20"/>
          <w:lang w:val="el-GR"/>
        </w:rPr>
        <w:t>.</w:t>
      </w:r>
    </w:p>
    <w:p w14:paraId="6C050759" w14:textId="77777777" w:rsidR="00BE72B9" w:rsidRDefault="00BE72B9" w:rsidP="00BE72B9">
      <w:pPr>
        <w:keepNext/>
        <w:spacing w:after="60"/>
      </w:pPr>
      <w:r w:rsidRPr="0083456F">
        <w:rPr>
          <w:noProof/>
          <w:lang w:val="el-GR"/>
        </w:rPr>
        <w:lastRenderedPageBreak/>
        <w:drawing>
          <wp:inline distT="0" distB="0" distL="0" distR="0" wp14:anchorId="60020588" wp14:editId="489B1A55">
            <wp:extent cx="5727700" cy="4912360"/>
            <wp:effectExtent l="0" t="0" r="0" b="2540"/>
            <wp:docPr id="1885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333" name=""/>
                    <pic:cNvPicPr/>
                  </pic:nvPicPr>
                  <pic:blipFill>
                    <a:blip r:embed="rId20"/>
                    <a:stretch>
                      <a:fillRect/>
                    </a:stretch>
                  </pic:blipFill>
                  <pic:spPr>
                    <a:xfrm>
                      <a:off x="0" y="0"/>
                      <a:ext cx="5727700" cy="4912360"/>
                    </a:xfrm>
                    <a:prstGeom prst="rect">
                      <a:avLst/>
                    </a:prstGeom>
                  </pic:spPr>
                </pic:pic>
              </a:graphicData>
            </a:graphic>
          </wp:inline>
        </w:drawing>
      </w:r>
    </w:p>
    <w:p w14:paraId="17F7C271" w14:textId="77777777" w:rsidR="00BE72B9" w:rsidRPr="00EE1D36" w:rsidRDefault="00BE72B9" w:rsidP="00BE72B9">
      <w:pPr>
        <w:pStyle w:val="Caption"/>
        <w:rPr>
          <w:ins w:id="166" w:author="Gregory Koronakos" w:date="2025-08-28T21:02:00Z"/>
          <w:rFonts w:ascii="Arial" w:hAnsi="Arial" w:cs="Arial"/>
          <w:b/>
          <w:bCs/>
          <w:i w:val="0"/>
          <w:iCs w:val="0"/>
          <w:color w:val="000000" w:themeColor="text1"/>
          <w:lang w:val="el-GR"/>
          <w:rPrChange w:id="167" w:author="Giannis mougios" w:date="2025-08-29T21:22:00Z">
            <w:rPr>
              <w:ins w:id="168" w:author="Gregory Koronakos" w:date="2025-08-28T21:02:00Z"/>
              <w:rFonts w:ascii="Arial" w:hAnsi="Arial" w:cs="Arial"/>
              <w:b/>
              <w:bCs/>
              <w:i w:val="0"/>
              <w:iCs w:val="0"/>
              <w:color w:val="000000" w:themeColor="text1"/>
            </w:rPr>
          </w:rPrChange>
        </w:rPr>
      </w:pPr>
      <w:commentRangeStart w:id="169"/>
      <w:commentRangeStart w:id="170"/>
      <w:r w:rsidRPr="00BE72B9">
        <w:rPr>
          <w:rFonts w:ascii="Arial" w:hAnsi="Arial" w:cs="Arial"/>
          <w:b/>
          <w:bCs/>
          <w:i w:val="0"/>
          <w:iCs w:val="0"/>
          <w:color w:val="000000" w:themeColor="text1"/>
          <w:lang w:val="el-GR"/>
        </w:rPr>
        <w:t xml:space="preserve">Σχήμα 3.4 Αναπαράσταση Αρχιτεκτονικής Νευρωνικού Δικτύου στην </w:t>
      </w:r>
      <w:r w:rsidRPr="00BE72B9">
        <w:rPr>
          <w:rFonts w:ascii="Arial" w:hAnsi="Arial" w:cs="Arial"/>
          <w:b/>
          <w:bCs/>
          <w:i w:val="0"/>
          <w:iCs w:val="0"/>
          <w:color w:val="000000" w:themeColor="text1"/>
        </w:rPr>
        <w:t>python</w:t>
      </w:r>
      <w:commentRangeEnd w:id="169"/>
      <w:r w:rsidR="004D1B67">
        <w:rPr>
          <w:rStyle w:val="CommentReference"/>
          <w:i w:val="0"/>
          <w:iCs w:val="0"/>
          <w:color w:val="auto"/>
        </w:rPr>
        <w:commentReference w:id="169"/>
      </w:r>
      <w:commentRangeEnd w:id="170"/>
      <w:r w:rsidR="006E0E57">
        <w:rPr>
          <w:rStyle w:val="CommentReference"/>
          <w:i w:val="0"/>
          <w:iCs w:val="0"/>
          <w:color w:val="auto"/>
        </w:rPr>
        <w:commentReference w:id="170"/>
      </w:r>
    </w:p>
    <w:p w14:paraId="56394341" w14:textId="77777777" w:rsidR="006C0EAF" w:rsidRPr="00EE1D36" w:rsidRDefault="006C0EAF">
      <w:pPr>
        <w:rPr>
          <w:i/>
          <w:iCs/>
          <w:lang w:val="el-GR"/>
          <w:rPrChange w:id="171" w:author="Giannis mougios" w:date="2025-08-29T21:22:00Z">
            <w:rPr>
              <w:rFonts w:ascii="Arial" w:hAnsi="Arial" w:cs="Arial"/>
              <w:b/>
              <w:bCs/>
              <w:i w:val="0"/>
              <w:iCs w:val="0"/>
              <w:color w:val="000000" w:themeColor="text1"/>
              <w:sz w:val="20"/>
              <w:szCs w:val="20"/>
              <w:lang w:val="el-GR"/>
            </w:rPr>
          </w:rPrChange>
        </w:rPr>
        <w:pPrChange w:id="172" w:author="Gregory Koronakos" w:date="2025-08-28T21:02:00Z">
          <w:pPr>
            <w:pStyle w:val="Caption"/>
          </w:pPr>
        </w:pPrChange>
      </w:pPr>
    </w:p>
    <w:p w14:paraId="16EB2C1D"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Επεξεργασία της εξόδου του Νευρωνικού Δικτύου</w:t>
      </w:r>
    </w:p>
    <w:p w14:paraId="57081DD0"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ροή δεδομένων έχει ως εξής:</w:t>
      </w:r>
    </w:p>
    <w:p w14:paraId="6D6CA720"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Δίνεται ως είσοδος ένας πλήρες γράφος.</w:t>
      </w:r>
    </w:p>
    <w:p w14:paraId="7C546C69"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Το νευρωνικό δίκτυο υπολογίζει μια πιθανότητα για κάθε ακμή να ανήκει στη βέλτιστη λύση του </w:t>
      </w:r>
      <w:r w:rsidRPr="00BE72B9">
        <w:rPr>
          <w:rFonts w:ascii="Arial" w:hAnsi="Arial" w:cs="Arial"/>
          <w:sz w:val="20"/>
          <w:szCs w:val="20"/>
        </w:rPr>
        <w:t>TSP</w:t>
      </w:r>
      <w:r w:rsidRPr="00BE72B9">
        <w:rPr>
          <w:rFonts w:ascii="Arial" w:hAnsi="Arial" w:cs="Arial"/>
          <w:sz w:val="20"/>
          <w:szCs w:val="20"/>
          <w:lang w:val="el-GR"/>
        </w:rPr>
        <w:t>.</w:t>
      </w:r>
    </w:p>
    <w:p w14:paraId="4DCFE6AA"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Οι πιθανότητες αυτές, ωστόσο, δεν εγγυώνται την παραγωγή ενός έγκυρου κύκλου </w:t>
      </w:r>
      <w:r w:rsidRPr="00BE72B9">
        <w:rPr>
          <w:rFonts w:ascii="Arial" w:hAnsi="Arial" w:cs="Arial"/>
          <w:sz w:val="20"/>
          <w:szCs w:val="20"/>
        </w:rPr>
        <w:t>Hamilton</w:t>
      </w:r>
      <w:r w:rsidRPr="00BE72B9">
        <w:rPr>
          <w:rFonts w:ascii="Arial" w:hAnsi="Arial" w:cs="Arial"/>
          <w:sz w:val="20"/>
          <w:szCs w:val="20"/>
          <w:lang w:val="el-GR"/>
        </w:rPr>
        <w:t>, δηλαδή μιας διαδρομής που επισκέπτεται όλους τους κόμβους ακριβώς μία φορά και επιστρέφει στο αρχικό σημείο.</w:t>
      </w:r>
    </w:p>
    <w:p w14:paraId="3BD0DE9A" w14:textId="77777777" w:rsidR="00BE72B9" w:rsidRPr="00EE1D36" w:rsidRDefault="00BE72B9" w:rsidP="0097324E">
      <w:pPr>
        <w:spacing w:after="60"/>
        <w:jc w:val="both"/>
        <w:rPr>
          <w:ins w:id="173" w:author="Gregory Koronakos" w:date="2025-08-28T21:02:00Z"/>
          <w:rFonts w:ascii="Arial" w:hAnsi="Arial" w:cs="Arial"/>
          <w:bCs/>
          <w:sz w:val="20"/>
          <w:szCs w:val="20"/>
          <w:lang w:val="el-GR"/>
          <w:rPrChange w:id="174" w:author="Giannis mougios" w:date="2025-08-29T21:22:00Z">
            <w:rPr>
              <w:ins w:id="175" w:author="Gregory Koronakos" w:date="2025-08-28T21:02:00Z"/>
              <w:rFonts w:ascii="Arial" w:hAnsi="Arial" w:cs="Arial"/>
              <w:bCs/>
              <w:sz w:val="20"/>
              <w:szCs w:val="20"/>
            </w:rPr>
          </w:rPrChange>
        </w:rPr>
      </w:pPr>
      <w:r w:rsidRPr="00BE72B9">
        <w:rPr>
          <w:rFonts w:ascii="Arial" w:hAnsi="Arial" w:cs="Arial"/>
          <w:sz w:val="20"/>
          <w:szCs w:val="20"/>
          <w:lang w:val="el-GR"/>
        </w:rPr>
        <w:lastRenderedPageBreak/>
        <w:t xml:space="preserve">Για να μετατραπούν οι ανεξάρτητες προβλέψεις του μοντέλου σε μια πλήρη και έγκυρη διαδρομή, χρησιμοποιείται ένας </w:t>
      </w:r>
      <w:r w:rsidRPr="00BE72B9">
        <w:rPr>
          <w:rFonts w:ascii="Arial" w:hAnsi="Arial" w:cs="Arial"/>
          <w:bCs/>
          <w:sz w:val="20"/>
          <w:szCs w:val="20"/>
          <w:lang w:val="el-GR"/>
        </w:rPr>
        <w:t xml:space="preserve">ευρετικός αλγόριθμος εξερεύνησης πιθανών κύκλων </w:t>
      </w:r>
      <w:r w:rsidRPr="00BE72B9">
        <w:rPr>
          <w:rFonts w:ascii="Arial" w:hAnsi="Arial" w:cs="Arial"/>
          <w:bCs/>
          <w:sz w:val="20"/>
          <w:szCs w:val="20"/>
        </w:rPr>
        <w:t>Hamilton</w:t>
      </w:r>
      <w:r w:rsidRPr="00BE72B9">
        <w:rPr>
          <w:rFonts w:ascii="Arial" w:hAnsi="Arial" w:cs="Arial"/>
          <w:bCs/>
          <w:sz w:val="20"/>
          <w:szCs w:val="20"/>
          <w:lang w:val="el-GR"/>
        </w:rPr>
        <w:t>(</w:t>
      </w:r>
      <w:r w:rsidRPr="00BE72B9">
        <w:rPr>
          <w:rFonts w:ascii="Arial" w:hAnsi="Arial" w:cs="Arial"/>
          <w:bCs/>
          <w:sz w:val="20"/>
          <w:szCs w:val="20"/>
        </w:rPr>
        <w:t>beam</w:t>
      </w:r>
      <w:r w:rsidRPr="00BE72B9">
        <w:rPr>
          <w:rFonts w:ascii="Arial" w:hAnsi="Arial" w:cs="Arial"/>
          <w:bCs/>
          <w:sz w:val="20"/>
          <w:szCs w:val="20"/>
          <w:lang w:val="el-GR"/>
        </w:rPr>
        <w:t xml:space="preserve"> </w:t>
      </w:r>
      <w:r w:rsidRPr="00BE72B9">
        <w:rPr>
          <w:rFonts w:ascii="Arial" w:hAnsi="Arial" w:cs="Arial"/>
          <w:bCs/>
          <w:sz w:val="20"/>
          <w:szCs w:val="20"/>
        </w:rPr>
        <w:t>search</w:t>
      </w:r>
      <w:r w:rsidRPr="00BE72B9">
        <w:rPr>
          <w:rFonts w:ascii="Arial" w:hAnsi="Arial" w:cs="Arial"/>
          <w:bCs/>
          <w:sz w:val="20"/>
          <w:szCs w:val="20"/>
          <w:lang w:val="el-GR"/>
        </w:rPr>
        <w:t>).</w:t>
      </w:r>
    </w:p>
    <w:p w14:paraId="06D81574" w14:textId="77777777" w:rsidR="006C0EAF" w:rsidRPr="00EE1D36" w:rsidRDefault="006C0EAF" w:rsidP="0097324E">
      <w:pPr>
        <w:spacing w:after="60"/>
        <w:jc w:val="both"/>
        <w:rPr>
          <w:rFonts w:ascii="Arial" w:hAnsi="Arial" w:cs="Arial"/>
          <w:sz w:val="20"/>
          <w:szCs w:val="20"/>
          <w:lang w:val="el-GR"/>
        </w:rPr>
      </w:pPr>
    </w:p>
    <w:p w14:paraId="56F8816D" w14:textId="77777777" w:rsidR="00C969F8" w:rsidRPr="00C969F8" w:rsidRDefault="00C969F8" w:rsidP="0097324E">
      <w:pPr>
        <w:spacing w:after="60"/>
        <w:jc w:val="both"/>
        <w:rPr>
          <w:rFonts w:ascii="Arial" w:hAnsi="Arial" w:cs="Arial"/>
          <w:i/>
          <w:iCs/>
          <w:sz w:val="20"/>
          <w:szCs w:val="20"/>
          <w:lang w:val="el-GR"/>
        </w:rPr>
      </w:pPr>
      <w:r w:rsidRPr="00C969F8">
        <w:rPr>
          <w:rFonts w:ascii="Arial" w:hAnsi="Arial" w:cs="Arial"/>
          <w:i/>
          <w:iCs/>
          <w:sz w:val="20"/>
          <w:szCs w:val="20"/>
        </w:rPr>
        <w:t>Beam</w:t>
      </w:r>
      <w:r w:rsidRPr="00C969F8">
        <w:rPr>
          <w:rFonts w:ascii="Arial" w:hAnsi="Arial" w:cs="Arial"/>
          <w:i/>
          <w:iCs/>
          <w:sz w:val="20"/>
          <w:szCs w:val="20"/>
          <w:lang w:val="el-GR"/>
        </w:rPr>
        <w:t xml:space="preserve"> </w:t>
      </w:r>
      <w:r w:rsidRPr="00C969F8">
        <w:rPr>
          <w:rFonts w:ascii="Arial" w:hAnsi="Arial" w:cs="Arial"/>
          <w:i/>
          <w:iCs/>
          <w:sz w:val="20"/>
          <w:szCs w:val="20"/>
        </w:rPr>
        <w:t>Search</w:t>
      </w:r>
      <w:r w:rsidRPr="00C969F8">
        <w:rPr>
          <w:rFonts w:ascii="Arial" w:hAnsi="Arial" w:cs="Arial"/>
          <w:i/>
          <w:iCs/>
          <w:sz w:val="20"/>
          <w:szCs w:val="20"/>
          <w:lang w:val="el-GR"/>
        </w:rPr>
        <w:t xml:space="preserve">: Δημιουργία Κύκλου </w:t>
      </w:r>
      <w:r w:rsidRPr="00C969F8">
        <w:rPr>
          <w:rFonts w:ascii="Arial" w:hAnsi="Arial" w:cs="Arial"/>
          <w:i/>
          <w:iCs/>
          <w:sz w:val="20"/>
          <w:szCs w:val="20"/>
        </w:rPr>
        <w:t>Hamilton</w:t>
      </w:r>
    </w:p>
    <w:p w14:paraId="168A1761"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είναι ένας ευρετικός αλγόριθμος εξερεύνησης χώρου καταστάσεων. Ξεκινώντας από έναν αρχικό κόμβο, κατασκευάζει επαναληπτικά μερικές διαδρομές (</w:t>
      </w:r>
      <w:r w:rsidRPr="00C969F8">
        <w:rPr>
          <w:rFonts w:ascii="Arial" w:hAnsi="Arial" w:cs="Arial"/>
          <w:sz w:val="20"/>
          <w:szCs w:val="20"/>
        </w:rPr>
        <w:t>beams</w:t>
      </w:r>
      <w:r w:rsidRPr="00C969F8">
        <w:rPr>
          <w:rFonts w:ascii="Arial" w:hAnsi="Arial" w:cs="Arial"/>
          <w:sz w:val="20"/>
          <w:szCs w:val="20"/>
          <w:lang w:val="el-GR"/>
        </w:rPr>
        <w:t>), κάθε φορά προσθέτοντας έναν νέο μη επισκέψιμο κόμβο με βάση την πιθανότητα μετάβασης από τον τρέχοντα. Σε κάθε βήμα κρατάει μόνο τις καλύτερες διαδρομές (π.χ. τις 5 πιο υποσχόμενες), ώστε να περιορίσει τον υπολογιστικό φόρτο. Η διαδικασία συνεχίζεται έως ότου προκύψουν πλήρεις διαδρομές που περιλαμβάνουν όλους τους κόμβους. Τέλος, η διαδρομή με τη μεγαλύτερη συνολική πιθανότητα επιλέγεται ως η εκτιμώμενη λύση.</w:t>
      </w:r>
    </w:p>
    <w:p w14:paraId="4AAFA37A"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Ουσιαστικά, ο αλγόριθμος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λειτουργεί σαν ένας έξυπνος «οδηγός» που χρησιμοποιεί τις πιθανότητες του μοντέλου για να εντοπίσει βήμα προς βήμα έναν κύκλο </w:t>
      </w:r>
      <w:r w:rsidRPr="00C969F8">
        <w:rPr>
          <w:rFonts w:ascii="Arial" w:hAnsi="Arial" w:cs="Arial"/>
          <w:sz w:val="20"/>
          <w:szCs w:val="20"/>
        </w:rPr>
        <w:t>Hamilton</w:t>
      </w:r>
      <w:r w:rsidRPr="00C969F8">
        <w:rPr>
          <w:rFonts w:ascii="Arial" w:hAnsi="Arial" w:cs="Arial"/>
          <w:sz w:val="20"/>
          <w:szCs w:val="20"/>
          <w:lang w:val="el-GR"/>
        </w:rPr>
        <w:t>, χωρίς να εξετάσει εξαντλητικά όλες τις δυνατές διαδρομές.</w:t>
      </w:r>
    </w:p>
    <w:p w14:paraId="4F1F64D9" w14:textId="77777777" w:rsidR="00C969F8" w:rsidRPr="00C969F8" w:rsidRDefault="00C969F8" w:rsidP="0097324E">
      <w:pPr>
        <w:spacing w:before="360" w:after="120"/>
        <w:jc w:val="both"/>
        <w:rPr>
          <w:rFonts w:ascii="Arial Black" w:hAnsi="Arial Black" w:cs="Arial"/>
          <w:lang w:val="el-GR"/>
        </w:rPr>
      </w:pPr>
      <w:r w:rsidRPr="00C969F8">
        <w:rPr>
          <w:rFonts w:ascii="Arial Black" w:hAnsi="Arial Black" w:cs="Arial"/>
          <w:lang w:val="el-GR"/>
        </w:rPr>
        <w:t>4. Μεθοδολογία, Πειραματισμός και Αξιολόγηση</w:t>
      </w:r>
    </w:p>
    <w:p w14:paraId="026CB765"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Στο παρόν κεφάλαιο παρουσιάζεται αναλυτικά η μεθοδολογία που ακολουθήθηκε για την ανάπτυξη, την εκπαίδευση και την αξιολόγηση του υβριδικού μοντέλου επίλυσης – εκτίμησης του προβλήματος του Πλανόδιου Πωλητή (</w:t>
      </w:r>
      <w:r w:rsidRPr="00C969F8">
        <w:rPr>
          <w:rFonts w:ascii="Arial" w:hAnsi="Arial" w:cs="Arial"/>
          <w:sz w:val="20"/>
          <w:szCs w:val="20"/>
        </w:rPr>
        <w:t>Traveling</w:t>
      </w:r>
      <w:r w:rsidRPr="00C969F8">
        <w:rPr>
          <w:rFonts w:ascii="Arial" w:hAnsi="Arial" w:cs="Arial"/>
          <w:sz w:val="20"/>
          <w:szCs w:val="20"/>
          <w:lang w:val="el-GR"/>
        </w:rPr>
        <w:t xml:space="preserve"> </w:t>
      </w:r>
      <w:r w:rsidRPr="00C969F8">
        <w:rPr>
          <w:rFonts w:ascii="Arial" w:hAnsi="Arial" w:cs="Arial"/>
          <w:sz w:val="20"/>
          <w:szCs w:val="20"/>
        </w:rPr>
        <w:t>Salesman</w:t>
      </w:r>
      <w:r w:rsidRPr="00C969F8">
        <w:rPr>
          <w:rFonts w:ascii="Arial" w:hAnsi="Arial" w:cs="Arial"/>
          <w:sz w:val="20"/>
          <w:szCs w:val="20"/>
          <w:lang w:val="el-GR"/>
        </w:rPr>
        <w:t xml:space="preserve"> </w:t>
      </w:r>
      <w:r w:rsidRPr="00C969F8">
        <w:rPr>
          <w:rFonts w:ascii="Arial" w:hAnsi="Arial" w:cs="Arial"/>
          <w:sz w:val="20"/>
          <w:szCs w:val="20"/>
        </w:rPr>
        <w:t>Problem</w:t>
      </w:r>
      <w:r w:rsidRPr="00C969F8">
        <w:rPr>
          <w:rFonts w:ascii="Arial" w:hAnsi="Arial" w:cs="Arial"/>
          <w:sz w:val="20"/>
          <w:szCs w:val="20"/>
          <w:lang w:val="el-GR"/>
        </w:rPr>
        <w:t xml:space="preserve"> – </w:t>
      </w:r>
      <w:r w:rsidRPr="00C969F8">
        <w:rPr>
          <w:rFonts w:ascii="Arial" w:hAnsi="Arial" w:cs="Arial"/>
          <w:sz w:val="20"/>
          <w:szCs w:val="20"/>
        </w:rPr>
        <w:t>TSP</w:t>
      </w:r>
      <w:r w:rsidRPr="00C969F8">
        <w:rPr>
          <w:rFonts w:ascii="Arial" w:hAnsi="Arial" w:cs="Arial"/>
          <w:sz w:val="20"/>
          <w:szCs w:val="20"/>
          <w:lang w:val="el-GR"/>
        </w:rPr>
        <w:t xml:space="preserve">). Αρχικά, περιγράφεται η διαδικασία παραγωγής βέλτιστων λύσεων μέσω ενός ακέραιου γραμμικού μοντέλου βασισμένου στη διατύπωση </w:t>
      </w:r>
      <w:r w:rsidRPr="00C969F8">
        <w:rPr>
          <w:rFonts w:ascii="Arial" w:hAnsi="Arial" w:cs="Arial"/>
          <w:sz w:val="20"/>
          <w:szCs w:val="20"/>
        </w:rPr>
        <w:t>DFJ</w:t>
      </w:r>
      <w:r w:rsidRPr="00C969F8">
        <w:rPr>
          <w:rFonts w:ascii="Arial" w:hAnsi="Arial" w:cs="Arial"/>
          <w:sz w:val="20"/>
          <w:szCs w:val="20"/>
          <w:lang w:val="el-GR"/>
        </w:rPr>
        <w:t xml:space="preserve">, το οποίο υλοποιήθηκε με τη χρήση του </w:t>
      </w:r>
      <w:r w:rsidRPr="00C969F8">
        <w:rPr>
          <w:rFonts w:ascii="Arial" w:hAnsi="Arial" w:cs="Arial"/>
          <w:sz w:val="20"/>
          <w:szCs w:val="20"/>
        </w:rPr>
        <w:t>solver linprog </w:t>
      </w:r>
      <w:r w:rsidRPr="00C969F8">
        <w:rPr>
          <w:rFonts w:ascii="Arial" w:hAnsi="Arial" w:cs="Arial"/>
          <w:sz w:val="20"/>
          <w:szCs w:val="20"/>
          <w:lang w:val="el-GR"/>
        </w:rPr>
        <w:t xml:space="preserve">της βιβλιοθήκης </w:t>
      </w:r>
      <w:r w:rsidRPr="00C969F8">
        <w:rPr>
          <w:rFonts w:ascii="Arial" w:hAnsi="Arial" w:cs="Arial"/>
          <w:sz w:val="20"/>
          <w:szCs w:val="20"/>
        </w:rPr>
        <w:t>SciPy</w:t>
      </w:r>
      <w:r w:rsidRPr="00C969F8">
        <w:rPr>
          <w:rFonts w:ascii="Arial" w:hAnsi="Arial" w:cs="Arial"/>
          <w:sz w:val="20"/>
          <w:szCs w:val="20"/>
          <w:lang w:val="el-GR"/>
        </w:rPr>
        <w:t>.</w:t>
      </w:r>
    </w:p>
    <w:p w14:paraId="1FC45A03"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Στη συνέχεια, αναλύεται η διαδικασία δημιουργίας του συνόλου εκπαίδευσης, καθώς και οι αρχές σχεδιασμού της κατανομής των δεδομένων, προκειμένου να διασφαλιστεί η ποικιλομορφία του δείγματος και η ικανότητα γενίκευσης του μοντέλου. Ακολούθως, παρουσιάζεται η διαδικασία εκπαίδευσης του Νευρωνικού Δικτύου Γράφου (</w:t>
      </w:r>
      <w:r w:rsidRPr="00C969F8">
        <w:rPr>
          <w:rFonts w:ascii="Arial" w:hAnsi="Arial" w:cs="Arial"/>
          <w:sz w:val="20"/>
          <w:szCs w:val="20"/>
        </w:rPr>
        <w:t>Graph</w:t>
      </w:r>
      <w:r w:rsidRPr="00C969F8">
        <w:rPr>
          <w:rFonts w:ascii="Arial" w:hAnsi="Arial" w:cs="Arial"/>
          <w:sz w:val="20"/>
          <w:szCs w:val="20"/>
          <w:lang w:val="el-GR"/>
        </w:rPr>
        <w:t xml:space="preserve"> </w:t>
      </w:r>
      <w:r w:rsidRPr="00C969F8">
        <w:rPr>
          <w:rFonts w:ascii="Arial" w:hAnsi="Arial" w:cs="Arial"/>
          <w:sz w:val="20"/>
          <w:szCs w:val="20"/>
        </w:rPr>
        <w:t>Neural</w:t>
      </w:r>
      <w:r w:rsidRPr="00C969F8">
        <w:rPr>
          <w:rFonts w:ascii="Arial" w:hAnsi="Arial" w:cs="Arial"/>
          <w:sz w:val="20"/>
          <w:szCs w:val="20"/>
          <w:lang w:val="el-GR"/>
        </w:rPr>
        <w:t xml:space="preserve"> </w:t>
      </w:r>
      <w:r w:rsidRPr="00C969F8">
        <w:rPr>
          <w:rFonts w:ascii="Arial" w:hAnsi="Arial" w:cs="Arial"/>
          <w:sz w:val="20"/>
          <w:szCs w:val="20"/>
        </w:rPr>
        <w:t>Network</w:t>
      </w:r>
      <w:r w:rsidRPr="00C969F8">
        <w:rPr>
          <w:rFonts w:ascii="Arial" w:hAnsi="Arial" w:cs="Arial"/>
          <w:sz w:val="20"/>
          <w:szCs w:val="20"/>
          <w:lang w:val="el-GR"/>
        </w:rPr>
        <w:t xml:space="preserve"> – </w:t>
      </w:r>
      <w:r w:rsidRPr="00C969F8">
        <w:rPr>
          <w:rFonts w:ascii="Arial" w:hAnsi="Arial" w:cs="Arial"/>
          <w:sz w:val="20"/>
          <w:szCs w:val="20"/>
        </w:rPr>
        <w:t>GNN</w:t>
      </w:r>
      <w:r w:rsidRPr="00C969F8">
        <w:rPr>
          <w:rFonts w:ascii="Arial" w:hAnsi="Arial" w:cs="Arial"/>
          <w:sz w:val="20"/>
          <w:szCs w:val="20"/>
          <w:lang w:val="el-GR"/>
        </w:rPr>
        <w:t>), συνοδευόμενη από μια σύντομη αναφορά στα συμπεράσματα που προέκυψαν από τον πειραματισμό με διαφορετικές υπερπαραμέτρους.</w:t>
      </w:r>
    </w:p>
    <w:p w14:paraId="4ABDE109"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Έμφαση δίνεται στην τελική φάση πρόβλεψης, όπου το νευρωνικό δίκτυο εκτιμά πιθανότητες για κάθε ακμή του γραφήματος, και στην τεχνική κατασκευής κύκλων </w:t>
      </w:r>
      <w:r w:rsidRPr="00C969F8">
        <w:rPr>
          <w:rFonts w:ascii="Arial" w:hAnsi="Arial" w:cs="Arial"/>
          <w:sz w:val="20"/>
          <w:szCs w:val="20"/>
        </w:rPr>
        <w:t>Hamilton</w:t>
      </w:r>
      <w:r w:rsidRPr="00C969F8">
        <w:rPr>
          <w:rFonts w:ascii="Arial" w:hAnsi="Arial" w:cs="Arial"/>
          <w:sz w:val="20"/>
          <w:szCs w:val="20"/>
          <w:lang w:val="el-GR"/>
        </w:rPr>
        <w:t xml:space="preserve"> μέσω αλγορίθμου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Τέλος, ακολουθεί σχολιασμός των αποτελεσμάτων και σύντομη περιγραφή της υλοποίησης σε </w:t>
      </w:r>
      <w:r w:rsidRPr="00C969F8">
        <w:rPr>
          <w:rFonts w:ascii="Arial" w:hAnsi="Arial" w:cs="Arial"/>
          <w:sz w:val="20"/>
          <w:szCs w:val="20"/>
        </w:rPr>
        <w:t>Python</w:t>
      </w:r>
      <w:r w:rsidRPr="00C969F8">
        <w:rPr>
          <w:rFonts w:ascii="Arial" w:hAnsi="Arial" w:cs="Arial"/>
          <w:sz w:val="20"/>
          <w:szCs w:val="20"/>
          <w:lang w:val="el-GR"/>
        </w:rPr>
        <w:t xml:space="preserve">, συνοδευόμενη από παραπομπή στο δημόσιο αποθετήριο του έργου στο </w:t>
      </w:r>
      <w:r w:rsidRPr="00C969F8">
        <w:rPr>
          <w:rFonts w:ascii="Arial" w:hAnsi="Arial" w:cs="Arial"/>
          <w:sz w:val="20"/>
          <w:szCs w:val="20"/>
        </w:rPr>
        <w:t>GitHub</w:t>
      </w:r>
      <w:r w:rsidRPr="00C969F8">
        <w:rPr>
          <w:rFonts w:ascii="Arial" w:hAnsi="Arial" w:cs="Arial"/>
          <w:sz w:val="20"/>
          <w:szCs w:val="20"/>
          <w:lang w:val="el-GR"/>
        </w:rPr>
        <w:t>.</w:t>
      </w:r>
    </w:p>
    <w:p w14:paraId="716EECBC" w14:textId="65DC6FD9" w:rsidR="00360596" w:rsidRPr="00360596" w:rsidRDefault="00360596" w:rsidP="0097324E">
      <w:pPr>
        <w:spacing w:before="360" w:after="120"/>
        <w:jc w:val="both"/>
        <w:rPr>
          <w:rFonts w:ascii="Arial Black" w:hAnsi="Arial Black" w:cs="Arial"/>
          <w:sz w:val="22"/>
          <w:szCs w:val="22"/>
          <w:lang w:val="el-GR"/>
        </w:rPr>
      </w:pPr>
      <w:r w:rsidRPr="00360596">
        <w:rPr>
          <w:rFonts w:ascii="Arial Black" w:hAnsi="Arial Black" w:cs="Arial"/>
          <w:sz w:val="22"/>
          <w:szCs w:val="22"/>
          <w:lang w:val="el-GR"/>
        </w:rPr>
        <w:t>4.1</w:t>
      </w:r>
      <w:r w:rsidR="0097324E">
        <w:rPr>
          <w:rFonts w:ascii="Arial Black" w:hAnsi="Arial Black" w:cs="Arial"/>
          <w:sz w:val="22"/>
          <w:szCs w:val="22"/>
        </w:rPr>
        <w:t> </w:t>
      </w:r>
      <w:r w:rsidRPr="00360596">
        <w:rPr>
          <w:rFonts w:ascii="Arial Black" w:hAnsi="Arial Black" w:cs="Arial"/>
          <w:sz w:val="22"/>
          <w:szCs w:val="22"/>
          <w:lang w:val="el-GR"/>
        </w:rPr>
        <w:t>Δημιουργία</w:t>
      </w:r>
      <w:r w:rsidR="0097324E">
        <w:rPr>
          <w:rFonts w:ascii="Arial Black" w:hAnsi="Arial Black" w:cs="Arial"/>
          <w:sz w:val="22"/>
          <w:szCs w:val="22"/>
        </w:rPr>
        <w:t> </w:t>
      </w:r>
      <w:r w:rsidRPr="00360596">
        <w:rPr>
          <w:rFonts w:ascii="Arial Black" w:hAnsi="Arial Black" w:cs="Arial"/>
          <w:sz w:val="22"/>
          <w:szCs w:val="22"/>
          <w:lang w:val="el-GR"/>
        </w:rPr>
        <w:t>Βέλτιστων</w:t>
      </w:r>
      <w:r w:rsidR="0097324E">
        <w:rPr>
          <w:rFonts w:ascii="Arial Black" w:hAnsi="Arial Black" w:cs="Arial"/>
          <w:sz w:val="22"/>
          <w:szCs w:val="22"/>
        </w:rPr>
        <w:t> </w:t>
      </w:r>
      <w:r w:rsidRPr="00360596">
        <w:rPr>
          <w:rFonts w:ascii="Arial Black" w:hAnsi="Arial Black" w:cs="Arial"/>
          <w:sz w:val="22"/>
          <w:szCs w:val="22"/>
          <w:lang w:val="el-GR"/>
        </w:rPr>
        <w:t>Λύσεων</w:t>
      </w:r>
      <w:r w:rsidR="0097324E">
        <w:rPr>
          <w:rFonts w:ascii="Arial Black" w:hAnsi="Arial Black" w:cs="Arial"/>
          <w:sz w:val="22"/>
          <w:szCs w:val="22"/>
        </w:rPr>
        <w:t> </w:t>
      </w:r>
      <w:r w:rsidRPr="00360596">
        <w:rPr>
          <w:rFonts w:ascii="Arial Black" w:hAnsi="Arial Black" w:cs="Arial"/>
          <w:sz w:val="22"/>
          <w:szCs w:val="22"/>
          <w:lang w:val="el-GR"/>
        </w:rPr>
        <w:t>με</w:t>
      </w:r>
      <w:r w:rsidR="0097324E">
        <w:rPr>
          <w:rFonts w:ascii="Arial Black" w:hAnsi="Arial Black" w:cs="Arial"/>
          <w:sz w:val="22"/>
          <w:szCs w:val="22"/>
        </w:rPr>
        <w:t> </w:t>
      </w:r>
      <w:r w:rsidRPr="00360596">
        <w:rPr>
          <w:rFonts w:ascii="Arial Black" w:hAnsi="Arial Black" w:cs="Arial"/>
          <w:sz w:val="22"/>
          <w:szCs w:val="22"/>
          <w:lang w:val="el-GR"/>
        </w:rPr>
        <w:t>Ακέραιο</w:t>
      </w:r>
      <w:r w:rsidR="0097324E">
        <w:rPr>
          <w:rFonts w:ascii="Arial Black" w:hAnsi="Arial Black" w:cs="Arial"/>
          <w:sz w:val="22"/>
          <w:szCs w:val="22"/>
        </w:rPr>
        <w:t> </w:t>
      </w:r>
      <w:r w:rsidRPr="00360596">
        <w:rPr>
          <w:rFonts w:ascii="Arial Black" w:hAnsi="Arial Black" w:cs="Arial"/>
          <w:sz w:val="22"/>
          <w:szCs w:val="22"/>
          <w:lang w:val="el-GR"/>
        </w:rPr>
        <w:t>Γραμμικό</w:t>
      </w:r>
      <w:r w:rsidR="0097324E">
        <w:rPr>
          <w:rFonts w:ascii="Arial Black" w:hAnsi="Arial Black" w:cs="Arial"/>
          <w:sz w:val="22"/>
          <w:szCs w:val="22"/>
        </w:rPr>
        <w:t> </w:t>
      </w:r>
      <w:r w:rsidRPr="00360596">
        <w:rPr>
          <w:rFonts w:ascii="Arial Black" w:hAnsi="Arial Black" w:cs="Arial"/>
          <w:sz w:val="22"/>
          <w:szCs w:val="22"/>
          <w:lang w:val="el-GR"/>
        </w:rPr>
        <w:t>Προγραμματισμό</w:t>
      </w:r>
    </w:p>
    <w:p w14:paraId="477CD9AA"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Η παραγωγή των βέλτιστων λύσεων για τα προβλήματα εκπαίδευσης βασίστηκε στην μαθηματική διατύπωση</w:t>
      </w:r>
      <w:r w:rsidRPr="00360596">
        <w:rPr>
          <w:rFonts w:ascii="Arial" w:hAnsi="Arial" w:cs="Arial"/>
          <w:sz w:val="20"/>
          <w:szCs w:val="20"/>
        </w:rPr>
        <w:t> DFJ</w:t>
      </w:r>
      <w:r w:rsidRPr="00360596">
        <w:rPr>
          <w:rFonts w:ascii="Arial" w:hAnsi="Arial" w:cs="Arial"/>
          <w:sz w:val="20"/>
          <w:szCs w:val="20"/>
          <w:lang w:val="el-GR"/>
        </w:rPr>
        <w:t xml:space="preserve"> (</w:t>
      </w:r>
      <w:r w:rsidRPr="00360596">
        <w:rPr>
          <w:rFonts w:ascii="Arial" w:hAnsi="Arial" w:cs="Arial"/>
          <w:sz w:val="20"/>
          <w:szCs w:val="20"/>
        </w:rPr>
        <w:t>Dantzig</w:t>
      </w:r>
      <w:r w:rsidRPr="00360596">
        <w:rPr>
          <w:rFonts w:ascii="Arial" w:hAnsi="Arial" w:cs="Arial"/>
          <w:sz w:val="20"/>
          <w:szCs w:val="20"/>
          <w:lang w:val="el-GR"/>
        </w:rPr>
        <w:t>-</w:t>
      </w:r>
      <w:r w:rsidRPr="00360596">
        <w:rPr>
          <w:rFonts w:ascii="Arial" w:hAnsi="Arial" w:cs="Arial"/>
          <w:sz w:val="20"/>
          <w:szCs w:val="20"/>
        </w:rPr>
        <w:t>Fulkerson</w:t>
      </w:r>
      <w:r w:rsidRPr="00360596">
        <w:rPr>
          <w:rFonts w:ascii="Arial" w:hAnsi="Arial" w:cs="Arial"/>
          <w:sz w:val="20"/>
          <w:szCs w:val="20"/>
          <w:lang w:val="el-GR"/>
        </w:rPr>
        <w:t>-</w:t>
      </w:r>
      <w:r w:rsidRPr="00360596">
        <w:rPr>
          <w:rFonts w:ascii="Arial" w:hAnsi="Arial" w:cs="Arial"/>
          <w:sz w:val="20"/>
          <w:szCs w:val="20"/>
        </w:rPr>
        <w:t>Johnson</w:t>
      </w:r>
      <w:r w:rsidRPr="00360596">
        <w:rPr>
          <w:rFonts w:ascii="Arial" w:hAnsi="Arial" w:cs="Arial"/>
          <w:sz w:val="20"/>
          <w:szCs w:val="20"/>
          <w:lang w:val="el-GR"/>
        </w:rPr>
        <w:t>), η οποία έχει αναλυθεί στην ενότητα 2.1.2. Η υλοποίηση πραγματοποιήθηκε με τη βοήθεια της συνάρτησης</w:t>
      </w:r>
      <w:r w:rsidRPr="00360596">
        <w:rPr>
          <w:rFonts w:ascii="Arial" w:hAnsi="Arial" w:cs="Arial"/>
          <w:sz w:val="20"/>
          <w:szCs w:val="20"/>
        </w:rPr>
        <w:t> linprog </w:t>
      </w:r>
      <w:r w:rsidRPr="00360596">
        <w:rPr>
          <w:rFonts w:ascii="Arial" w:hAnsi="Arial" w:cs="Arial"/>
          <w:sz w:val="20"/>
          <w:szCs w:val="20"/>
          <w:lang w:val="el-GR"/>
        </w:rPr>
        <w:t>από τη βιβλιοθήκη</w:t>
      </w:r>
      <w:r w:rsidRPr="00360596">
        <w:rPr>
          <w:rFonts w:ascii="Arial" w:hAnsi="Arial" w:cs="Arial"/>
          <w:sz w:val="20"/>
          <w:szCs w:val="20"/>
        </w:rPr>
        <w:t> </w:t>
      </w:r>
      <w:r w:rsidRPr="00360596">
        <w:rPr>
          <w:rFonts w:ascii="Arial" w:hAnsi="Arial" w:cs="Arial"/>
          <w:b/>
          <w:bCs/>
          <w:sz w:val="20"/>
          <w:szCs w:val="20"/>
        </w:rPr>
        <w:t>SciPy</w:t>
      </w:r>
      <w:r w:rsidRPr="00360596">
        <w:rPr>
          <w:rFonts w:ascii="Arial" w:hAnsi="Arial" w:cs="Arial"/>
          <w:sz w:val="20"/>
          <w:szCs w:val="20"/>
          <w:lang w:val="el-GR"/>
        </w:rPr>
        <w:t xml:space="preserve">, αξιοποιώντας την προεπιλεγμένη μέθοδο </w:t>
      </w:r>
      <w:r w:rsidRPr="00360596">
        <w:rPr>
          <w:rFonts w:ascii="Arial" w:hAnsi="Arial" w:cs="Arial"/>
          <w:sz w:val="20"/>
          <w:szCs w:val="20"/>
        </w:rPr>
        <w:t>branch</w:t>
      </w:r>
      <w:r w:rsidRPr="00360596">
        <w:rPr>
          <w:rFonts w:ascii="Arial" w:hAnsi="Arial" w:cs="Arial"/>
          <w:sz w:val="20"/>
          <w:szCs w:val="20"/>
          <w:lang w:val="el-GR"/>
        </w:rPr>
        <w:t>-</w:t>
      </w:r>
      <w:r w:rsidRPr="00360596">
        <w:rPr>
          <w:rFonts w:ascii="Arial" w:hAnsi="Arial" w:cs="Arial"/>
          <w:sz w:val="20"/>
          <w:szCs w:val="20"/>
        </w:rPr>
        <w:t>and</w:t>
      </w:r>
      <w:r w:rsidRPr="00360596">
        <w:rPr>
          <w:rFonts w:ascii="Arial" w:hAnsi="Arial" w:cs="Arial"/>
          <w:sz w:val="20"/>
          <w:szCs w:val="20"/>
          <w:lang w:val="el-GR"/>
        </w:rPr>
        <w:t>-</w:t>
      </w:r>
      <w:r w:rsidRPr="00360596">
        <w:rPr>
          <w:rFonts w:ascii="Arial" w:hAnsi="Arial" w:cs="Arial"/>
          <w:sz w:val="20"/>
          <w:szCs w:val="20"/>
        </w:rPr>
        <w:t>bound</w:t>
      </w:r>
      <w:r w:rsidRPr="00360596">
        <w:rPr>
          <w:rFonts w:ascii="Arial" w:hAnsi="Arial" w:cs="Arial"/>
          <w:sz w:val="20"/>
          <w:szCs w:val="20"/>
          <w:lang w:val="el-GR"/>
        </w:rPr>
        <w:t xml:space="preserve"> για την αποκατάσταση ακεραιότητας, ρυθμίζοντας την παράμετρο </w:t>
      </w:r>
      <w:r w:rsidRPr="00360596">
        <w:rPr>
          <w:rFonts w:ascii="Arial" w:hAnsi="Arial" w:cs="Arial"/>
          <w:sz w:val="20"/>
          <w:szCs w:val="20"/>
        </w:rPr>
        <w:t>integrality</w:t>
      </w:r>
      <w:r w:rsidRPr="00360596">
        <w:rPr>
          <w:rFonts w:ascii="Arial" w:hAnsi="Arial" w:cs="Arial"/>
          <w:sz w:val="20"/>
          <w:szCs w:val="20"/>
          <w:lang w:val="el-GR"/>
        </w:rPr>
        <w:t xml:space="preserve">=1 στη συνάρτηση </w:t>
      </w:r>
      <w:r w:rsidRPr="00360596">
        <w:rPr>
          <w:rFonts w:ascii="Arial" w:hAnsi="Arial" w:cs="Arial"/>
          <w:sz w:val="20"/>
          <w:szCs w:val="20"/>
        </w:rPr>
        <w:t>linprog</w:t>
      </w:r>
      <w:r w:rsidRPr="00360596">
        <w:rPr>
          <w:rFonts w:ascii="Arial" w:hAnsi="Arial" w:cs="Arial"/>
          <w:sz w:val="20"/>
          <w:szCs w:val="20"/>
          <w:lang w:val="el-GR"/>
        </w:rPr>
        <w:t>.</w:t>
      </w:r>
    </w:p>
    <w:p w14:paraId="1BB721DB" w14:textId="79E34A3C" w:rsid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lastRenderedPageBreak/>
        <w:t>Για την αποφυγή ανεπιθύμητων λύσεων με πολλαπλούς υποκύκλους (</w:t>
      </w:r>
      <w:r w:rsidRPr="00360596">
        <w:rPr>
          <w:rFonts w:ascii="Arial" w:hAnsi="Arial" w:cs="Arial"/>
          <w:sz w:val="20"/>
          <w:szCs w:val="20"/>
        </w:rPr>
        <w:t>subtours</w:t>
      </w:r>
      <w:r w:rsidRPr="00360596">
        <w:rPr>
          <w:rFonts w:ascii="Arial" w:hAnsi="Arial" w:cs="Arial"/>
          <w:sz w:val="20"/>
          <w:szCs w:val="20"/>
          <w:lang w:val="el-GR"/>
        </w:rPr>
        <w:t>), εφαρμόστηκε η τεχνική</w:t>
      </w:r>
      <w:r w:rsidRPr="00360596">
        <w:rPr>
          <w:rFonts w:ascii="Arial" w:hAnsi="Arial" w:cs="Arial"/>
          <w:sz w:val="20"/>
          <w:szCs w:val="20"/>
        </w:rPr>
        <w:t> </w:t>
      </w:r>
      <w:r w:rsidRPr="00360596">
        <w:rPr>
          <w:rFonts w:ascii="Arial" w:hAnsi="Arial" w:cs="Arial"/>
          <w:b/>
          <w:bCs/>
          <w:sz w:val="20"/>
          <w:szCs w:val="20"/>
        </w:rPr>
        <w:t>branch</w:t>
      </w:r>
      <w:ins w:id="176" w:author="Giannis mougios" w:date="2025-08-30T16:25:00Z">
        <w:r w:rsidR="00446DB1">
          <w:rPr>
            <w:rFonts w:ascii="Arial" w:hAnsi="Arial" w:cs="Arial"/>
            <w:b/>
            <w:bCs/>
            <w:sz w:val="20"/>
            <w:szCs w:val="20"/>
          </w:rPr>
          <w:t> </w:t>
        </w:r>
        <w:r w:rsidR="00446DB1" w:rsidRPr="00446DB1">
          <w:rPr>
            <w:rFonts w:ascii="Arial" w:hAnsi="Arial" w:cs="Arial"/>
            <w:b/>
            <w:bCs/>
            <w:sz w:val="20"/>
            <w:szCs w:val="20"/>
            <w:lang w:val="el-GR"/>
            <w:rPrChange w:id="177" w:author="Giannis mougios" w:date="2025-08-30T16:25:00Z">
              <w:rPr>
                <w:rFonts w:ascii="Arial" w:hAnsi="Arial" w:cs="Arial"/>
                <w:b/>
                <w:bCs/>
                <w:sz w:val="20"/>
                <w:szCs w:val="20"/>
              </w:rPr>
            </w:rPrChange>
          </w:rPr>
          <w:t>-</w:t>
        </w:r>
        <w:r w:rsidR="00446DB1">
          <w:rPr>
            <w:rFonts w:ascii="Arial" w:hAnsi="Arial" w:cs="Arial"/>
            <w:b/>
            <w:bCs/>
            <w:sz w:val="20"/>
            <w:szCs w:val="20"/>
          </w:rPr>
          <w:t> </w:t>
        </w:r>
      </w:ins>
      <w:del w:id="178" w:author="Giannis mougios" w:date="2025-08-30T16:25:00Z">
        <w:r w:rsidRPr="00360596" w:rsidDel="00446DB1">
          <w:rPr>
            <w:rFonts w:ascii="Arial" w:hAnsi="Arial" w:cs="Arial"/>
            <w:b/>
            <w:bCs/>
            <w:sz w:val="20"/>
            <w:szCs w:val="20"/>
            <w:lang w:val="el-GR"/>
          </w:rPr>
          <w:delText>-</w:delText>
        </w:r>
      </w:del>
      <w:r w:rsidRPr="00360596">
        <w:rPr>
          <w:rFonts w:ascii="Arial" w:hAnsi="Arial" w:cs="Arial"/>
          <w:b/>
          <w:bCs/>
          <w:sz w:val="20"/>
          <w:szCs w:val="20"/>
        </w:rPr>
        <w:t>and</w:t>
      </w:r>
      <w:ins w:id="179" w:author="Giannis mougios" w:date="2025-08-30T16:25:00Z">
        <w:r w:rsidR="00446DB1">
          <w:rPr>
            <w:rFonts w:ascii="Arial" w:hAnsi="Arial" w:cs="Arial"/>
            <w:b/>
            <w:bCs/>
            <w:sz w:val="20"/>
            <w:szCs w:val="20"/>
          </w:rPr>
          <w:t> </w:t>
        </w:r>
        <w:r w:rsidR="00446DB1" w:rsidRPr="00446DB1">
          <w:rPr>
            <w:rFonts w:ascii="Arial" w:hAnsi="Arial" w:cs="Arial"/>
            <w:b/>
            <w:bCs/>
            <w:sz w:val="20"/>
            <w:szCs w:val="20"/>
            <w:lang w:val="el-GR"/>
            <w:rPrChange w:id="180" w:author="Giannis mougios" w:date="2025-08-30T16:25:00Z">
              <w:rPr>
                <w:rFonts w:ascii="Arial" w:hAnsi="Arial" w:cs="Arial"/>
                <w:b/>
                <w:bCs/>
                <w:sz w:val="20"/>
                <w:szCs w:val="20"/>
              </w:rPr>
            </w:rPrChange>
          </w:rPr>
          <w:t>-</w:t>
        </w:r>
        <w:r w:rsidR="00446DB1">
          <w:rPr>
            <w:rFonts w:ascii="Arial" w:hAnsi="Arial" w:cs="Arial"/>
            <w:b/>
            <w:bCs/>
            <w:sz w:val="20"/>
            <w:szCs w:val="20"/>
          </w:rPr>
          <w:t> </w:t>
        </w:r>
      </w:ins>
      <w:del w:id="181" w:author="Giannis mougios" w:date="2025-08-30T16:25:00Z">
        <w:r w:rsidRPr="00360596" w:rsidDel="00357DA6">
          <w:rPr>
            <w:rFonts w:ascii="Arial" w:hAnsi="Arial" w:cs="Arial"/>
            <w:b/>
            <w:bCs/>
            <w:sz w:val="20"/>
            <w:szCs w:val="20"/>
            <w:lang w:val="el-GR"/>
          </w:rPr>
          <w:delText>-</w:delText>
        </w:r>
      </w:del>
      <w:r w:rsidRPr="00360596">
        <w:rPr>
          <w:rFonts w:ascii="Arial" w:hAnsi="Arial" w:cs="Arial"/>
          <w:b/>
          <w:bCs/>
          <w:sz w:val="20"/>
          <w:szCs w:val="20"/>
        </w:rPr>
        <w:t>cut</w:t>
      </w:r>
      <w:r w:rsidRPr="00360596">
        <w:rPr>
          <w:rFonts w:ascii="Arial" w:hAnsi="Arial" w:cs="Arial"/>
          <w:sz w:val="20"/>
          <w:szCs w:val="20"/>
          <w:lang w:val="el-GR"/>
        </w:rPr>
        <w:t>,</w:t>
      </w:r>
      <w:ins w:id="182" w:author="Giannis mougios" w:date="2025-08-30T16:24:00Z">
        <w:r w:rsidR="00357DA6">
          <w:rPr>
            <w:rFonts w:ascii="Arial" w:hAnsi="Arial" w:cs="Arial"/>
            <w:sz w:val="20"/>
            <w:szCs w:val="20"/>
          </w:rPr>
          <w:t> </w:t>
        </w:r>
      </w:ins>
      <w:del w:id="183" w:author="Giannis mougios" w:date="2025-08-30T16:24: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η</w:t>
      </w:r>
      <w:ins w:id="184" w:author="Giannis mougios" w:date="2025-08-30T16:24:00Z">
        <w:r w:rsidR="00357DA6">
          <w:rPr>
            <w:rFonts w:ascii="Arial" w:hAnsi="Arial" w:cs="Arial"/>
            <w:sz w:val="20"/>
            <w:szCs w:val="20"/>
          </w:rPr>
          <w:t> </w:t>
        </w:r>
      </w:ins>
      <w:del w:id="185" w:author="Giannis mougios" w:date="2025-08-30T16:24: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οποία</w:t>
      </w:r>
      <w:ins w:id="186" w:author="Giannis mougios" w:date="2025-08-30T16:25:00Z">
        <w:r w:rsidR="00357DA6">
          <w:rPr>
            <w:rFonts w:ascii="Arial" w:hAnsi="Arial" w:cs="Arial"/>
            <w:sz w:val="20"/>
            <w:szCs w:val="20"/>
          </w:rPr>
          <w:t> </w:t>
        </w:r>
      </w:ins>
      <w:del w:id="187"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ενισχύει</w:t>
      </w:r>
      <w:ins w:id="188" w:author="Giannis mougios" w:date="2025-08-30T16:25:00Z">
        <w:r w:rsidR="00357DA6">
          <w:rPr>
            <w:rFonts w:ascii="Arial" w:hAnsi="Arial" w:cs="Arial"/>
            <w:sz w:val="20"/>
            <w:szCs w:val="20"/>
          </w:rPr>
          <w:t> </w:t>
        </w:r>
      </w:ins>
      <w:del w:id="189"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δυναμικά</w:t>
      </w:r>
      <w:ins w:id="190" w:author="Giannis mougios" w:date="2025-08-30T16:25:00Z">
        <w:r w:rsidR="00357DA6">
          <w:rPr>
            <w:rFonts w:ascii="Arial" w:hAnsi="Arial" w:cs="Arial"/>
            <w:sz w:val="20"/>
            <w:szCs w:val="20"/>
          </w:rPr>
          <w:t> </w:t>
        </w:r>
      </w:ins>
      <w:del w:id="191"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το</w:t>
      </w:r>
      <w:ins w:id="192" w:author="Giannis mougios" w:date="2025-08-30T16:25:00Z">
        <w:r w:rsidR="00357DA6">
          <w:rPr>
            <w:rFonts w:ascii="Arial" w:hAnsi="Arial" w:cs="Arial"/>
            <w:sz w:val="20"/>
            <w:szCs w:val="20"/>
          </w:rPr>
          <w:t> </w:t>
        </w:r>
      </w:ins>
      <w:del w:id="193"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μοντέλο</w:t>
      </w:r>
      <w:ins w:id="194" w:author="Giannis mougios" w:date="2025-08-30T16:25:00Z">
        <w:r w:rsidR="00357DA6">
          <w:rPr>
            <w:rFonts w:ascii="Arial" w:hAnsi="Arial" w:cs="Arial"/>
            <w:sz w:val="20"/>
            <w:szCs w:val="20"/>
          </w:rPr>
          <w:t> </w:t>
        </w:r>
      </w:ins>
      <w:del w:id="195"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lang w:val="el-GR"/>
        </w:rPr>
        <w:t>με</w:t>
      </w:r>
      <w:r w:rsidRPr="00360596">
        <w:rPr>
          <w:rFonts w:ascii="Arial" w:hAnsi="Arial" w:cs="Arial"/>
          <w:sz w:val="20"/>
          <w:szCs w:val="20"/>
        </w:rPr>
        <w:t> </w:t>
      </w:r>
      <w:r w:rsidRPr="00360596">
        <w:rPr>
          <w:rFonts w:ascii="Arial" w:hAnsi="Arial" w:cs="Arial"/>
          <w:b/>
          <w:bCs/>
          <w:sz w:val="20"/>
          <w:szCs w:val="20"/>
          <w:lang w:val="el-GR"/>
        </w:rPr>
        <w:t>περιορισμούς</w:t>
      </w:r>
      <w:ins w:id="196" w:author="Giannis mougios" w:date="2025-08-30T16:25:00Z">
        <w:r w:rsidR="00357DA6">
          <w:rPr>
            <w:rFonts w:ascii="Arial" w:hAnsi="Arial" w:cs="Arial"/>
            <w:b/>
            <w:bCs/>
            <w:sz w:val="20"/>
            <w:szCs w:val="20"/>
          </w:rPr>
          <w:t> </w:t>
        </w:r>
      </w:ins>
      <w:del w:id="197" w:author="Giannis mougios" w:date="2025-08-30T16:25:00Z">
        <w:r w:rsidRPr="00360596" w:rsidDel="00357DA6">
          <w:rPr>
            <w:rFonts w:ascii="Arial" w:hAnsi="Arial" w:cs="Arial"/>
            <w:b/>
            <w:bCs/>
            <w:sz w:val="20"/>
            <w:szCs w:val="20"/>
            <w:lang w:val="el-GR"/>
          </w:rPr>
          <w:delText xml:space="preserve"> </w:delText>
        </w:r>
      </w:del>
      <w:r w:rsidRPr="00360596">
        <w:rPr>
          <w:rFonts w:ascii="Arial" w:hAnsi="Arial" w:cs="Arial"/>
          <w:b/>
          <w:bCs/>
          <w:sz w:val="20"/>
          <w:szCs w:val="20"/>
          <w:lang w:val="el-GR"/>
        </w:rPr>
        <w:t>αποκοπής</w:t>
      </w:r>
      <w:del w:id="198" w:author="Giannis mougios" w:date="2025-08-30T16:26:00Z">
        <w:r w:rsidRPr="00360596" w:rsidDel="00446DB1">
          <w:rPr>
            <w:rFonts w:ascii="Arial" w:hAnsi="Arial" w:cs="Arial"/>
            <w:sz w:val="20"/>
            <w:szCs w:val="20"/>
          </w:rPr>
          <w:delText> </w:delText>
        </w:r>
      </w:del>
      <w:r w:rsidRPr="00360596">
        <w:rPr>
          <w:rFonts w:ascii="Arial" w:hAnsi="Arial" w:cs="Arial"/>
          <w:sz w:val="20"/>
          <w:szCs w:val="20"/>
          <w:lang w:val="el-GR"/>
        </w:rPr>
        <w:t>(</w:t>
      </w:r>
      <w:r w:rsidRPr="00360596">
        <w:rPr>
          <w:rFonts w:ascii="Arial" w:hAnsi="Arial" w:cs="Arial"/>
          <w:sz w:val="20"/>
          <w:szCs w:val="20"/>
        </w:rPr>
        <w:t>subtour</w:t>
      </w:r>
      <w:ins w:id="199" w:author="Giannis mougios" w:date="2025-08-30T16:25:00Z">
        <w:r w:rsidR="00357DA6">
          <w:rPr>
            <w:rFonts w:ascii="Arial" w:hAnsi="Arial" w:cs="Arial"/>
            <w:sz w:val="20"/>
            <w:szCs w:val="20"/>
          </w:rPr>
          <w:t> </w:t>
        </w:r>
      </w:ins>
      <w:del w:id="200" w:author="Giannis mougios" w:date="2025-08-30T16:25:00Z">
        <w:r w:rsidRPr="00360596" w:rsidDel="00357DA6">
          <w:rPr>
            <w:rFonts w:ascii="Arial" w:hAnsi="Arial" w:cs="Arial"/>
            <w:sz w:val="20"/>
            <w:szCs w:val="20"/>
            <w:lang w:val="el-GR"/>
          </w:rPr>
          <w:delText xml:space="preserve"> </w:delText>
        </w:r>
      </w:del>
      <w:r w:rsidRPr="00360596">
        <w:rPr>
          <w:rFonts w:ascii="Arial" w:hAnsi="Arial" w:cs="Arial"/>
          <w:sz w:val="20"/>
          <w:szCs w:val="20"/>
        </w:rPr>
        <w:t>elimination</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κάθε φορά που εντοπίζεται μη αποδεκτή λύση. Οι περιορισμοί αυτοί δεν είναι σταθερά προκαθορισμένοι, αλλά προστίθενται κατά την πορεία της επίλυσης, με στόχο την κατασκευή ενός έγκυρου</w:t>
      </w:r>
      <w:r w:rsidRPr="00360596">
        <w:rPr>
          <w:rFonts w:ascii="Arial" w:hAnsi="Arial" w:cs="Arial"/>
          <w:sz w:val="20"/>
          <w:szCs w:val="20"/>
        </w:rPr>
        <w:t> </w:t>
      </w:r>
      <w:r w:rsidRPr="00360596">
        <w:rPr>
          <w:rFonts w:ascii="Arial" w:hAnsi="Arial" w:cs="Arial"/>
          <w:sz w:val="20"/>
          <w:szCs w:val="20"/>
          <w:lang w:val="el-GR"/>
        </w:rPr>
        <w:t xml:space="preserve">κύκλου </w:t>
      </w:r>
      <w:r w:rsidRPr="00360596">
        <w:rPr>
          <w:rFonts w:ascii="Arial" w:hAnsi="Arial" w:cs="Arial"/>
          <w:sz w:val="20"/>
          <w:szCs w:val="20"/>
        </w:rPr>
        <w:t>Hamilton</w:t>
      </w:r>
      <w:r w:rsidRPr="00360596">
        <w:rPr>
          <w:rFonts w:ascii="Arial" w:hAnsi="Arial" w:cs="Arial"/>
          <w:sz w:val="20"/>
          <w:szCs w:val="20"/>
          <w:lang w:val="el-GR"/>
        </w:rPr>
        <w:t>.</w:t>
      </w:r>
    </w:p>
    <w:p w14:paraId="5B9A92E4"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Για την παρουσίαση της μεθοδολογίας, εξετάζεται ένα απλό παράδειγμα με</w:t>
      </w:r>
      <w:r w:rsidRPr="00360596">
        <w:rPr>
          <w:rFonts w:ascii="Arial" w:hAnsi="Arial" w:cs="Arial"/>
          <w:sz w:val="20"/>
          <w:szCs w:val="20"/>
        </w:rPr>
        <w:t> </w:t>
      </w:r>
      <w:r w:rsidRPr="00360596">
        <w:rPr>
          <w:rFonts w:ascii="Arial" w:hAnsi="Arial" w:cs="Arial"/>
          <w:b/>
          <w:bCs/>
          <w:sz w:val="20"/>
          <w:szCs w:val="20"/>
          <w:lang w:val="el-GR"/>
        </w:rPr>
        <w:t>6 πόλεις</w:t>
      </w:r>
      <w:r w:rsidRPr="00360596">
        <w:rPr>
          <w:rFonts w:ascii="Arial" w:hAnsi="Arial" w:cs="Arial"/>
          <w:sz w:val="20"/>
          <w:szCs w:val="20"/>
          <w:lang w:val="el-GR"/>
        </w:rPr>
        <w:t>, στο οποίο παρουσιάζονται:</w:t>
      </w:r>
    </w:p>
    <w:p w14:paraId="540227D8"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Το γράφημα με τις ακμές και τις αντίστοιχες αποστάσεις (Σχήμα 4.1),</w:t>
      </w:r>
    </w:p>
    <w:p w14:paraId="71BF5C5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 τελική βέλτιστη διαδρομή και η αντίστοιχη ακολουθία επισκέψεων,</w:t>
      </w:r>
    </w:p>
    <w:p w14:paraId="55464B6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διασφαλίζει πως κάθε κόμβος συμμετέχει ακριβώς σε δύο μεταβάσεις (μία εισερχόμενη και μία εξερχόμενη ακμή),</w:t>
      </w:r>
    </w:p>
    <w:p w14:paraId="04C7612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ανισοτικών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inequality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προστέθηκε δυναμικά κατά την επίλυση για την εξάλειψη υποκύκλων,</w:t>
      </w:r>
    </w:p>
    <w:p w14:paraId="6FE6A127"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 xml:space="preserve">Απόσπασμα </w:t>
      </w:r>
      <w:r w:rsidRPr="00360596">
        <w:rPr>
          <w:rFonts w:ascii="Arial" w:hAnsi="Arial" w:cs="Arial"/>
          <w:sz w:val="20"/>
          <w:szCs w:val="20"/>
        </w:rPr>
        <w:t>Python</w:t>
      </w:r>
      <w:r w:rsidRPr="00360596">
        <w:rPr>
          <w:rFonts w:ascii="Arial" w:hAnsi="Arial" w:cs="Arial"/>
          <w:sz w:val="20"/>
          <w:szCs w:val="20"/>
          <w:lang w:val="el-GR"/>
        </w:rPr>
        <w:t xml:space="preserve"> κώδικα που δημιουργεί και επιλύει το μοντέλο.</w:t>
      </w:r>
    </w:p>
    <w:p w14:paraId="7DC157C4" w14:textId="77777777" w:rsidR="00360596" w:rsidRPr="00360596" w:rsidRDefault="00360596" w:rsidP="00360596">
      <w:pPr>
        <w:spacing w:after="60"/>
        <w:rPr>
          <w:rFonts w:ascii="Arial" w:hAnsi="Arial" w:cs="Arial"/>
          <w:sz w:val="20"/>
          <w:szCs w:val="20"/>
          <w:lang w:val="el-GR"/>
        </w:rPr>
      </w:pPr>
    </w:p>
    <w:p w14:paraId="7D50EB1E" w14:textId="77777777" w:rsidR="00360596" w:rsidRDefault="00360596" w:rsidP="00360596">
      <w:pPr>
        <w:keepNext/>
        <w:spacing w:after="60"/>
      </w:pPr>
      <w:r w:rsidRPr="0083456F">
        <w:rPr>
          <w:b/>
          <w:bCs/>
          <w:noProof/>
        </w:rPr>
        <w:drawing>
          <wp:inline distT="0" distB="0" distL="0" distR="0" wp14:anchorId="014E0640" wp14:editId="295270C9">
            <wp:extent cx="4802770" cy="3812905"/>
            <wp:effectExtent l="0" t="0" r="0" b="0"/>
            <wp:docPr id="1262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4515" name=""/>
                    <pic:cNvPicPr/>
                  </pic:nvPicPr>
                  <pic:blipFill>
                    <a:blip r:embed="rId21"/>
                    <a:stretch>
                      <a:fillRect/>
                    </a:stretch>
                  </pic:blipFill>
                  <pic:spPr>
                    <a:xfrm>
                      <a:off x="0" y="0"/>
                      <a:ext cx="4840699" cy="3843017"/>
                    </a:xfrm>
                    <a:prstGeom prst="rect">
                      <a:avLst/>
                    </a:prstGeom>
                  </pic:spPr>
                </pic:pic>
              </a:graphicData>
            </a:graphic>
          </wp:inline>
        </w:drawing>
      </w:r>
    </w:p>
    <w:p w14:paraId="2458D3EA" w14:textId="77777777" w:rsidR="005373BF" w:rsidRPr="00077AA8" w:rsidRDefault="00360596" w:rsidP="00360596">
      <w:pPr>
        <w:pStyle w:val="Caption"/>
        <w:rPr>
          <w:rFonts w:ascii="Arial" w:hAnsi="Arial" w:cs="Arial"/>
          <w:b/>
          <w:bCs/>
          <w:i w:val="0"/>
          <w:iCs w:val="0"/>
          <w:color w:val="auto"/>
          <w:lang w:val="el-GR"/>
          <w:rPrChange w:id="201" w:author="Giannis mougios" w:date="2025-08-30T13:45:00Z">
            <w:rPr>
              <w:rFonts w:ascii="Arial" w:hAnsi="Arial" w:cs="Arial"/>
              <w:b/>
              <w:bCs/>
              <w:i w:val="0"/>
              <w:iCs w:val="0"/>
              <w:lang w:val="el-GR"/>
            </w:rPr>
          </w:rPrChange>
        </w:rPr>
      </w:pPr>
      <w:r w:rsidRPr="00077AA8">
        <w:rPr>
          <w:rFonts w:ascii="Arial" w:hAnsi="Arial" w:cs="Arial"/>
          <w:b/>
          <w:bCs/>
          <w:i w:val="0"/>
          <w:iCs w:val="0"/>
          <w:color w:val="auto"/>
          <w:lang w:val="el-GR"/>
          <w:rPrChange w:id="202" w:author="Giannis mougios" w:date="2025-08-30T13:45:00Z">
            <w:rPr>
              <w:rFonts w:ascii="Arial" w:hAnsi="Arial" w:cs="Arial"/>
              <w:b/>
              <w:bCs/>
              <w:i w:val="0"/>
              <w:iCs w:val="0"/>
              <w:lang w:val="el-GR"/>
            </w:rPr>
          </w:rPrChange>
        </w:rPr>
        <w:t>Σχήμα 4.1 Πόλεις και ζεύγη</w:t>
      </w:r>
    </w:p>
    <w:p w14:paraId="7EC66EC7" w14:textId="77777777" w:rsidR="00360596" w:rsidRPr="00360596" w:rsidRDefault="00360596" w:rsidP="0097324E">
      <w:pPr>
        <w:jc w:val="both"/>
        <w:rPr>
          <w:rFonts w:ascii="Arial" w:hAnsi="Arial" w:cs="Arial"/>
          <w:sz w:val="20"/>
          <w:szCs w:val="20"/>
          <w:lang w:val="el-GR"/>
        </w:rPr>
      </w:pPr>
      <w:r w:rsidRPr="00360596">
        <w:rPr>
          <w:rFonts w:ascii="Arial" w:hAnsi="Arial" w:cs="Arial"/>
          <w:sz w:val="20"/>
          <w:szCs w:val="20"/>
          <w:lang w:val="el-GR"/>
        </w:rPr>
        <w:t>Παράδειγμα επίλυσης με 6 πόλεις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2478"/>
        <w:gridCol w:w="3006"/>
      </w:tblGrid>
      <w:tr w:rsidR="00360596" w:rsidRPr="00360596" w14:paraId="4342CB19" w14:textId="77777777" w:rsidTr="008C0F44">
        <w:trPr>
          <w:trHeight w:val="164"/>
          <w:tblHeader/>
          <w:tblCellSpacing w:w="15" w:type="dxa"/>
        </w:trPr>
        <w:tc>
          <w:tcPr>
            <w:tcW w:w="2786" w:type="dxa"/>
            <w:vAlign w:val="center"/>
            <w:hideMark/>
          </w:tcPr>
          <w:p w14:paraId="1D94C008"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lastRenderedPageBreak/>
              <w:t>Κορυφή  1</w:t>
            </w:r>
          </w:p>
        </w:tc>
        <w:tc>
          <w:tcPr>
            <w:tcW w:w="2448" w:type="dxa"/>
            <w:vAlign w:val="center"/>
            <w:hideMark/>
          </w:tcPr>
          <w:p w14:paraId="6E97B092"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t>Κορυφή 2</w:t>
            </w:r>
          </w:p>
        </w:tc>
        <w:tc>
          <w:tcPr>
            <w:tcW w:w="2961" w:type="dxa"/>
            <w:vAlign w:val="center"/>
            <w:hideMark/>
          </w:tcPr>
          <w:p w14:paraId="4C5DBDAF" w14:textId="77777777" w:rsidR="00360596" w:rsidRPr="00360596" w:rsidRDefault="00360596" w:rsidP="0097324E">
            <w:pPr>
              <w:jc w:val="both"/>
              <w:rPr>
                <w:rFonts w:ascii="Arial" w:hAnsi="Arial" w:cs="Arial"/>
                <w:b/>
                <w:bCs/>
                <w:sz w:val="20"/>
                <w:szCs w:val="20"/>
              </w:rPr>
            </w:pPr>
            <w:r w:rsidRPr="00360596">
              <w:rPr>
                <w:rFonts w:ascii="Arial" w:hAnsi="Arial" w:cs="Arial"/>
                <w:b/>
                <w:bCs/>
                <w:sz w:val="20"/>
                <w:szCs w:val="20"/>
              </w:rPr>
              <w:t>Απόσταση</w:t>
            </w:r>
          </w:p>
        </w:tc>
      </w:tr>
      <w:tr w:rsidR="00360596" w:rsidRPr="00360596" w14:paraId="29068B82" w14:textId="77777777" w:rsidTr="008C0F44">
        <w:trPr>
          <w:trHeight w:val="164"/>
          <w:tblCellSpacing w:w="15" w:type="dxa"/>
        </w:trPr>
        <w:tc>
          <w:tcPr>
            <w:tcW w:w="2786" w:type="dxa"/>
            <w:vAlign w:val="center"/>
            <w:hideMark/>
          </w:tcPr>
          <w:p w14:paraId="747666D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D53D0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961" w:type="dxa"/>
            <w:vAlign w:val="center"/>
            <w:hideMark/>
          </w:tcPr>
          <w:p w14:paraId="1379217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2.00</w:t>
            </w:r>
          </w:p>
        </w:tc>
      </w:tr>
      <w:tr w:rsidR="00360596" w:rsidRPr="00360596" w14:paraId="57009DAF" w14:textId="77777777" w:rsidTr="008C0F44">
        <w:trPr>
          <w:trHeight w:val="164"/>
          <w:tblCellSpacing w:w="15" w:type="dxa"/>
        </w:trPr>
        <w:tc>
          <w:tcPr>
            <w:tcW w:w="2786" w:type="dxa"/>
            <w:vAlign w:val="center"/>
            <w:hideMark/>
          </w:tcPr>
          <w:p w14:paraId="7B22BE8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EF566F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277BE4A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1.38</w:t>
            </w:r>
          </w:p>
        </w:tc>
      </w:tr>
      <w:tr w:rsidR="00360596" w:rsidRPr="00360596" w14:paraId="1D310F26" w14:textId="77777777" w:rsidTr="008C0F44">
        <w:trPr>
          <w:trHeight w:val="164"/>
          <w:tblCellSpacing w:w="15" w:type="dxa"/>
        </w:trPr>
        <w:tc>
          <w:tcPr>
            <w:tcW w:w="2786" w:type="dxa"/>
            <w:vAlign w:val="center"/>
            <w:hideMark/>
          </w:tcPr>
          <w:p w14:paraId="4DAE1E7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2BD27CB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4506492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0.98</w:t>
            </w:r>
          </w:p>
        </w:tc>
      </w:tr>
      <w:tr w:rsidR="00360596" w:rsidRPr="00360596" w14:paraId="0DA754E6" w14:textId="77777777" w:rsidTr="008C0F44">
        <w:trPr>
          <w:trHeight w:val="164"/>
          <w:tblCellSpacing w:w="15" w:type="dxa"/>
        </w:trPr>
        <w:tc>
          <w:tcPr>
            <w:tcW w:w="2786" w:type="dxa"/>
            <w:vAlign w:val="center"/>
            <w:hideMark/>
          </w:tcPr>
          <w:p w14:paraId="7E1EDE3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013F299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6F2C32D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1.87</w:t>
            </w:r>
          </w:p>
        </w:tc>
      </w:tr>
      <w:tr w:rsidR="00360596" w:rsidRPr="00360596" w14:paraId="515B0272" w14:textId="77777777" w:rsidTr="008C0F44">
        <w:trPr>
          <w:trHeight w:val="164"/>
          <w:tblCellSpacing w:w="15" w:type="dxa"/>
        </w:trPr>
        <w:tc>
          <w:tcPr>
            <w:tcW w:w="2786" w:type="dxa"/>
            <w:vAlign w:val="center"/>
            <w:hideMark/>
          </w:tcPr>
          <w:p w14:paraId="6770C50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6C44B18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25C7E0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1.93</w:t>
            </w:r>
          </w:p>
        </w:tc>
      </w:tr>
      <w:tr w:rsidR="00360596" w:rsidRPr="00360596" w14:paraId="22D36FD3" w14:textId="77777777" w:rsidTr="008C0F44">
        <w:trPr>
          <w:trHeight w:val="164"/>
          <w:tblCellSpacing w:w="15" w:type="dxa"/>
        </w:trPr>
        <w:tc>
          <w:tcPr>
            <w:tcW w:w="2786" w:type="dxa"/>
            <w:vAlign w:val="center"/>
            <w:hideMark/>
          </w:tcPr>
          <w:p w14:paraId="2B79A29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45F1FC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00539DA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3.34</w:t>
            </w:r>
          </w:p>
        </w:tc>
      </w:tr>
      <w:tr w:rsidR="00360596" w:rsidRPr="00360596" w14:paraId="1C026B97" w14:textId="77777777" w:rsidTr="008C0F44">
        <w:trPr>
          <w:trHeight w:val="155"/>
          <w:tblCellSpacing w:w="15" w:type="dxa"/>
        </w:trPr>
        <w:tc>
          <w:tcPr>
            <w:tcW w:w="2786" w:type="dxa"/>
            <w:vAlign w:val="center"/>
            <w:hideMark/>
          </w:tcPr>
          <w:p w14:paraId="2475C3E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4EA2DE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36EF790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2.39</w:t>
            </w:r>
          </w:p>
        </w:tc>
      </w:tr>
      <w:tr w:rsidR="00360596" w:rsidRPr="00360596" w14:paraId="50C6A52A" w14:textId="77777777" w:rsidTr="008C0F44">
        <w:trPr>
          <w:trHeight w:val="164"/>
          <w:tblCellSpacing w:w="15" w:type="dxa"/>
        </w:trPr>
        <w:tc>
          <w:tcPr>
            <w:tcW w:w="2786" w:type="dxa"/>
            <w:vAlign w:val="center"/>
            <w:hideMark/>
          </w:tcPr>
          <w:p w14:paraId="23E6513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5C701F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4EA2A5F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2.13</w:t>
            </w:r>
          </w:p>
        </w:tc>
      </w:tr>
      <w:tr w:rsidR="00360596" w:rsidRPr="00360596" w14:paraId="1A9B02A5" w14:textId="77777777" w:rsidTr="008C0F44">
        <w:trPr>
          <w:trHeight w:val="164"/>
          <w:tblCellSpacing w:w="15" w:type="dxa"/>
        </w:trPr>
        <w:tc>
          <w:tcPr>
            <w:tcW w:w="2786" w:type="dxa"/>
            <w:vAlign w:val="center"/>
            <w:hideMark/>
          </w:tcPr>
          <w:p w14:paraId="6FBB165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7542E5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383993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1.15</w:t>
            </w:r>
          </w:p>
        </w:tc>
      </w:tr>
      <w:tr w:rsidR="00360596" w:rsidRPr="00360596" w14:paraId="011D25B5" w14:textId="77777777" w:rsidTr="008C0F44">
        <w:trPr>
          <w:trHeight w:val="164"/>
          <w:tblCellSpacing w:w="15" w:type="dxa"/>
        </w:trPr>
        <w:tc>
          <w:tcPr>
            <w:tcW w:w="2786" w:type="dxa"/>
            <w:vAlign w:val="center"/>
            <w:hideMark/>
          </w:tcPr>
          <w:p w14:paraId="47C1380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5A9028D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677B529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1.23</w:t>
            </w:r>
          </w:p>
        </w:tc>
      </w:tr>
      <w:tr w:rsidR="00360596" w:rsidRPr="00360596" w14:paraId="49C22F53" w14:textId="77777777" w:rsidTr="008C0F44">
        <w:trPr>
          <w:trHeight w:val="164"/>
          <w:tblCellSpacing w:w="15" w:type="dxa"/>
        </w:trPr>
        <w:tc>
          <w:tcPr>
            <w:tcW w:w="2786" w:type="dxa"/>
            <w:vAlign w:val="center"/>
            <w:hideMark/>
          </w:tcPr>
          <w:p w14:paraId="563C4DF8"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62880C4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184C7F7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2.41</w:t>
            </w:r>
          </w:p>
        </w:tc>
      </w:tr>
      <w:tr w:rsidR="00360596" w:rsidRPr="00360596" w14:paraId="7983C7EE" w14:textId="77777777" w:rsidTr="008C0F44">
        <w:trPr>
          <w:trHeight w:val="164"/>
          <w:tblCellSpacing w:w="15" w:type="dxa"/>
        </w:trPr>
        <w:tc>
          <w:tcPr>
            <w:tcW w:w="2786" w:type="dxa"/>
            <w:vAlign w:val="center"/>
            <w:hideMark/>
          </w:tcPr>
          <w:p w14:paraId="399E671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0CE65C7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C76ED8A"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2.98</w:t>
            </w:r>
          </w:p>
        </w:tc>
      </w:tr>
      <w:tr w:rsidR="00360596" w:rsidRPr="00360596" w14:paraId="26771AF5" w14:textId="77777777" w:rsidTr="008C0F44">
        <w:trPr>
          <w:trHeight w:val="164"/>
          <w:tblCellSpacing w:w="15" w:type="dxa"/>
        </w:trPr>
        <w:tc>
          <w:tcPr>
            <w:tcW w:w="2786" w:type="dxa"/>
            <w:vAlign w:val="center"/>
            <w:hideMark/>
          </w:tcPr>
          <w:p w14:paraId="4F99FEF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61D6BC7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06091B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1.19</w:t>
            </w:r>
          </w:p>
        </w:tc>
      </w:tr>
      <w:tr w:rsidR="00360596" w:rsidRPr="00360596" w14:paraId="4A0D4CF8" w14:textId="77777777" w:rsidTr="008C0F44">
        <w:trPr>
          <w:trHeight w:val="164"/>
          <w:tblCellSpacing w:w="15" w:type="dxa"/>
        </w:trPr>
        <w:tc>
          <w:tcPr>
            <w:tcW w:w="2786" w:type="dxa"/>
            <w:vAlign w:val="center"/>
            <w:hideMark/>
          </w:tcPr>
          <w:p w14:paraId="4251E67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5B027B2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093B7BE9"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1.80</w:t>
            </w:r>
          </w:p>
        </w:tc>
      </w:tr>
      <w:tr w:rsidR="00360596" w:rsidRPr="00360596" w14:paraId="7D58EF23" w14:textId="77777777" w:rsidTr="008C0F44">
        <w:trPr>
          <w:trHeight w:val="164"/>
          <w:tblCellSpacing w:w="15" w:type="dxa"/>
        </w:trPr>
        <w:tc>
          <w:tcPr>
            <w:tcW w:w="2786" w:type="dxa"/>
            <w:vAlign w:val="center"/>
            <w:hideMark/>
          </w:tcPr>
          <w:p w14:paraId="7B4EB03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448" w:type="dxa"/>
            <w:vAlign w:val="center"/>
            <w:hideMark/>
          </w:tcPr>
          <w:p w14:paraId="14CA296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AA454E0" w14:textId="77777777" w:rsidR="00360596" w:rsidRPr="00360596" w:rsidRDefault="00360596">
            <w:pPr>
              <w:keepNext/>
              <w:jc w:val="both"/>
              <w:rPr>
                <w:rFonts w:ascii="Arial" w:hAnsi="Arial" w:cs="Arial"/>
                <w:sz w:val="20"/>
                <w:szCs w:val="20"/>
              </w:rPr>
              <w:pPrChange w:id="203" w:author="Giannis mougios" w:date="2025-08-30T13:50:00Z">
                <w:pPr>
                  <w:jc w:val="both"/>
                </w:pPr>
              </w:pPrChange>
            </w:pPr>
            <w:r w:rsidRPr="00360596">
              <w:rPr>
                <w:rFonts w:ascii="Arial" w:hAnsi="Arial" w:cs="Arial"/>
                <w:sz w:val="20"/>
                <w:szCs w:val="20"/>
              </w:rPr>
              <w:t>1.07</w:t>
            </w:r>
          </w:p>
        </w:tc>
      </w:tr>
    </w:tbl>
    <w:p w14:paraId="1CAFC9C9" w14:textId="32B5C47A" w:rsidR="008D195A" w:rsidRPr="008D195A" w:rsidRDefault="008D195A">
      <w:pPr>
        <w:pStyle w:val="Caption"/>
        <w:rPr>
          <w:ins w:id="204" w:author="Giannis mougios" w:date="2025-08-30T13:50:00Z"/>
          <w:rFonts w:ascii="Arial" w:hAnsi="Arial" w:cs="Arial"/>
          <w:b/>
          <w:bCs/>
          <w:i w:val="0"/>
          <w:iCs w:val="0"/>
          <w:color w:val="auto"/>
          <w:lang w:val="el-GR"/>
          <w:rPrChange w:id="205" w:author="Giannis mougios" w:date="2025-08-30T13:52:00Z">
            <w:rPr>
              <w:ins w:id="206" w:author="Giannis mougios" w:date="2025-08-30T13:50:00Z"/>
            </w:rPr>
          </w:rPrChange>
        </w:rPr>
      </w:pPr>
      <w:ins w:id="207" w:author="Giannis mougios" w:date="2025-08-30T13:50:00Z">
        <w:r w:rsidRPr="008D195A">
          <w:rPr>
            <w:rFonts w:ascii="Arial" w:hAnsi="Arial" w:cs="Arial"/>
            <w:b/>
            <w:bCs/>
            <w:i w:val="0"/>
            <w:iCs w:val="0"/>
            <w:color w:val="auto"/>
            <w:lang w:val="el-GR"/>
            <w:rPrChange w:id="208" w:author="Giannis mougios" w:date="2025-08-30T13:52:00Z">
              <w:rPr/>
            </w:rPrChange>
          </w:rPr>
          <w:t xml:space="preserve">Πίνακας </w:t>
        </w:r>
      </w:ins>
      <w:ins w:id="209" w:author="Giannis mougios" w:date="2025-08-30T13:51:00Z">
        <w:r w:rsidRPr="008D195A">
          <w:rPr>
            <w:rFonts w:ascii="Arial" w:hAnsi="Arial" w:cs="Arial"/>
            <w:b/>
            <w:bCs/>
            <w:i w:val="0"/>
            <w:iCs w:val="0"/>
            <w:color w:val="auto"/>
            <w:lang w:val="el-GR"/>
            <w:rPrChange w:id="210" w:author="Giannis mougios" w:date="2025-08-30T13:52:00Z">
              <w:rPr>
                <w:lang w:val="el-GR"/>
              </w:rPr>
            </w:rPrChange>
          </w:rPr>
          <w:t>4</w:t>
        </w:r>
      </w:ins>
      <w:ins w:id="211" w:author="Giannis mougios" w:date="2025-08-30T13:50:00Z">
        <w:r w:rsidRPr="008D195A">
          <w:rPr>
            <w:rFonts w:ascii="Arial" w:hAnsi="Arial" w:cs="Arial"/>
            <w:b/>
            <w:bCs/>
            <w:i w:val="0"/>
            <w:iCs w:val="0"/>
            <w:color w:val="auto"/>
            <w:lang w:val="el-GR"/>
            <w:rPrChange w:id="212" w:author="Giannis mougios" w:date="2025-08-30T13:52:00Z">
              <w:rPr>
                <w:lang w:val="el-GR"/>
              </w:rPr>
            </w:rPrChange>
          </w:rPr>
          <w:t>.</w:t>
        </w:r>
        <w:r w:rsidRPr="008D195A">
          <w:rPr>
            <w:rFonts w:ascii="Arial" w:hAnsi="Arial" w:cs="Arial"/>
            <w:b/>
            <w:bCs/>
            <w:i w:val="0"/>
            <w:iCs w:val="0"/>
            <w:color w:val="auto"/>
            <w:rPrChange w:id="213" w:author="Giannis mougios" w:date="2025-08-30T13:52:00Z">
              <w:rPr/>
            </w:rPrChange>
          </w:rPr>
          <w:fldChar w:fldCharType="begin"/>
        </w:r>
        <w:r w:rsidRPr="008D195A">
          <w:rPr>
            <w:rFonts w:ascii="Arial" w:hAnsi="Arial" w:cs="Arial"/>
            <w:b/>
            <w:bCs/>
            <w:i w:val="0"/>
            <w:iCs w:val="0"/>
            <w:color w:val="auto"/>
            <w:lang w:val="el-GR"/>
            <w:rPrChange w:id="214" w:author="Giannis mougios" w:date="2025-08-30T13:52:00Z">
              <w:rPr/>
            </w:rPrChange>
          </w:rPr>
          <w:instrText xml:space="preserve"> </w:instrText>
        </w:r>
        <w:r w:rsidRPr="008D195A">
          <w:rPr>
            <w:rFonts w:ascii="Arial" w:hAnsi="Arial" w:cs="Arial"/>
            <w:b/>
            <w:bCs/>
            <w:i w:val="0"/>
            <w:iCs w:val="0"/>
            <w:color w:val="auto"/>
            <w:rPrChange w:id="215" w:author="Giannis mougios" w:date="2025-08-30T13:52:00Z">
              <w:rPr/>
            </w:rPrChange>
          </w:rPr>
          <w:instrText>SEQ</w:instrText>
        </w:r>
        <w:r w:rsidRPr="008D195A">
          <w:rPr>
            <w:rFonts w:ascii="Arial" w:hAnsi="Arial" w:cs="Arial"/>
            <w:b/>
            <w:bCs/>
            <w:i w:val="0"/>
            <w:iCs w:val="0"/>
            <w:color w:val="auto"/>
            <w:lang w:val="el-GR"/>
            <w:rPrChange w:id="216" w:author="Giannis mougios" w:date="2025-08-30T13:52:00Z">
              <w:rPr/>
            </w:rPrChange>
          </w:rPr>
          <w:instrText xml:space="preserve"> Πίνακας \* </w:instrText>
        </w:r>
        <w:r w:rsidRPr="008D195A">
          <w:rPr>
            <w:rFonts w:ascii="Arial" w:hAnsi="Arial" w:cs="Arial"/>
            <w:b/>
            <w:bCs/>
            <w:i w:val="0"/>
            <w:iCs w:val="0"/>
            <w:color w:val="auto"/>
            <w:rPrChange w:id="217" w:author="Giannis mougios" w:date="2025-08-30T13:52:00Z">
              <w:rPr/>
            </w:rPrChange>
          </w:rPr>
          <w:instrText>ARABIC</w:instrText>
        </w:r>
        <w:r w:rsidRPr="008D195A">
          <w:rPr>
            <w:rFonts w:ascii="Arial" w:hAnsi="Arial" w:cs="Arial"/>
            <w:b/>
            <w:bCs/>
            <w:i w:val="0"/>
            <w:iCs w:val="0"/>
            <w:color w:val="auto"/>
            <w:lang w:val="el-GR"/>
            <w:rPrChange w:id="218" w:author="Giannis mougios" w:date="2025-08-30T13:52:00Z">
              <w:rPr/>
            </w:rPrChange>
          </w:rPr>
          <w:instrText xml:space="preserve"> </w:instrText>
        </w:r>
      </w:ins>
      <w:r w:rsidRPr="008D195A">
        <w:rPr>
          <w:rFonts w:ascii="Arial" w:hAnsi="Arial" w:cs="Arial"/>
          <w:b/>
          <w:bCs/>
          <w:i w:val="0"/>
          <w:iCs w:val="0"/>
          <w:color w:val="auto"/>
          <w:rPrChange w:id="219" w:author="Giannis mougios" w:date="2025-08-30T13:52:00Z">
            <w:rPr/>
          </w:rPrChange>
        </w:rPr>
        <w:fldChar w:fldCharType="separate"/>
      </w:r>
      <w:ins w:id="220" w:author="Giannis mougios" w:date="2025-08-30T14:19:00Z">
        <w:r w:rsidR="0048718C" w:rsidRPr="0048718C">
          <w:rPr>
            <w:rFonts w:ascii="Arial" w:hAnsi="Arial" w:cs="Arial"/>
            <w:b/>
            <w:bCs/>
            <w:i w:val="0"/>
            <w:iCs w:val="0"/>
            <w:noProof/>
            <w:color w:val="auto"/>
            <w:lang w:val="el-GR"/>
            <w:rPrChange w:id="221" w:author="Giannis mougios" w:date="2025-08-30T14:19:00Z">
              <w:rPr>
                <w:rFonts w:ascii="Arial" w:hAnsi="Arial" w:cs="Arial"/>
                <w:b/>
                <w:bCs/>
                <w:i w:val="0"/>
                <w:iCs w:val="0"/>
                <w:noProof/>
                <w:color w:val="auto"/>
              </w:rPr>
            </w:rPrChange>
          </w:rPr>
          <w:t>1</w:t>
        </w:r>
      </w:ins>
      <w:ins w:id="222" w:author="Giannis mougios" w:date="2025-08-30T13:50:00Z">
        <w:r w:rsidRPr="008D195A">
          <w:rPr>
            <w:rFonts w:ascii="Arial" w:hAnsi="Arial" w:cs="Arial"/>
            <w:b/>
            <w:bCs/>
            <w:i w:val="0"/>
            <w:iCs w:val="0"/>
            <w:color w:val="auto"/>
            <w:rPrChange w:id="223" w:author="Giannis mougios" w:date="2025-08-30T13:52:00Z">
              <w:rPr/>
            </w:rPrChange>
          </w:rPr>
          <w:fldChar w:fldCharType="end"/>
        </w:r>
        <w:r w:rsidRPr="008D195A">
          <w:rPr>
            <w:rFonts w:ascii="Arial" w:hAnsi="Arial" w:cs="Arial"/>
            <w:b/>
            <w:bCs/>
            <w:i w:val="0"/>
            <w:iCs w:val="0"/>
            <w:color w:val="auto"/>
            <w:lang w:val="el-GR"/>
            <w:rPrChange w:id="224" w:author="Giannis mougios" w:date="2025-08-30T13:52:00Z">
              <w:rPr>
                <w:lang w:val="el-GR"/>
              </w:rPr>
            </w:rPrChange>
          </w:rPr>
          <w:t>: Μετασχηματισμένα δεδομένα εισόδου T</w:t>
        </w:r>
        <w:r w:rsidRPr="008D195A">
          <w:rPr>
            <w:rFonts w:ascii="Arial" w:hAnsi="Arial" w:cs="Arial"/>
            <w:b/>
            <w:bCs/>
            <w:i w:val="0"/>
            <w:iCs w:val="0"/>
            <w:color w:val="auto"/>
            <w:rPrChange w:id="225" w:author="Giannis mougios" w:date="2025-08-30T13:52:00Z">
              <w:rPr/>
            </w:rPrChange>
          </w:rPr>
          <w:t>SP</w:t>
        </w:r>
        <w:r w:rsidRPr="008D195A">
          <w:rPr>
            <w:rFonts w:ascii="Arial" w:hAnsi="Arial" w:cs="Arial"/>
            <w:b/>
            <w:bCs/>
            <w:i w:val="0"/>
            <w:iCs w:val="0"/>
            <w:color w:val="auto"/>
            <w:lang w:val="el-GR"/>
            <w:rPrChange w:id="226" w:author="Giannis mougios" w:date="2025-08-30T13:52:00Z">
              <w:rPr/>
            </w:rPrChange>
          </w:rPr>
          <w:t xml:space="preserve"> με</w:t>
        </w:r>
        <w:r w:rsidRPr="008D195A">
          <w:rPr>
            <w:rFonts w:ascii="Arial" w:hAnsi="Arial" w:cs="Arial"/>
            <w:b/>
            <w:bCs/>
            <w:i w:val="0"/>
            <w:iCs w:val="0"/>
            <w:color w:val="auto"/>
            <w:lang w:val="el-GR"/>
            <w:rPrChange w:id="227" w:author="Giannis mougios" w:date="2025-08-30T13:52:00Z">
              <w:rPr>
                <w:lang w:val="el-GR"/>
              </w:rPr>
            </w:rPrChange>
          </w:rPr>
          <w:t xml:space="preserve"> 6 </w:t>
        </w:r>
        <w:r w:rsidRPr="008D195A">
          <w:rPr>
            <w:rFonts w:ascii="Arial" w:hAnsi="Arial" w:cs="Arial"/>
            <w:b/>
            <w:bCs/>
            <w:i w:val="0"/>
            <w:iCs w:val="0"/>
            <w:color w:val="auto"/>
            <w:lang w:val="el-GR"/>
            <w:rPrChange w:id="228" w:author="Giannis mougios" w:date="2025-08-30T13:52:00Z">
              <w:rPr/>
            </w:rPrChange>
          </w:rPr>
          <w:t>σ</w:t>
        </w:r>
        <w:r w:rsidRPr="008D195A">
          <w:rPr>
            <w:rFonts w:ascii="Arial" w:hAnsi="Arial" w:cs="Arial"/>
            <w:b/>
            <w:bCs/>
            <w:i w:val="0"/>
            <w:iCs w:val="0"/>
            <w:color w:val="auto"/>
            <w:lang w:val="el-GR"/>
            <w:rPrChange w:id="229" w:author="Giannis mougios" w:date="2025-08-30T13:52:00Z">
              <w:rPr>
                <w:lang w:val="el-GR"/>
              </w:rPr>
            </w:rPrChange>
          </w:rPr>
          <w:t>ημεία</w:t>
        </w:r>
      </w:ins>
    </w:p>
    <w:p w14:paraId="57DB02C8" w14:textId="77777777" w:rsidR="00360596" w:rsidRPr="00360596" w:rsidRDefault="00360596" w:rsidP="0097324E">
      <w:pPr>
        <w:spacing w:after="60"/>
        <w:jc w:val="both"/>
        <w:rPr>
          <w:rFonts w:ascii="Arial" w:hAnsi="Arial" w:cs="Arial"/>
          <w:b/>
          <w:bCs/>
          <w:sz w:val="20"/>
          <w:szCs w:val="20"/>
          <w:lang w:val="el-GR"/>
        </w:rPr>
      </w:pPr>
      <w:r w:rsidRPr="00360596">
        <w:rPr>
          <w:rFonts w:ascii="Arial" w:hAnsi="Arial" w:cs="Arial"/>
          <w:sz w:val="20"/>
          <w:szCs w:val="20"/>
          <w:lang w:val="el-GR"/>
        </w:rPr>
        <w:t xml:space="preserve">** Οι αποστάσεις είναι συμμετρικές: </w:t>
      </w:r>
      <m:oMath>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m:t>
            </m:r>
            <m:r>
              <w:rPr>
                <w:rFonts w:ascii="Cambria Math" w:hAnsi="Cambria Math" w:cs="Arial"/>
                <w:sz w:val="20"/>
                <w:szCs w:val="20"/>
              </w:rPr>
              <m:t>j</m:t>
            </m:r>
          </m:e>
        </m:d>
        <m:r>
          <w:rPr>
            <w:rFonts w:ascii="Cambria Math" w:hAnsi="Cambria Math" w:cs="Arial"/>
            <w:sz w:val="20"/>
            <w:szCs w:val="20"/>
            <w:lang w:val="el-GR"/>
          </w:rPr>
          <m:t>=</m:t>
        </m:r>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j</m:t>
            </m:r>
            <m:r>
              <w:rPr>
                <w:rFonts w:ascii="Cambria Math" w:hAnsi="Cambria Math" w:cs="Arial"/>
                <w:sz w:val="20"/>
                <w:szCs w:val="20"/>
                <w:lang w:val="el-GR"/>
              </w:rPr>
              <m:t>,</m:t>
            </m:r>
            <m:r>
              <w:rPr>
                <w:rFonts w:ascii="Cambria Math" w:hAnsi="Cambria Math" w:cs="Arial"/>
                <w:sz w:val="20"/>
                <w:szCs w:val="20"/>
              </w:rPr>
              <m:t>i</m:t>
            </m:r>
          </m:e>
        </m:d>
        <m:r>
          <w:rPr>
            <w:rFonts w:ascii="Cambria Math" w:hAnsi="Cambria Math" w:cs="Arial"/>
            <w:sz w:val="20"/>
            <w:szCs w:val="20"/>
            <w:lang w:val="el-GR"/>
          </w:rPr>
          <m:t>,</m:t>
        </m:r>
      </m:oMath>
      <w:r w:rsidRPr="00360596">
        <w:rPr>
          <w:rFonts w:ascii="Arial" w:hAnsi="Arial" w:cs="Arial"/>
          <w:sz w:val="20"/>
          <w:szCs w:val="20"/>
          <w:lang w:val="el-GR"/>
        </w:rPr>
        <w:t xml:space="preserve"> και δεν εμφανίζονται διπλότυπα.)</w:t>
      </w:r>
    </w:p>
    <w:p w14:paraId="6162A3C3" w14:textId="77777777" w:rsidR="004D1B67" w:rsidRDefault="004D1B67" w:rsidP="0097324E">
      <w:pPr>
        <w:spacing w:after="60"/>
        <w:jc w:val="both"/>
        <w:rPr>
          <w:ins w:id="230" w:author="Gregory Koronakos" w:date="2025-08-28T20:57:00Z"/>
          <w:rFonts w:ascii="Arial" w:hAnsi="Arial" w:cs="Arial"/>
          <w:i/>
          <w:iCs/>
          <w:sz w:val="20"/>
          <w:szCs w:val="20"/>
          <w:lang w:val="el-GR"/>
        </w:rPr>
      </w:pPr>
    </w:p>
    <w:p w14:paraId="0806903F" w14:textId="2970A47A" w:rsidR="00B36CD1" w:rsidRPr="00B36CD1" w:rsidRDefault="00B36CD1" w:rsidP="0097324E">
      <w:pPr>
        <w:spacing w:after="60"/>
        <w:jc w:val="both"/>
        <w:rPr>
          <w:rFonts w:ascii="Arial" w:hAnsi="Arial" w:cs="Arial"/>
          <w:i/>
          <w:iCs/>
          <w:sz w:val="20"/>
          <w:szCs w:val="20"/>
          <w:lang w:val="el-GR"/>
        </w:rPr>
      </w:pPr>
      <w:r w:rsidRPr="00B36CD1">
        <w:rPr>
          <w:rFonts w:ascii="Arial" w:hAnsi="Arial" w:cs="Arial"/>
          <w:i/>
          <w:iCs/>
          <w:sz w:val="20"/>
          <w:szCs w:val="20"/>
          <w:lang w:val="el-GR"/>
        </w:rPr>
        <w:t>Ισοτικοί Περιορισμοί (</w:t>
      </w:r>
      <w:r w:rsidRPr="00B36CD1">
        <w:rPr>
          <w:rFonts w:ascii="Arial" w:hAnsi="Arial" w:cs="Arial"/>
          <w:i/>
          <w:iCs/>
          <w:sz w:val="20"/>
          <w:szCs w:val="20"/>
        </w:rPr>
        <w:t>Equality</w:t>
      </w:r>
      <w:r w:rsidRPr="00B36CD1">
        <w:rPr>
          <w:rFonts w:ascii="Arial" w:hAnsi="Arial" w:cs="Arial"/>
          <w:i/>
          <w:iCs/>
          <w:sz w:val="20"/>
          <w:szCs w:val="20"/>
          <w:lang w:val="el-GR"/>
        </w:rPr>
        <w:t xml:space="preserve"> </w:t>
      </w:r>
      <w:r w:rsidRPr="00B36CD1">
        <w:rPr>
          <w:rFonts w:ascii="Arial" w:hAnsi="Arial" w:cs="Arial"/>
          <w:i/>
          <w:iCs/>
          <w:sz w:val="20"/>
          <w:szCs w:val="20"/>
        </w:rPr>
        <w:t>Constraints</w:t>
      </w:r>
      <w:r w:rsidRPr="00B36CD1">
        <w:rPr>
          <w:rFonts w:ascii="Arial" w:hAnsi="Arial" w:cs="Arial"/>
          <w:i/>
          <w:iCs/>
          <w:sz w:val="20"/>
          <w:szCs w:val="20"/>
          <w:lang w:val="el-GR"/>
        </w:rPr>
        <w:t>)</w:t>
      </w:r>
    </w:p>
    <w:p w14:paraId="7ED86F5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t xml:space="preserve">Η παρακάτω μήτρα (6 </w:t>
      </w:r>
      <w:r w:rsidRPr="00B36CD1">
        <w:rPr>
          <w:rFonts w:ascii="Arial" w:hAnsi="Arial" w:cs="Arial"/>
          <w:sz w:val="20"/>
          <w:szCs w:val="20"/>
        </w:rPr>
        <w:t>x</w:t>
      </w:r>
      <w:r w:rsidRPr="00B36CD1">
        <w:rPr>
          <w:rFonts w:ascii="Arial" w:hAnsi="Arial" w:cs="Arial"/>
          <w:sz w:val="20"/>
          <w:szCs w:val="20"/>
          <w:lang w:val="el-GR"/>
        </w:rPr>
        <w:t xml:space="preserve"> 15) εξασφαλίζει ότι κάθε πόλη συμμετέχει σε</w:t>
      </w:r>
      <w:r w:rsidRPr="00B36CD1">
        <w:rPr>
          <w:rFonts w:ascii="Arial" w:hAnsi="Arial" w:cs="Arial"/>
          <w:sz w:val="20"/>
          <w:szCs w:val="20"/>
        </w:rPr>
        <w:t> </w:t>
      </w:r>
      <w:r w:rsidRPr="00B36CD1">
        <w:rPr>
          <w:rFonts w:ascii="Arial" w:hAnsi="Arial" w:cs="Arial"/>
          <w:sz w:val="20"/>
          <w:szCs w:val="20"/>
          <w:lang w:val="el-GR"/>
        </w:rPr>
        <w:t>ακριβώς δύο ακμές</w:t>
      </w:r>
      <w:r w:rsidRPr="00B36CD1">
        <w:rPr>
          <w:rFonts w:ascii="Arial" w:hAnsi="Arial" w:cs="Arial"/>
          <w:sz w:val="20"/>
          <w:szCs w:val="20"/>
        </w:rPr>
        <w:t> </w:t>
      </w:r>
      <w:r w:rsidRPr="00B36CD1">
        <w:rPr>
          <w:rFonts w:ascii="Arial" w:hAnsi="Arial" w:cs="Arial"/>
          <w:sz w:val="20"/>
          <w:szCs w:val="20"/>
          <w:lang w:val="el-GR"/>
        </w:rPr>
        <w:t>(μία εξερχόμενη και μία εισερχόμενη). Οι στήλες αντιστοιχούν στις μεταβλητές</w:t>
      </w:r>
      <w:r w:rsidRPr="00B36CD1">
        <w:rPr>
          <w:rFonts w:ascii="Arial" w:hAnsi="Arial" w:cs="Arial"/>
          <w:sz w:val="20"/>
          <w:szCs w:val="20"/>
        </w:rPr>
        <w:t> x</w:t>
      </w:r>
      <w:r w:rsidRPr="00B36CD1">
        <w:rPr>
          <w:rFonts w:ascii="Arial" w:hAnsi="Arial" w:cs="Arial"/>
          <w:sz w:val="20"/>
          <w:szCs w:val="20"/>
          <w:vertAlign w:val="subscript"/>
          <w:lang w:val="el-GR"/>
        </w:rPr>
        <w:t>i</w:t>
      </w:r>
      <w:r w:rsidRPr="00B36CD1">
        <w:rPr>
          <w:rFonts w:ascii="Arial" w:hAnsi="Arial" w:cs="Arial"/>
          <w:sz w:val="20"/>
          <w:szCs w:val="20"/>
          <w:vertAlign w:val="subscript"/>
        </w:rPr>
        <w:t>j</w:t>
      </w:r>
      <w:r w:rsidRPr="00B36CD1">
        <w:rPr>
          <w:rFonts w:ascii="Arial" w:hAnsi="Arial" w:cs="Arial"/>
          <w:sz w:val="20"/>
          <w:szCs w:val="20"/>
          <w:lang w:val="el-GR"/>
        </w:rPr>
        <w:t>​, που υποδηλώνουν εάν η ακμή μεταξύ των πόλεων</w:t>
      </w:r>
      <w:r w:rsidRPr="00B36CD1">
        <w:rPr>
          <w:rFonts w:ascii="Arial" w:hAnsi="Arial" w:cs="Arial"/>
          <w:sz w:val="20"/>
          <w:szCs w:val="20"/>
        </w:rPr>
        <w:t> </w:t>
      </w:r>
      <w:r w:rsidRPr="00B36CD1">
        <w:rPr>
          <w:rFonts w:ascii="Arial" w:hAnsi="Arial" w:cs="Arial"/>
          <w:i/>
          <w:iCs/>
          <w:sz w:val="20"/>
          <w:szCs w:val="20"/>
        </w:rPr>
        <w:t>i</w:t>
      </w:r>
      <w:r w:rsidRPr="00B36CD1">
        <w:rPr>
          <w:rFonts w:ascii="Arial" w:hAnsi="Arial" w:cs="Arial"/>
          <w:sz w:val="20"/>
          <w:szCs w:val="20"/>
        </w:rPr>
        <w:t> </w:t>
      </w:r>
      <w:r w:rsidRPr="00B36CD1">
        <w:rPr>
          <w:rFonts w:ascii="Arial" w:hAnsi="Arial" w:cs="Arial"/>
          <w:sz w:val="20"/>
          <w:szCs w:val="20"/>
          <w:lang w:val="el-GR"/>
        </w:rPr>
        <w:t>και</w:t>
      </w:r>
      <w:r w:rsidRPr="00B36CD1">
        <w:rPr>
          <w:rFonts w:ascii="Arial" w:hAnsi="Arial" w:cs="Arial"/>
          <w:sz w:val="20"/>
          <w:szCs w:val="20"/>
        </w:rPr>
        <w:t> </w:t>
      </w:r>
      <w:r w:rsidRPr="00B36CD1">
        <w:rPr>
          <w:rFonts w:ascii="Arial" w:hAnsi="Arial" w:cs="Arial"/>
          <w:i/>
          <w:iCs/>
          <w:sz w:val="20"/>
          <w:szCs w:val="20"/>
        </w:rPr>
        <w:t>j</w:t>
      </w:r>
      <w:r w:rsidRPr="00B36CD1">
        <w:rPr>
          <w:rFonts w:ascii="Arial" w:hAnsi="Arial" w:cs="Arial"/>
          <w:sz w:val="20"/>
          <w:szCs w:val="20"/>
        </w:rPr>
        <w:t> </w:t>
      </w:r>
      <w:r w:rsidRPr="00B36CD1">
        <w:rPr>
          <w:rFonts w:ascii="Arial" w:hAnsi="Arial" w:cs="Arial"/>
          <w:sz w:val="20"/>
          <w:szCs w:val="20"/>
          <w:lang w:val="el-GR"/>
        </w:rPr>
        <w:t>περιλαμβάνεται στη λύση.</w:t>
      </w:r>
    </w:p>
    <w:tbl>
      <w:tblPr>
        <w:tblW w:w="8096" w:type="dxa"/>
        <w:tblCellSpacing w:w="15" w:type="dxa"/>
        <w:tblCellMar>
          <w:top w:w="15" w:type="dxa"/>
          <w:left w:w="15" w:type="dxa"/>
          <w:bottom w:w="15" w:type="dxa"/>
          <w:right w:w="15" w:type="dxa"/>
        </w:tblCellMar>
        <w:tblLook w:val="04A0" w:firstRow="1" w:lastRow="0" w:firstColumn="1" w:lastColumn="0" w:noHBand="0" w:noVBand="1"/>
      </w:tblPr>
      <w:tblGrid>
        <w:gridCol w:w="1982"/>
        <w:gridCol w:w="899"/>
        <w:gridCol w:w="900"/>
        <w:gridCol w:w="720"/>
        <w:gridCol w:w="782"/>
        <w:gridCol w:w="603"/>
        <w:gridCol w:w="596"/>
        <w:gridCol w:w="596"/>
        <w:gridCol w:w="400"/>
        <w:gridCol w:w="618"/>
      </w:tblGrid>
      <w:tr w:rsidR="00B36CD1" w:rsidRPr="00B36CD1" w14:paraId="3A1057A5" w14:textId="77777777" w:rsidTr="008C0F44">
        <w:trPr>
          <w:trHeight w:val="425"/>
          <w:tblHeader/>
          <w:tblCellSpacing w:w="15" w:type="dxa"/>
        </w:trPr>
        <w:tc>
          <w:tcPr>
            <w:tcW w:w="1936" w:type="dxa"/>
            <w:vAlign w:val="center"/>
            <w:hideMark/>
          </w:tcPr>
          <w:p w14:paraId="50344E1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rPr>
              <w:t>Πόλη\</w:t>
            </w:r>
            <w:r w:rsidRPr="00B36CD1">
              <w:rPr>
                <w:rFonts w:ascii="Arial" w:hAnsi="Arial" w:cs="Arial"/>
                <w:sz w:val="20"/>
                <w:szCs w:val="20"/>
                <w:lang w:val="el-GR"/>
              </w:rPr>
              <w:t xml:space="preserve"> Μετάβαση</w:t>
            </w:r>
          </w:p>
        </w:tc>
        <w:tc>
          <w:tcPr>
            <w:tcW w:w="869" w:type="dxa"/>
            <w:vAlign w:val="center"/>
            <w:hideMark/>
          </w:tcPr>
          <w:p w14:paraId="01A5DC4C"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01</m:t>
                    </m:r>
                  </m:sub>
                </m:sSub>
              </m:oMath>
            </m:oMathPara>
          </w:p>
        </w:tc>
        <w:tc>
          <w:tcPr>
            <w:tcW w:w="870" w:type="dxa"/>
            <w:vAlign w:val="center"/>
            <w:hideMark/>
          </w:tcPr>
          <w:p w14:paraId="53010BB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02</m:t>
                    </m:r>
                  </m:sub>
                </m:sSub>
              </m:oMath>
            </m:oMathPara>
          </w:p>
        </w:tc>
        <w:tc>
          <w:tcPr>
            <w:tcW w:w="690" w:type="dxa"/>
            <w:vAlign w:val="center"/>
            <w:hideMark/>
          </w:tcPr>
          <w:p w14:paraId="6A2AC5CA"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03</m:t>
                    </m:r>
                  </m:sub>
                </m:sSub>
              </m:oMath>
            </m:oMathPara>
          </w:p>
        </w:tc>
        <w:tc>
          <w:tcPr>
            <w:tcW w:w="752" w:type="dxa"/>
            <w:vAlign w:val="center"/>
            <w:hideMark/>
          </w:tcPr>
          <w:p w14:paraId="05F2D40B"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04</m:t>
                    </m:r>
                  </m:sub>
                </m:sSub>
              </m:oMath>
            </m:oMathPara>
          </w:p>
        </w:tc>
        <w:tc>
          <w:tcPr>
            <w:tcW w:w="0" w:type="auto"/>
            <w:vAlign w:val="center"/>
            <w:hideMark/>
          </w:tcPr>
          <w:p w14:paraId="4FBD4E8F"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05</m:t>
                    </m:r>
                  </m:sub>
                </m:sSub>
              </m:oMath>
            </m:oMathPara>
          </w:p>
        </w:tc>
        <w:tc>
          <w:tcPr>
            <w:tcW w:w="0" w:type="auto"/>
            <w:vAlign w:val="center"/>
            <w:hideMark/>
          </w:tcPr>
          <w:p w14:paraId="2C7BB65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oMath>
            </m:oMathPara>
          </w:p>
        </w:tc>
        <w:tc>
          <w:tcPr>
            <w:tcW w:w="0" w:type="auto"/>
            <w:vAlign w:val="center"/>
            <w:hideMark/>
          </w:tcPr>
          <w:p w14:paraId="210FF5A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13</m:t>
                    </m:r>
                  </m:sub>
                </m:sSub>
              </m:oMath>
            </m:oMathPara>
          </w:p>
        </w:tc>
        <w:tc>
          <w:tcPr>
            <w:tcW w:w="0" w:type="auto"/>
            <w:vAlign w:val="center"/>
            <w:hideMark/>
          </w:tcPr>
          <w:p w14:paraId="7C4F3E9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721E30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45</m:t>
                    </m:r>
                  </m:sub>
                </m:sSub>
              </m:oMath>
            </m:oMathPara>
          </w:p>
        </w:tc>
      </w:tr>
      <w:tr w:rsidR="00B36CD1" w:rsidRPr="00B36CD1" w14:paraId="26B36831" w14:textId="77777777" w:rsidTr="008C0F44">
        <w:trPr>
          <w:trHeight w:val="425"/>
          <w:tblCellSpacing w:w="15" w:type="dxa"/>
        </w:trPr>
        <w:tc>
          <w:tcPr>
            <w:tcW w:w="1936" w:type="dxa"/>
            <w:vAlign w:val="center"/>
            <w:hideMark/>
          </w:tcPr>
          <w:p w14:paraId="1FFF1A5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69" w:type="dxa"/>
            <w:vAlign w:val="center"/>
            <w:hideMark/>
          </w:tcPr>
          <w:p w14:paraId="18A1C3A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10DB03C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3D2BDE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56F64C3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1D7CAB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E882F9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99753C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D76E16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4B1DE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377FACCB" w14:textId="77777777" w:rsidTr="008C0F44">
        <w:trPr>
          <w:trHeight w:val="425"/>
          <w:tblCellSpacing w:w="15" w:type="dxa"/>
        </w:trPr>
        <w:tc>
          <w:tcPr>
            <w:tcW w:w="1936" w:type="dxa"/>
            <w:vAlign w:val="center"/>
            <w:hideMark/>
          </w:tcPr>
          <w:p w14:paraId="4BB0F6A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69" w:type="dxa"/>
            <w:vAlign w:val="center"/>
            <w:hideMark/>
          </w:tcPr>
          <w:p w14:paraId="5EF2D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2672170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01E9B3B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7D9F72D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9050D9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1E6BA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B80971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F31A2F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E463C3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F1BEAB8" w14:textId="77777777" w:rsidTr="008C0F44">
        <w:trPr>
          <w:trHeight w:val="425"/>
          <w:tblCellSpacing w:w="15" w:type="dxa"/>
        </w:trPr>
        <w:tc>
          <w:tcPr>
            <w:tcW w:w="1936" w:type="dxa"/>
            <w:vAlign w:val="center"/>
            <w:hideMark/>
          </w:tcPr>
          <w:p w14:paraId="3814B9C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869" w:type="dxa"/>
            <w:vAlign w:val="center"/>
            <w:hideMark/>
          </w:tcPr>
          <w:p w14:paraId="0E28769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415B45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65739E7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F9235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2626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DA3BFD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E0318B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D7B8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9D8D97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0A4A5F35" w14:textId="77777777" w:rsidTr="008C0F44">
        <w:trPr>
          <w:trHeight w:val="425"/>
          <w:tblCellSpacing w:w="15" w:type="dxa"/>
        </w:trPr>
        <w:tc>
          <w:tcPr>
            <w:tcW w:w="1936" w:type="dxa"/>
            <w:vAlign w:val="center"/>
            <w:hideMark/>
          </w:tcPr>
          <w:p w14:paraId="7D08870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3</w:t>
            </w:r>
          </w:p>
        </w:tc>
        <w:tc>
          <w:tcPr>
            <w:tcW w:w="869" w:type="dxa"/>
            <w:vAlign w:val="center"/>
            <w:hideMark/>
          </w:tcPr>
          <w:p w14:paraId="4B31373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3A2015D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BF1CE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0696E9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68431E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7AB0C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5DC77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5E3D53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07742C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68E52204" w14:textId="77777777" w:rsidTr="008C0F44">
        <w:trPr>
          <w:trHeight w:val="425"/>
          <w:tblCellSpacing w:w="15" w:type="dxa"/>
        </w:trPr>
        <w:tc>
          <w:tcPr>
            <w:tcW w:w="1936" w:type="dxa"/>
            <w:vAlign w:val="center"/>
            <w:hideMark/>
          </w:tcPr>
          <w:p w14:paraId="6233389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4</w:t>
            </w:r>
          </w:p>
        </w:tc>
        <w:tc>
          <w:tcPr>
            <w:tcW w:w="869" w:type="dxa"/>
            <w:vAlign w:val="center"/>
            <w:hideMark/>
          </w:tcPr>
          <w:p w14:paraId="620EC58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6BBBDF1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216A97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151457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E2BEF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6C426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DF870B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F0938C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FD426E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5B0B2D44" w14:textId="77777777" w:rsidTr="008C0F44">
        <w:trPr>
          <w:trHeight w:val="425"/>
          <w:tblCellSpacing w:w="15" w:type="dxa"/>
        </w:trPr>
        <w:tc>
          <w:tcPr>
            <w:tcW w:w="1936" w:type="dxa"/>
            <w:vAlign w:val="center"/>
            <w:hideMark/>
          </w:tcPr>
          <w:p w14:paraId="3956D2D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5</w:t>
            </w:r>
          </w:p>
        </w:tc>
        <w:tc>
          <w:tcPr>
            <w:tcW w:w="869" w:type="dxa"/>
            <w:vAlign w:val="center"/>
            <w:hideMark/>
          </w:tcPr>
          <w:p w14:paraId="52E33E5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72DBB7A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222051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E295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30A2E5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8A043A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75030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5494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29D492A9" w14:textId="77777777" w:rsidR="00B36CD1" w:rsidRPr="00B36CD1" w:rsidRDefault="00B36CD1">
            <w:pPr>
              <w:keepNext/>
              <w:jc w:val="both"/>
              <w:rPr>
                <w:rFonts w:ascii="Arial" w:hAnsi="Arial" w:cs="Arial"/>
                <w:sz w:val="20"/>
                <w:szCs w:val="20"/>
              </w:rPr>
              <w:pPrChange w:id="231" w:author="Giannis mougios" w:date="2025-08-30T13:52:00Z">
                <w:pPr>
                  <w:jc w:val="both"/>
                </w:pPr>
              </w:pPrChange>
            </w:pPr>
            <w:r w:rsidRPr="00B36CD1">
              <w:rPr>
                <w:rFonts w:ascii="Arial" w:hAnsi="Arial" w:cs="Arial"/>
                <w:sz w:val="20"/>
                <w:szCs w:val="20"/>
              </w:rPr>
              <w:t>1</w:t>
            </w:r>
          </w:p>
        </w:tc>
      </w:tr>
    </w:tbl>
    <w:p w14:paraId="7B75DF1B" w14:textId="53B95A3F" w:rsidR="004D1B67" w:rsidRPr="008D195A" w:rsidRDefault="008D195A">
      <w:pPr>
        <w:pStyle w:val="Caption"/>
        <w:rPr>
          <w:ins w:id="232" w:author="Gregory Koronakos" w:date="2025-08-28T20:52:00Z"/>
          <w:rFonts w:ascii="Arial" w:hAnsi="Arial" w:cs="Arial"/>
          <w:b/>
          <w:bCs/>
          <w:i w:val="0"/>
          <w:iCs w:val="0"/>
          <w:sz w:val="20"/>
          <w:szCs w:val="20"/>
          <w:lang w:val="el-GR"/>
          <w:rPrChange w:id="233" w:author="Giannis mougios" w:date="2025-08-30T13:54:00Z">
            <w:rPr>
              <w:ins w:id="234" w:author="Gregory Koronakos" w:date="2025-08-28T20:52:00Z"/>
              <w:rFonts w:ascii="Arial" w:hAnsi="Arial" w:cs="Arial"/>
              <w:i/>
              <w:iCs/>
              <w:sz w:val="20"/>
              <w:szCs w:val="20"/>
              <w:lang w:val="el-GR"/>
            </w:rPr>
          </w:rPrChange>
        </w:rPr>
        <w:pPrChange w:id="235" w:author="Giannis mougios" w:date="2025-08-30T13:52:00Z">
          <w:pPr>
            <w:spacing w:after="60"/>
            <w:jc w:val="both"/>
          </w:pPr>
        </w:pPrChange>
      </w:pPr>
      <w:ins w:id="236" w:author="Giannis mougios" w:date="2025-08-30T13:52:00Z">
        <w:r w:rsidRPr="008D195A">
          <w:rPr>
            <w:rFonts w:ascii="Arial" w:hAnsi="Arial" w:cs="Arial"/>
            <w:b/>
            <w:bCs/>
            <w:i w:val="0"/>
            <w:iCs w:val="0"/>
            <w:color w:val="auto"/>
            <w:lang w:val="el-GR"/>
            <w:rPrChange w:id="237" w:author="Giannis mougios" w:date="2025-08-30T13:54:00Z">
              <w:rPr/>
            </w:rPrChange>
          </w:rPr>
          <w:t xml:space="preserve">Πίνακας </w:t>
        </w:r>
        <w:r>
          <w:rPr>
            <w:rFonts w:ascii="Arial" w:hAnsi="Arial" w:cs="Arial"/>
            <w:b/>
            <w:bCs/>
            <w:i w:val="0"/>
            <w:iCs w:val="0"/>
            <w:color w:val="auto"/>
            <w:lang w:val="el-GR"/>
          </w:rPr>
          <w:t>4.2</w:t>
        </w:r>
        <w:r w:rsidRPr="008D195A">
          <w:rPr>
            <w:rFonts w:ascii="Arial" w:hAnsi="Arial" w:cs="Arial"/>
            <w:b/>
            <w:bCs/>
            <w:i w:val="0"/>
            <w:iCs w:val="0"/>
            <w:color w:val="auto"/>
            <w:lang w:val="el-GR"/>
            <w:rPrChange w:id="238" w:author="Giannis mougios" w:date="2025-08-30T13:52:00Z">
              <w:rPr>
                <w:lang w:val="el-GR"/>
              </w:rPr>
            </w:rPrChange>
          </w:rPr>
          <w:t xml:space="preserve">: </w:t>
        </w:r>
      </w:ins>
      <w:ins w:id="239" w:author="Giannis mougios" w:date="2025-08-30T13:54:00Z">
        <w:r>
          <w:rPr>
            <w:rFonts w:ascii="Arial" w:hAnsi="Arial" w:cs="Arial"/>
            <w:b/>
            <w:bCs/>
            <w:i w:val="0"/>
            <w:iCs w:val="0"/>
            <w:color w:val="auto"/>
            <w:lang w:val="el-GR"/>
          </w:rPr>
          <w:t>Ι</w:t>
        </w:r>
      </w:ins>
      <w:ins w:id="240" w:author="Giannis mougios" w:date="2025-08-30T13:52:00Z">
        <w:r w:rsidRPr="008D195A">
          <w:rPr>
            <w:rFonts w:ascii="Arial" w:hAnsi="Arial" w:cs="Arial"/>
            <w:b/>
            <w:bCs/>
            <w:i w:val="0"/>
            <w:iCs w:val="0"/>
            <w:color w:val="auto"/>
            <w:lang w:val="el-GR"/>
            <w:rPrChange w:id="241" w:author="Giannis mougios" w:date="2025-08-30T13:52:00Z">
              <w:rPr>
                <w:lang w:val="el-GR"/>
              </w:rPr>
            </w:rPrChange>
          </w:rPr>
          <w:t>σοτικ</w:t>
        </w:r>
      </w:ins>
      <w:ins w:id="242" w:author="Giannis mougios" w:date="2025-08-30T13:54:00Z">
        <w:r>
          <w:rPr>
            <w:rFonts w:ascii="Arial" w:hAnsi="Arial" w:cs="Arial"/>
            <w:b/>
            <w:bCs/>
            <w:i w:val="0"/>
            <w:iCs w:val="0"/>
            <w:color w:val="auto"/>
            <w:lang w:val="el-GR"/>
          </w:rPr>
          <w:t>οί</w:t>
        </w:r>
      </w:ins>
      <w:ins w:id="243" w:author="Giannis mougios" w:date="2025-08-30T13:52:00Z">
        <w:r w:rsidRPr="008D195A">
          <w:rPr>
            <w:rFonts w:ascii="Arial" w:hAnsi="Arial" w:cs="Arial"/>
            <w:b/>
            <w:bCs/>
            <w:i w:val="0"/>
            <w:iCs w:val="0"/>
            <w:color w:val="auto"/>
            <w:lang w:val="el-GR"/>
            <w:rPrChange w:id="244" w:author="Giannis mougios" w:date="2025-08-30T13:52:00Z">
              <w:rPr>
                <w:lang w:val="el-GR"/>
              </w:rPr>
            </w:rPrChange>
          </w:rPr>
          <w:t xml:space="preserve"> περιορισμ</w:t>
        </w:r>
      </w:ins>
      <w:ins w:id="245" w:author="Giannis mougios" w:date="2025-08-30T13:54:00Z">
        <w:r>
          <w:rPr>
            <w:rFonts w:ascii="Arial" w:hAnsi="Arial" w:cs="Arial"/>
            <w:b/>
            <w:bCs/>
            <w:i w:val="0"/>
            <w:iCs w:val="0"/>
            <w:color w:val="auto"/>
            <w:lang w:val="el-GR"/>
          </w:rPr>
          <w:t>οί TS</w:t>
        </w:r>
        <w:r>
          <w:rPr>
            <w:rFonts w:ascii="Arial" w:hAnsi="Arial" w:cs="Arial"/>
            <w:b/>
            <w:bCs/>
            <w:i w:val="0"/>
            <w:iCs w:val="0"/>
            <w:color w:val="auto"/>
          </w:rPr>
          <w:t>P</w:t>
        </w:r>
        <w:r w:rsidRPr="008D195A">
          <w:rPr>
            <w:rFonts w:ascii="Arial" w:hAnsi="Arial" w:cs="Arial"/>
            <w:b/>
            <w:bCs/>
            <w:i w:val="0"/>
            <w:iCs w:val="0"/>
            <w:color w:val="auto"/>
            <w:lang w:val="el-GR"/>
            <w:rPrChange w:id="246" w:author="Giannis mougios" w:date="2025-08-30T13:54:00Z">
              <w:rPr>
                <w:rFonts w:ascii="Arial" w:hAnsi="Arial" w:cs="Arial"/>
                <w:b/>
                <w:bCs/>
                <w:i/>
                <w:iCs/>
              </w:rPr>
            </w:rPrChange>
          </w:rPr>
          <w:t xml:space="preserve"> </w:t>
        </w:r>
        <w:r>
          <w:rPr>
            <w:rFonts w:ascii="Arial" w:hAnsi="Arial" w:cs="Arial"/>
            <w:b/>
            <w:bCs/>
            <w:i w:val="0"/>
            <w:iCs w:val="0"/>
            <w:color w:val="auto"/>
            <w:lang w:val="el-GR"/>
          </w:rPr>
          <w:t>του παραδεί</w:t>
        </w:r>
      </w:ins>
      <w:ins w:id="247" w:author="Giannis mougios" w:date="2025-08-30T13:55:00Z">
        <w:r>
          <w:rPr>
            <w:rFonts w:ascii="Arial" w:hAnsi="Arial" w:cs="Arial"/>
            <w:b/>
            <w:bCs/>
            <w:i w:val="0"/>
            <w:iCs w:val="0"/>
            <w:color w:val="auto"/>
            <w:lang w:val="el-GR"/>
          </w:rPr>
          <w:t>γματος του πίνακα 4.1</w:t>
        </w:r>
      </w:ins>
    </w:p>
    <w:p w14:paraId="56D47BAB" w14:textId="14938C31" w:rsidR="00B36CD1" w:rsidRPr="00357DA6" w:rsidRDefault="00B36CD1" w:rsidP="0097324E">
      <w:pPr>
        <w:spacing w:after="60"/>
        <w:jc w:val="both"/>
        <w:rPr>
          <w:rFonts w:ascii="Arial" w:hAnsi="Arial" w:cs="Arial"/>
          <w:i/>
          <w:iCs/>
          <w:sz w:val="20"/>
          <w:szCs w:val="20"/>
          <w:lang w:val="el-GR"/>
          <w:rPrChange w:id="248" w:author="Giannis mougios" w:date="2025-08-30T16:24:00Z">
            <w:rPr>
              <w:rFonts w:ascii="Arial" w:hAnsi="Arial" w:cs="Arial"/>
              <w:i/>
              <w:iCs/>
              <w:sz w:val="20"/>
              <w:szCs w:val="20"/>
            </w:rPr>
          </w:rPrChange>
        </w:rPr>
      </w:pPr>
      <w:r w:rsidRPr="00357DA6">
        <w:rPr>
          <w:rFonts w:ascii="Arial" w:hAnsi="Arial" w:cs="Arial"/>
          <w:i/>
          <w:iCs/>
          <w:sz w:val="20"/>
          <w:szCs w:val="20"/>
          <w:lang w:val="el-GR"/>
          <w:rPrChange w:id="249" w:author="Giannis mougios" w:date="2025-08-30T16:24:00Z">
            <w:rPr>
              <w:rFonts w:ascii="Arial" w:hAnsi="Arial" w:cs="Arial"/>
              <w:i/>
              <w:iCs/>
              <w:sz w:val="20"/>
              <w:szCs w:val="20"/>
            </w:rPr>
          </w:rPrChange>
        </w:rPr>
        <w:t>Ανισοτικοί Περιορισμοί (</w:t>
      </w:r>
      <w:r w:rsidRPr="00B36CD1">
        <w:rPr>
          <w:rFonts w:ascii="Arial" w:hAnsi="Arial" w:cs="Arial"/>
          <w:i/>
          <w:iCs/>
          <w:sz w:val="20"/>
          <w:szCs w:val="20"/>
        </w:rPr>
        <w:t>Inequality</w:t>
      </w:r>
      <w:r w:rsidRPr="00357DA6">
        <w:rPr>
          <w:rFonts w:ascii="Arial" w:hAnsi="Arial" w:cs="Arial"/>
          <w:i/>
          <w:iCs/>
          <w:sz w:val="20"/>
          <w:szCs w:val="20"/>
          <w:lang w:val="el-GR"/>
          <w:rPrChange w:id="250" w:author="Giannis mougios" w:date="2025-08-30T16:24:00Z">
            <w:rPr>
              <w:rFonts w:ascii="Arial" w:hAnsi="Arial" w:cs="Arial"/>
              <w:i/>
              <w:iCs/>
              <w:sz w:val="20"/>
              <w:szCs w:val="20"/>
            </w:rPr>
          </w:rPrChange>
        </w:rPr>
        <w:t xml:space="preserve"> </w:t>
      </w:r>
      <w:r w:rsidRPr="00B36CD1">
        <w:rPr>
          <w:rFonts w:ascii="Arial" w:hAnsi="Arial" w:cs="Arial"/>
          <w:i/>
          <w:iCs/>
          <w:sz w:val="20"/>
          <w:szCs w:val="20"/>
        </w:rPr>
        <w:t>Constraints</w:t>
      </w:r>
      <w:r w:rsidRPr="00357DA6">
        <w:rPr>
          <w:rFonts w:ascii="Arial" w:hAnsi="Arial" w:cs="Arial"/>
          <w:i/>
          <w:iCs/>
          <w:sz w:val="20"/>
          <w:szCs w:val="20"/>
          <w:lang w:val="el-GR"/>
          <w:rPrChange w:id="251" w:author="Giannis mougios" w:date="2025-08-30T16:24:00Z">
            <w:rPr>
              <w:rFonts w:ascii="Arial" w:hAnsi="Arial" w:cs="Arial"/>
              <w:i/>
              <w:iCs/>
              <w:sz w:val="20"/>
              <w:szCs w:val="20"/>
            </w:rPr>
          </w:rPrChange>
        </w:rPr>
        <w:t>)</w:t>
      </w:r>
    </w:p>
    <w:p w14:paraId="3099338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lastRenderedPageBreak/>
        <w:t>Κατά την επίλυση, ο επιλυτής εντόπισε μια αρχική λύση που περιλάμβανε</w:t>
      </w:r>
      <w:r w:rsidRPr="00B36CD1">
        <w:rPr>
          <w:rFonts w:ascii="Arial" w:hAnsi="Arial" w:cs="Arial"/>
          <w:sz w:val="20"/>
          <w:szCs w:val="20"/>
        </w:rPr>
        <w:t> </w:t>
      </w:r>
      <w:r w:rsidRPr="00B36CD1">
        <w:rPr>
          <w:rFonts w:ascii="Arial" w:hAnsi="Arial" w:cs="Arial"/>
          <w:b/>
          <w:bCs/>
          <w:sz w:val="20"/>
          <w:szCs w:val="20"/>
          <w:lang w:val="el-GR"/>
        </w:rPr>
        <w:t>δύο υποκύκλους</w:t>
      </w:r>
      <w:r w:rsidRPr="00B36CD1">
        <w:rPr>
          <w:rFonts w:ascii="Arial" w:hAnsi="Arial" w:cs="Arial"/>
          <w:sz w:val="20"/>
          <w:szCs w:val="20"/>
          <w:lang w:val="el-GR"/>
        </w:rPr>
        <w:t>, γεγονός που ενεργοποίησε τη δυναμική προσθήκη τεμνόντων επιπέδων (</w:t>
      </w:r>
      <w:r w:rsidRPr="00B36CD1">
        <w:rPr>
          <w:rFonts w:ascii="Arial" w:hAnsi="Arial" w:cs="Arial"/>
          <w:sz w:val="20"/>
          <w:szCs w:val="20"/>
        </w:rPr>
        <w:t>cutting</w:t>
      </w:r>
      <w:r w:rsidRPr="00B36CD1">
        <w:rPr>
          <w:rFonts w:ascii="Arial" w:hAnsi="Arial" w:cs="Arial"/>
          <w:sz w:val="20"/>
          <w:szCs w:val="20"/>
          <w:lang w:val="el-GR"/>
        </w:rPr>
        <w:t xml:space="preserve"> </w:t>
      </w:r>
      <w:r w:rsidRPr="00B36CD1">
        <w:rPr>
          <w:rFonts w:ascii="Arial" w:hAnsi="Arial" w:cs="Arial"/>
          <w:sz w:val="20"/>
          <w:szCs w:val="20"/>
        </w:rPr>
        <w:t>planes</w:t>
      </w:r>
      <w:r w:rsidRPr="00B36CD1">
        <w:rPr>
          <w:rFonts w:ascii="Arial" w:hAnsi="Arial" w:cs="Arial"/>
          <w:sz w:val="20"/>
          <w:szCs w:val="20"/>
          <w:lang w:val="el-GR"/>
        </w:rPr>
        <w:t>). Συγκεκριμένα, προστέθηκαν οι εξής δύο ανισοτικοί περιορισμοί:</w:t>
      </w:r>
    </w:p>
    <w:p w14:paraId="005A84C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lang w:val="el-GR"/>
        </w:rPr>
        <w:t xml:space="preserve"> </w:t>
      </w:r>
    </w:p>
    <w:tbl>
      <w:tblPr>
        <w:tblW w:w="8630" w:type="dxa"/>
        <w:tblCellSpacing w:w="15" w:type="dxa"/>
        <w:tblCellMar>
          <w:top w:w="15" w:type="dxa"/>
          <w:left w:w="15" w:type="dxa"/>
          <w:bottom w:w="15" w:type="dxa"/>
          <w:right w:w="15" w:type="dxa"/>
        </w:tblCellMar>
        <w:tblLook w:val="04A0" w:firstRow="1" w:lastRow="0" w:firstColumn="1" w:lastColumn="0" w:noHBand="0" w:noVBand="1"/>
      </w:tblPr>
      <w:tblGrid>
        <w:gridCol w:w="1847"/>
        <w:gridCol w:w="466"/>
        <w:gridCol w:w="466"/>
        <w:gridCol w:w="466"/>
        <w:gridCol w:w="465"/>
        <w:gridCol w:w="465"/>
        <w:gridCol w:w="465"/>
        <w:gridCol w:w="465"/>
        <w:gridCol w:w="465"/>
        <w:gridCol w:w="465"/>
        <w:gridCol w:w="465"/>
        <w:gridCol w:w="465"/>
        <w:gridCol w:w="255"/>
        <w:gridCol w:w="465"/>
        <w:gridCol w:w="465"/>
        <w:gridCol w:w="480"/>
      </w:tblGrid>
      <w:tr w:rsidR="00B36CD1" w:rsidRPr="00B36CD1" w14:paraId="35DD7CC7" w14:textId="77777777" w:rsidTr="008C0F44">
        <w:trPr>
          <w:trHeight w:val="276"/>
          <w:tblHeader/>
          <w:tblCellSpacing w:w="15" w:type="dxa"/>
        </w:trPr>
        <w:tc>
          <w:tcPr>
            <w:tcW w:w="0" w:type="auto"/>
            <w:vAlign w:val="center"/>
            <w:hideMark/>
          </w:tcPr>
          <w:p w14:paraId="2BA5A69B" w14:textId="77777777" w:rsidR="00B36CD1" w:rsidRPr="00B36CD1" w:rsidRDefault="00B36CD1" w:rsidP="0097324E">
            <w:pPr>
              <w:jc w:val="both"/>
              <w:rPr>
                <w:rFonts w:ascii="Arial" w:hAnsi="Arial" w:cs="Arial"/>
                <w:bCs/>
                <w:sz w:val="20"/>
                <w:szCs w:val="20"/>
                <w:lang w:val="el-GR"/>
              </w:rPr>
            </w:pPr>
            <w:r w:rsidRPr="00B36CD1">
              <w:rPr>
                <w:rFonts w:ascii="Arial" w:hAnsi="Arial" w:cs="Arial"/>
                <w:bCs/>
                <w:sz w:val="20"/>
                <w:szCs w:val="20"/>
                <w:lang w:val="el-GR"/>
              </w:rPr>
              <w:t>Περιορισμός</w:t>
            </w:r>
          </w:p>
        </w:tc>
        <w:tc>
          <w:tcPr>
            <w:tcW w:w="0" w:type="auto"/>
            <w:vAlign w:val="center"/>
            <w:hideMark/>
          </w:tcPr>
          <w:p w14:paraId="0CF5650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01</w:t>
            </w:r>
          </w:p>
        </w:tc>
        <w:tc>
          <w:tcPr>
            <w:tcW w:w="0" w:type="auto"/>
            <w:vAlign w:val="center"/>
            <w:hideMark/>
          </w:tcPr>
          <w:p w14:paraId="3D3066F3"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02</w:t>
            </w:r>
          </w:p>
        </w:tc>
        <w:tc>
          <w:tcPr>
            <w:tcW w:w="0" w:type="auto"/>
            <w:vAlign w:val="center"/>
            <w:hideMark/>
          </w:tcPr>
          <w:p w14:paraId="04EA49BA"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03</w:t>
            </w:r>
          </w:p>
        </w:tc>
        <w:tc>
          <w:tcPr>
            <w:tcW w:w="0" w:type="auto"/>
            <w:vAlign w:val="center"/>
            <w:hideMark/>
          </w:tcPr>
          <w:p w14:paraId="2B1B290E"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04</w:t>
            </w:r>
          </w:p>
        </w:tc>
        <w:tc>
          <w:tcPr>
            <w:tcW w:w="0" w:type="auto"/>
            <w:vAlign w:val="center"/>
            <w:hideMark/>
          </w:tcPr>
          <w:p w14:paraId="4C02D8AD"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05</w:t>
            </w:r>
          </w:p>
        </w:tc>
        <w:tc>
          <w:tcPr>
            <w:tcW w:w="0" w:type="auto"/>
            <w:vAlign w:val="center"/>
            <w:hideMark/>
          </w:tcPr>
          <w:p w14:paraId="243F2F7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12</w:t>
            </w:r>
          </w:p>
        </w:tc>
        <w:tc>
          <w:tcPr>
            <w:tcW w:w="0" w:type="auto"/>
            <w:vAlign w:val="center"/>
            <w:hideMark/>
          </w:tcPr>
          <w:p w14:paraId="270D31DD"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13</w:t>
            </w:r>
          </w:p>
        </w:tc>
        <w:tc>
          <w:tcPr>
            <w:tcW w:w="0" w:type="auto"/>
            <w:vAlign w:val="center"/>
            <w:hideMark/>
          </w:tcPr>
          <w:p w14:paraId="403EBD42"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14</w:t>
            </w:r>
          </w:p>
        </w:tc>
        <w:tc>
          <w:tcPr>
            <w:tcW w:w="0" w:type="auto"/>
            <w:vAlign w:val="center"/>
            <w:hideMark/>
          </w:tcPr>
          <w:p w14:paraId="41EF5BE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15</w:t>
            </w:r>
          </w:p>
        </w:tc>
        <w:tc>
          <w:tcPr>
            <w:tcW w:w="0" w:type="auto"/>
            <w:vAlign w:val="center"/>
            <w:hideMark/>
          </w:tcPr>
          <w:p w14:paraId="16A4847B"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23</w:t>
            </w:r>
          </w:p>
        </w:tc>
        <w:tc>
          <w:tcPr>
            <w:tcW w:w="0" w:type="auto"/>
            <w:vAlign w:val="center"/>
            <w:hideMark/>
          </w:tcPr>
          <w:p w14:paraId="407B2FEF"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24</w:t>
            </w:r>
          </w:p>
        </w:tc>
        <w:tc>
          <w:tcPr>
            <w:tcW w:w="0" w:type="auto"/>
            <w:vAlign w:val="center"/>
            <w:hideMark/>
          </w:tcPr>
          <w:p w14:paraId="50EAC814" w14:textId="77777777" w:rsidR="00B36CD1" w:rsidRPr="00B36CD1" w:rsidRDefault="00B36CD1" w:rsidP="0097324E">
            <w:pPr>
              <w:jc w:val="both"/>
              <w:rPr>
                <w:rFonts w:ascii="Arial" w:hAnsi="Arial" w:cs="Arial"/>
                <w:bCs/>
                <w:sz w:val="20"/>
                <w:szCs w:val="20"/>
              </w:rPr>
            </w:pPr>
          </w:p>
        </w:tc>
        <w:tc>
          <w:tcPr>
            <w:tcW w:w="0" w:type="auto"/>
            <w:vAlign w:val="center"/>
            <w:hideMark/>
          </w:tcPr>
          <w:p w14:paraId="5A0A8274"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34</w:t>
            </w:r>
          </w:p>
        </w:tc>
        <w:tc>
          <w:tcPr>
            <w:tcW w:w="0" w:type="auto"/>
            <w:vAlign w:val="center"/>
            <w:hideMark/>
          </w:tcPr>
          <w:p w14:paraId="603B7827"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35</w:t>
            </w:r>
          </w:p>
        </w:tc>
        <w:tc>
          <w:tcPr>
            <w:tcW w:w="0" w:type="auto"/>
            <w:vAlign w:val="center"/>
            <w:hideMark/>
          </w:tcPr>
          <w:p w14:paraId="647D4C1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45</w:t>
            </w:r>
          </w:p>
        </w:tc>
      </w:tr>
      <w:tr w:rsidR="00B36CD1" w:rsidRPr="00B36CD1" w14:paraId="6BB3239F" w14:textId="77777777" w:rsidTr="008C0F44">
        <w:trPr>
          <w:trHeight w:val="276"/>
          <w:tblCellSpacing w:w="15" w:type="dxa"/>
        </w:trPr>
        <w:tc>
          <w:tcPr>
            <w:tcW w:w="0" w:type="auto"/>
            <w:vAlign w:val="center"/>
            <w:hideMark/>
          </w:tcPr>
          <w:p w14:paraId="0D08B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70035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E3C16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3E42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97FE6C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C4C76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A2322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0DD04F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A1447F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71A304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BA70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7AC97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90F5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E2D3D3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926B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436F71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A23E02A" w14:textId="77777777" w:rsidTr="008C0F44">
        <w:trPr>
          <w:trHeight w:val="276"/>
          <w:tblCellSpacing w:w="15" w:type="dxa"/>
        </w:trPr>
        <w:tc>
          <w:tcPr>
            <w:tcW w:w="0" w:type="auto"/>
            <w:vAlign w:val="center"/>
            <w:hideMark/>
          </w:tcPr>
          <w:p w14:paraId="526A6FE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0" w:type="auto"/>
            <w:vAlign w:val="center"/>
            <w:hideMark/>
          </w:tcPr>
          <w:p w14:paraId="585446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41771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57A50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7620F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7FB553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FFFE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890EC0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ABBDB0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3CE79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3181B2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ED6D0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18318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53140E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D9348D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65F1E8D" w14:textId="77777777" w:rsidR="00B36CD1" w:rsidRPr="00B36CD1" w:rsidRDefault="00B36CD1">
            <w:pPr>
              <w:keepNext/>
              <w:jc w:val="both"/>
              <w:rPr>
                <w:rFonts w:ascii="Arial" w:hAnsi="Arial" w:cs="Arial"/>
                <w:sz w:val="20"/>
                <w:szCs w:val="20"/>
              </w:rPr>
              <w:pPrChange w:id="252" w:author="Giannis mougios" w:date="2025-08-30T13:56:00Z">
                <w:pPr>
                  <w:jc w:val="both"/>
                </w:pPr>
              </w:pPrChange>
            </w:pPr>
            <w:r w:rsidRPr="00B36CD1">
              <w:rPr>
                <w:rFonts w:ascii="Arial" w:hAnsi="Arial" w:cs="Arial"/>
                <w:sz w:val="20"/>
                <w:szCs w:val="20"/>
              </w:rPr>
              <w:t>1</w:t>
            </w:r>
          </w:p>
        </w:tc>
      </w:tr>
    </w:tbl>
    <w:p w14:paraId="1B0874A8" w14:textId="6436FE90" w:rsidR="004D1B67" w:rsidRPr="008D195A" w:rsidRDefault="008D195A">
      <w:pPr>
        <w:pStyle w:val="Caption"/>
        <w:rPr>
          <w:ins w:id="253" w:author="Gregory Koronakos" w:date="2025-08-28T20:52:00Z"/>
          <w:rFonts w:ascii="Arial" w:hAnsi="Arial" w:cs="Arial"/>
          <w:b/>
          <w:bCs/>
          <w:sz w:val="20"/>
          <w:szCs w:val="20"/>
          <w:lang w:val="el-GR"/>
          <w:rPrChange w:id="254" w:author="Giannis mougios" w:date="2025-08-30T13:56:00Z">
            <w:rPr>
              <w:ins w:id="255" w:author="Gregory Koronakos" w:date="2025-08-28T20:52:00Z"/>
              <w:rFonts w:ascii="Arial" w:hAnsi="Arial" w:cs="Arial"/>
              <w:bCs/>
              <w:sz w:val="20"/>
              <w:szCs w:val="20"/>
              <w:lang w:val="el-GR"/>
            </w:rPr>
          </w:rPrChange>
        </w:rPr>
        <w:pPrChange w:id="256" w:author="Giannis mougios" w:date="2025-08-30T13:56:00Z">
          <w:pPr>
            <w:spacing w:after="60"/>
          </w:pPr>
        </w:pPrChange>
      </w:pPr>
      <w:ins w:id="257" w:author="Giannis mougios" w:date="2025-08-30T13:56:00Z">
        <w:r w:rsidRPr="008D195A">
          <w:rPr>
            <w:rFonts w:ascii="Arial" w:hAnsi="Arial" w:cs="Arial"/>
            <w:b/>
            <w:bCs/>
            <w:i w:val="0"/>
            <w:iCs w:val="0"/>
            <w:color w:val="auto"/>
            <w:lang w:val="el-GR"/>
            <w:rPrChange w:id="258" w:author="Giannis mougios" w:date="2025-08-30T13:57:00Z">
              <w:rPr/>
            </w:rPrChange>
          </w:rPr>
          <w:t xml:space="preserve">Πίνακας </w:t>
        </w:r>
      </w:ins>
      <w:ins w:id="259" w:author="Giannis mougios" w:date="2025-08-30T13:57:00Z">
        <w:r w:rsidR="00CC30A1">
          <w:rPr>
            <w:rFonts w:ascii="Arial" w:hAnsi="Arial" w:cs="Arial"/>
            <w:b/>
            <w:bCs/>
            <w:i w:val="0"/>
            <w:iCs w:val="0"/>
            <w:color w:val="auto"/>
            <w:lang w:val="el-GR"/>
          </w:rPr>
          <w:t>4</w:t>
        </w:r>
        <w:r>
          <w:rPr>
            <w:rFonts w:ascii="Arial" w:hAnsi="Arial" w:cs="Arial"/>
            <w:b/>
            <w:bCs/>
            <w:i w:val="0"/>
            <w:iCs w:val="0"/>
            <w:color w:val="auto"/>
            <w:lang w:val="el-GR"/>
          </w:rPr>
          <w:t>.3</w:t>
        </w:r>
      </w:ins>
      <w:ins w:id="260" w:author="Giannis mougios" w:date="2025-08-30T13:56:00Z">
        <w:r w:rsidRPr="008D195A">
          <w:rPr>
            <w:rFonts w:ascii="Arial" w:hAnsi="Arial" w:cs="Arial"/>
            <w:b/>
            <w:bCs/>
            <w:i w:val="0"/>
            <w:iCs w:val="0"/>
            <w:color w:val="auto"/>
            <w:lang w:val="el-GR"/>
            <w:rPrChange w:id="261" w:author="Giannis mougios" w:date="2025-08-30T13:56:00Z">
              <w:rPr>
                <w:lang w:val="el-GR"/>
              </w:rPr>
            </w:rPrChange>
          </w:rPr>
          <w:t>: Δυναμικά εισηγμένοι ανισοτικοί περιορισμοί T</w:t>
        </w:r>
        <w:r w:rsidRPr="008D195A">
          <w:rPr>
            <w:rFonts w:ascii="Arial" w:hAnsi="Arial" w:cs="Arial"/>
            <w:b/>
            <w:bCs/>
            <w:i w:val="0"/>
            <w:iCs w:val="0"/>
            <w:color w:val="auto"/>
            <w:rPrChange w:id="262" w:author="Giannis mougios" w:date="2025-08-30T13:56:00Z">
              <w:rPr/>
            </w:rPrChange>
          </w:rPr>
          <w:t>SP</w:t>
        </w:r>
        <w:r w:rsidRPr="008D195A">
          <w:rPr>
            <w:rFonts w:ascii="Arial" w:hAnsi="Arial" w:cs="Arial"/>
            <w:b/>
            <w:bCs/>
            <w:i w:val="0"/>
            <w:iCs w:val="0"/>
            <w:color w:val="auto"/>
            <w:lang w:val="el-GR"/>
            <w:rPrChange w:id="263" w:author="Giannis mougios" w:date="2025-08-30T13:56:00Z">
              <w:rPr>
                <w:lang w:val="el-GR"/>
              </w:rPr>
            </w:rPrChange>
          </w:rPr>
          <w:t xml:space="preserve"> το</w:t>
        </w:r>
      </w:ins>
      <w:ins w:id="264" w:author="Giannis mougios" w:date="2025-08-30T13:57:00Z">
        <w:r w:rsidR="00CC30A1">
          <w:rPr>
            <w:rFonts w:ascii="Arial" w:hAnsi="Arial" w:cs="Arial"/>
            <w:b/>
            <w:bCs/>
            <w:i w:val="0"/>
            <w:iCs w:val="0"/>
            <w:color w:val="auto"/>
            <w:lang w:val="el-GR"/>
          </w:rPr>
          <w:t>υ</w:t>
        </w:r>
      </w:ins>
      <w:ins w:id="265" w:author="Giannis mougios" w:date="2025-08-30T13:56:00Z">
        <w:r w:rsidRPr="008D195A">
          <w:rPr>
            <w:rFonts w:ascii="Arial" w:hAnsi="Arial" w:cs="Arial"/>
            <w:b/>
            <w:bCs/>
            <w:i w:val="0"/>
            <w:iCs w:val="0"/>
            <w:color w:val="auto"/>
            <w:lang w:val="el-GR"/>
            <w:rPrChange w:id="266" w:author="Giannis mougios" w:date="2025-08-30T13:56:00Z">
              <w:rPr>
                <w:lang w:val="el-GR"/>
              </w:rPr>
            </w:rPrChange>
          </w:rPr>
          <w:t xml:space="preserve"> </w:t>
        </w:r>
      </w:ins>
      <w:ins w:id="267" w:author="Giannis mougios" w:date="2025-08-30T13:57:00Z">
        <w:r w:rsidR="004632E0" w:rsidRPr="004632E0">
          <w:rPr>
            <w:rFonts w:ascii="Arial" w:hAnsi="Arial" w:cs="Arial"/>
            <w:b/>
            <w:bCs/>
            <w:i w:val="0"/>
            <w:iCs w:val="0"/>
            <w:color w:val="auto"/>
            <w:lang w:val="el-GR"/>
          </w:rPr>
          <w:t>παρ</w:t>
        </w:r>
        <w:r w:rsidR="004632E0">
          <w:rPr>
            <w:rFonts w:ascii="Arial" w:hAnsi="Arial" w:cs="Arial"/>
            <w:b/>
            <w:bCs/>
            <w:i w:val="0"/>
            <w:iCs w:val="0"/>
            <w:color w:val="auto"/>
            <w:lang w:val="el-GR"/>
          </w:rPr>
          <w:t>α</w:t>
        </w:r>
        <w:r w:rsidR="004632E0" w:rsidRPr="004632E0">
          <w:rPr>
            <w:rFonts w:ascii="Arial" w:hAnsi="Arial" w:cs="Arial"/>
            <w:b/>
            <w:bCs/>
            <w:i w:val="0"/>
            <w:iCs w:val="0"/>
            <w:color w:val="auto"/>
            <w:lang w:val="el-GR"/>
          </w:rPr>
          <w:t>δείγμα</w:t>
        </w:r>
        <w:r w:rsidR="004632E0">
          <w:rPr>
            <w:rFonts w:ascii="Arial" w:hAnsi="Arial" w:cs="Arial"/>
            <w:b/>
            <w:bCs/>
            <w:i w:val="0"/>
            <w:iCs w:val="0"/>
            <w:color w:val="auto"/>
            <w:lang w:val="el-GR"/>
          </w:rPr>
          <w:t>τος</w:t>
        </w:r>
      </w:ins>
      <w:ins w:id="268" w:author="Giannis mougios" w:date="2025-08-30T13:56:00Z">
        <w:r w:rsidRPr="008D195A">
          <w:rPr>
            <w:rFonts w:ascii="Arial" w:hAnsi="Arial" w:cs="Arial"/>
            <w:b/>
            <w:bCs/>
            <w:i w:val="0"/>
            <w:iCs w:val="0"/>
            <w:color w:val="auto"/>
            <w:lang w:val="el-GR"/>
            <w:rPrChange w:id="269" w:author="Giannis mougios" w:date="2025-08-30T13:56:00Z">
              <w:rPr>
                <w:lang w:val="el-GR"/>
              </w:rPr>
            </w:rPrChange>
          </w:rPr>
          <w:t xml:space="preserve"> του πίνακα 4.1</w:t>
        </w:r>
      </w:ins>
    </w:p>
    <w:p w14:paraId="5D5B7609" w14:textId="0C8D126C" w:rsidR="00B36CD1" w:rsidRPr="00B36CD1" w:rsidRDefault="00B36CD1" w:rsidP="0097324E">
      <w:pPr>
        <w:spacing w:after="60"/>
        <w:jc w:val="both"/>
        <w:rPr>
          <w:rFonts w:ascii="Arial" w:hAnsi="Arial" w:cs="Arial"/>
          <w:sz w:val="20"/>
          <w:szCs w:val="20"/>
        </w:rPr>
      </w:pPr>
      <w:r w:rsidRPr="00B36CD1">
        <w:rPr>
          <w:rFonts w:ascii="Arial" w:hAnsi="Arial" w:cs="Arial"/>
          <w:bCs/>
          <w:sz w:val="20"/>
          <w:szCs w:val="20"/>
        </w:rPr>
        <w:t>Επεξήγηση</w:t>
      </w:r>
      <w:r w:rsidRPr="00B36CD1">
        <w:rPr>
          <w:rFonts w:ascii="Arial" w:hAnsi="Arial" w:cs="Arial"/>
          <w:sz w:val="20"/>
          <w:szCs w:val="20"/>
        </w:rPr>
        <w:t>:</w:t>
      </w:r>
    </w:p>
    <w:p w14:paraId="18CC1BC0" w14:textId="77777777" w:rsidR="00B36CD1" w:rsidRPr="00B36CD1" w:rsidRDefault="00B36CD1" w:rsidP="0097324E">
      <w:pPr>
        <w:numPr>
          <w:ilvl w:val="0"/>
          <w:numId w:val="39"/>
        </w:numPr>
        <w:tabs>
          <w:tab w:val="clear" w:pos="360"/>
          <w:tab w:val="num" w:pos="720"/>
        </w:tabs>
        <w:spacing w:after="60"/>
        <w:jc w:val="both"/>
        <w:rPr>
          <w:rFonts w:ascii="Arial" w:hAnsi="Arial" w:cs="Arial"/>
          <w:sz w:val="20"/>
          <w:szCs w:val="20"/>
          <w:lang w:val="el-GR"/>
        </w:rPr>
      </w:pPr>
      <w:r w:rsidRPr="00B36CD1">
        <w:rPr>
          <w:rFonts w:ascii="Arial" w:hAnsi="Arial" w:cs="Arial"/>
          <w:sz w:val="20"/>
          <w:szCs w:val="20"/>
          <w:lang w:val="el-GR"/>
        </w:rPr>
        <w:t>Κάθε γραμμή υποδηλώνει έναν περιορισμό της μορφής:</w:t>
      </w:r>
    </w:p>
    <w:p w14:paraId="69515E7A" w14:textId="77777777" w:rsidR="0013452B" w:rsidRPr="0013452B" w:rsidRDefault="00000000" w:rsidP="0097324E">
      <w:pPr>
        <w:spacing w:after="60"/>
        <w:jc w:val="both"/>
        <w:rPr>
          <w:rFonts w:ascii="Arial" w:hAnsi="Arial" w:cs="Arial"/>
          <w:i/>
          <w:sz w:val="20"/>
          <w:szCs w:val="20"/>
          <w:lang w:val="el-GR"/>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r>
            <w:rPr>
              <w:rFonts w:ascii="Cambria Math" w:hAnsi="Cambria Math" w:cs="Arial"/>
              <w:sz w:val="20"/>
              <w:szCs w:val="20"/>
              <w:lang w:val="el-GR"/>
            </w:rPr>
            <m:t>+⋯≤∣</m:t>
          </m:r>
          <m:r>
            <w:rPr>
              <w:rFonts w:ascii="Cambria Math" w:hAnsi="Cambria Math" w:cs="Arial"/>
              <w:sz w:val="20"/>
              <w:szCs w:val="20"/>
            </w:rPr>
            <m:t>Q</m:t>
          </m:r>
          <m:r>
            <w:rPr>
              <w:rFonts w:ascii="Cambria Math" w:hAnsi="Cambria Math" w:cs="Arial"/>
              <w:sz w:val="20"/>
              <w:szCs w:val="20"/>
              <w:lang w:val="el-GR"/>
            </w:rPr>
            <m:t xml:space="preserve">∣-1 </m:t>
          </m:r>
          <m:r>
            <m:rPr>
              <m:sty m:val="p"/>
            </m:rPr>
            <w:rPr>
              <w:rFonts w:ascii="Cambria Math" w:hAnsi="Cambria Math" w:cs="Arial"/>
              <w:sz w:val="20"/>
              <w:szCs w:val="20"/>
              <w:lang w:val="el-GR"/>
            </w:rPr>
            <m:t>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m:oMathPara>
    </w:p>
    <w:p w14:paraId="71A26454" w14:textId="77777777"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όπου οι μηδενικές τιμές σημαίνουν ότι η αντίστοιχη ακμή</w:t>
      </w:r>
      <w:r w:rsidRPr="0013452B">
        <w:rPr>
          <w:rFonts w:ascii="Arial" w:hAnsi="Arial" w:cs="Arial"/>
          <w:sz w:val="20"/>
          <w:szCs w:val="20"/>
        </w:rPr>
        <w:t> </w:t>
      </w:r>
      <w:r w:rsidRPr="0013452B">
        <w:rPr>
          <w:rFonts w:ascii="Arial" w:hAnsi="Arial" w:cs="Arial"/>
          <w:b/>
          <w:bCs/>
          <w:sz w:val="20"/>
          <w:szCs w:val="20"/>
          <w:lang w:val="el-GR"/>
        </w:rPr>
        <w:t>δεν</w:t>
      </w:r>
      <w:r w:rsidRPr="0013452B">
        <w:rPr>
          <w:rFonts w:ascii="Arial" w:hAnsi="Arial" w:cs="Arial"/>
          <w:sz w:val="20"/>
          <w:szCs w:val="20"/>
        </w:rPr>
        <w:t> </w:t>
      </w:r>
      <w:r w:rsidRPr="0013452B">
        <w:rPr>
          <w:rFonts w:ascii="Arial" w:hAnsi="Arial" w:cs="Arial"/>
          <w:sz w:val="20"/>
          <w:szCs w:val="20"/>
          <w:lang w:val="el-GR"/>
        </w:rPr>
        <w:t>συμμετέχει στον υποκύκλο, ενώ οι μονάδες υποδεικνύουν</w:t>
      </w:r>
      <w:r w:rsidRPr="0013452B">
        <w:rPr>
          <w:rFonts w:ascii="Arial" w:hAnsi="Arial" w:cs="Arial"/>
          <w:sz w:val="20"/>
          <w:szCs w:val="20"/>
        </w:rPr>
        <w:t> </w:t>
      </w:r>
      <w:r w:rsidRPr="0013452B">
        <w:rPr>
          <w:rFonts w:ascii="Arial" w:hAnsi="Arial" w:cs="Arial"/>
          <w:bCs/>
          <w:sz w:val="20"/>
          <w:szCs w:val="20"/>
          <w:lang w:val="el-GR"/>
        </w:rPr>
        <w:t>συμμετοχή της ακμής στον κύκλο</w:t>
      </w:r>
      <w:r w:rsidRPr="0013452B">
        <w:rPr>
          <w:rFonts w:ascii="Arial" w:hAnsi="Arial" w:cs="Arial"/>
          <w:sz w:val="20"/>
          <w:szCs w:val="20"/>
        </w:rPr>
        <w:t> </w:t>
      </w:r>
      <w:r w:rsidRPr="0013452B">
        <w:rPr>
          <w:rFonts w:ascii="Arial" w:hAnsi="Arial" w:cs="Arial"/>
          <w:sz w:val="20"/>
          <w:szCs w:val="20"/>
          <w:lang w:val="el-GR"/>
        </w:rPr>
        <w:t>που πρέπει να αποκοπεί.</w:t>
      </w:r>
    </w:p>
    <w:p w14:paraId="4FEA0461" w14:textId="77777777" w:rsidR="004D1B67" w:rsidRDefault="004D1B67" w:rsidP="0097324E">
      <w:pPr>
        <w:spacing w:after="60"/>
        <w:jc w:val="both"/>
        <w:rPr>
          <w:ins w:id="270" w:author="Gregory Koronakos" w:date="2025-08-28T20:53:00Z"/>
          <w:rFonts w:ascii="Arial" w:hAnsi="Arial" w:cs="Arial"/>
          <w:sz w:val="20"/>
          <w:szCs w:val="20"/>
          <w:lang w:val="el-GR"/>
        </w:rPr>
      </w:pPr>
    </w:p>
    <w:p w14:paraId="7DEFEDF0" w14:textId="31F99C32"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Ερμηνεύοντας τον πίνακα που δίνετε πιο πάνω συμπεραίνουμε ότι οι κύκλοι που αφαιρέθηκαν από το σύνολο των εφικτών λύσεων όπως ορίζεται από τους υπόλοιπους περιορισμούς είναι :</w:t>
      </w:r>
    </w:p>
    <w:p w14:paraId="7888011A" w14:textId="77777777" w:rsidR="0013452B" w:rsidRPr="00571879" w:rsidRDefault="0013452B" w:rsidP="00571879">
      <w:pPr>
        <w:spacing w:after="60"/>
        <w:ind w:left="720"/>
        <w:jc w:val="both"/>
        <w:rPr>
          <w:rFonts w:ascii="Arial" w:hAnsi="Arial" w:cs="Arial"/>
          <w:sz w:val="20"/>
          <w:szCs w:val="20"/>
          <w:lang w:val="el-GR"/>
        </w:rPr>
      </w:pPr>
      <w:r w:rsidRPr="00571879">
        <w:rPr>
          <w:rFonts w:ascii="Arial" w:hAnsi="Arial" w:cs="Arial"/>
          <w:sz w:val="20"/>
          <w:szCs w:val="20"/>
          <w:lang w:val="el-GR"/>
        </w:rPr>
        <w:t xml:space="preserve">0 – 2 – 3 – 0 ή 0 – 3 – 2 -  0 </w:t>
      </w:r>
    </w:p>
    <w:p w14:paraId="149F3876" w14:textId="77777777" w:rsidR="0013452B" w:rsidRPr="00571879" w:rsidRDefault="0013452B" w:rsidP="00571879">
      <w:pPr>
        <w:spacing w:after="60"/>
        <w:ind w:left="720"/>
        <w:jc w:val="both"/>
        <w:rPr>
          <w:ins w:id="271" w:author="Gregory Koronakos" w:date="2025-08-28T20:52:00Z"/>
          <w:rFonts w:ascii="Arial" w:hAnsi="Arial" w:cs="Arial"/>
          <w:sz w:val="20"/>
          <w:szCs w:val="20"/>
          <w:lang w:val="el-GR"/>
        </w:rPr>
      </w:pPr>
      <w:r w:rsidRPr="00571879">
        <w:rPr>
          <w:rFonts w:ascii="Arial" w:hAnsi="Arial" w:cs="Arial"/>
          <w:sz w:val="20"/>
          <w:szCs w:val="20"/>
          <w:lang w:val="el-GR"/>
        </w:rPr>
        <w:t>1 - 4 – 5 – 1 ή 1 – 5 –  4 – 1</w:t>
      </w:r>
    </w:p>
    <w:p w14:paraId="11C607CA" w14:textId="77777777" w:rsidR="004D1B67" w:rsidRPr="0013452B" w:rsidRDefault="004D1B67" w:rsidP="00571879">
      <w:pPr>
        <w:pStyle w:val="ListParagraph"/>
        <w:spacing w:after="60"/>
        <w:ind w:left="360"/>
        <w:jc w:val="both"/>
        <w:rPr>
          <w:rFonts w:ascii="Arial" w:hAnsi="Arial" w:cs="Arial"/>
          <w:sz w:val="20"/>
          <w:szCs w:val="20"/>
          <w:lang w:val="el-GR"/>
        </w:rPr>
      </w:pPr>
    </w:p>
    <w:p w14:paraId="3B45BDA4" w14:textId="77777777" w:rsidR="0013452B" w:rsidRP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*Λόγω συμμετρίας μπορούμε να διαβάσουμε την ακολουθία κορυφών από τα δεξιά προς τα αριστερά.</w:t>
      </w:r>
    </w:p>
    <w:p w14:paraId="7D890DF2" w14:textId="77777777" w:rsid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 xml:space="preserve">Για τη δημιουργία του παραδείγματος χρησιμοποιήθηκε ο παρακάτω κώδικας στην γλώσσα προγραμματισμού </w:t>
      </w:r>
      <w:r w:rsidRPr="0013452B">
        <w:rPr>
          <w:rFonts w:ascii="Arial" w:hAnsi="Arial" w:cs="Arial"/>
          <w:color w:val="000000"/>
          <w:sz w:val="20"/>
          <w:szCs w:val="20"/>
        </w:rPr>
        <w:t>python</w:t>
      </w:r>
      <w:r w:rsidRPr="0013452B">
        <w:rPr>
          <w:rFonts w:ascii="Arial" w:hAnsi="Arial" w:cs="Arial"/>
          <w:color w:val="000000"/>
          <w:sz w:val="20"/>
          <w:szCs w:val="20"/>
          <w:lang w:val="el-GR"/>
        </w:rPr>
        <w:t>:</w:t>
      </w:r>
    </w:p>
    <w:p w14:paraId="0DE90729" w14:textId="77777777" w:rsidR="0013452B" w:rsidRDefault="0013452B" w:rsidP="0013452B">
      <w:pPr>
        <w:pStyle w:val="NormalWeb"/>
        <w:keepNext/>
        <w:spacing w:before="0" w:beforeAutospacing="0" w:after="60" w:afterAutospacing="0"/>
      </w:pPr>
      <w:r w:rsidRPr="0013452B">
        <w:rPr>
          <w:rFonts w:ascii="Arial" w:hAnsi="Arial" w:cs="Arial"/>
          <w:noProof/>
          <w:color w:val="000000"/>
          <w:sz w:val="20"/>
          <w:szCs w:val="20"/>
        </w:rPr>
        <w:lastRenderedPageBreak/>
        <w:drawing>
          <wp:inline distT="0" distB="0" distL="0" distR="0" wp14:anchorId="5ABD96F3" wp14:editId="3654DC01">
            <wp:extent cx="5726961" cy="2957208"/>
            <wp:effectExtent l="0" t="0" r="1270" b="1905"/>
            <wp:docPr id="12270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9051" name=""/>
                    <pic:cNvPicPr/>
                  </pic:nvPicPr>
                  <pic:blipFill>
                    <a:blip r:embed="rId22"/>
                    <a:stretch>
                      <a:fillRect/>
                    </a:stretch>
                  </pic:blipFill>
                  <pic:spPr>
                    <a:xfrm>
                      <a:off x="0" y="0"/>
                      <a:ext cx="5744690" cy="2966362"/>
                    </a:xfrm>
                    <a:prstGeom prst="rect">
                      <a:avLst/>
                    </a:prstGeom>
                  </pic:spPr>
                </pic:pic>
              </a:graphicData>
            </a:graphic>
          </wp:inline>
        </w:drawing>
      </w:r>
    </w:p>
    <w:p w14:paraId="3FC46851" w14:textId="4677CC4B" w:rsidR="0013452B" w:rsidRPr="004632E0" w:rsidRDefault="0013452B" w:rsidP="0097324E">
      <w:pPr>
        <w:pStyle w:val="Caption"/>
        <w:jc w:val="both"/>
        <w:rPr>
          <w:rFonts w:ascii="Arial" w:hAnsi="Arial" w:cs="Arial"/>
          <w:b/>
          <w:bCs/>
          <w:i w:val="0"/>
          <w:iCs w:val="0"/>
          <w:color w:val="000000" w:themeColor="text1"/>
          <w:lang w:val="el-GR"/>
          <w:rPrChange w:id="272" w:author="Giannis mougios" w:date="2025-08-30T13:58:00Z">
            <w:rPr>
              <w:rFonts w:ascii="Arial" w:hAnsi="Arial" w:cs="Arial"/>
              <w:b/>
              <w:bCs/>
              <w:i w:val="0"/>
              <w:iCs w:val="0"/>
              <w:color w:val="000000" w:themeColor="text1"/>
            </w:rPr>
          </w:rPrChange>
        </w:rPr>
      </w:pPr>
      <w:r w:rsidRPr="005B3AD0">
        <w:rPr>
          <w:rFonts w:ascii="Arial" w:hAnsi="Arial" w:cs="Arial"/>
          <w:b/>
          <w:bCs/>
          <w:i w:val="0"/>
          <w:iCs w:val="0"/>
          <w:color w:val="000000" w:themeColor="text1"/>
          <w:lang w:val="el-GR"/>
        </w:rPr>
        <w:t xml:space="preserve">Σχήμα 4.2: Απόσπασμα κώδικα </w:t>
      </w:r>
      <w:r w:rsidRPr="005B3AD0">
        <w:rPr>
          <w:rFonts w:ascii="Arial" w:hAnsi="Arial" w:cs="Arial"/>
          <w:b/>
          <w:bCs/>
          <w:i w:val="0"/>
          <w:iCs w:val="0"/>
          <w:color w:val="000000" w:themeColor="text1"/>
        </w:rPr>
        <w:t>python</w:t>
      </w:r>
      <w:ins w:id="273" w:author="Giannis mougios" w:date="2025-08-30T13:58:00Z">
        <w:r w:rsidR="004632E0">
          <w:rPr>
            <w:rFonts w:ascii="Arial" w:hAnsi="Arial" w:cs="Arial"/>
            <w:b/>
            <w:bCs/>
            <w:i w:val="0"/>
            <w:iCs w:val="0"/>
            <w:color w:val="000000" w:themeColor="text1"/>
            <w:lang w:val="el-GR"/>
          </w:rPr>
          <w:t xml:space="preserve"> για το T</w:t>
        </w:r>
        <w:r w:rsidR="004632E0">
          <w:rPr>
            <w:rFonts w:ascii="Arial" w:hAnsi="Arial" w:cs="Arial"/>
            <w:b/>
            <w:bCs/>
            <w:i w:val="0"/>
            <w:iCs w:val="0"/>
            <w:color w:val="000000" w:themeColor="text1"/>
          </w:rPr>
          <w:t>SP</w:t>
        </w:r>
        <w:r w:rsidR="004632E0" w:rsidRPr="004632E0">
          <w:rPr>
            <w:rFonts w:ascii="Arial" w:hAnsi="Arial" w:cs="Arial"/>
            <w:b/>
            <w:bCs/>
            <w:i w:val="0"/>
            <w:iCs w:val="0"/>
            <w:color w:val="000000" w:themeColor="text1"/>
            <w:lang w:val="el-GR"/>
            <w:rPrChange w:id="274" w:author="Giannis mougios" w:date="2025-08-30T13:58:00Z">
              <w:rPr>
                <w:rFonts w:ascii="Arial" w:hAnsi="Arial" w:cs="Arial"/>
                <w:b/>
                <w:bCs/>
                <w:i w:val="0"/>
                <w:iCs w:val="0"/>
                <w:color w:val="000000" w:themeColor="text1"/>
              </w:rPr>
            </w:rPrChange>
          </w:rPr>
          <w:t xml:space="preserve"> </w:t>
        </w:r>
        <w:r w:rsidR="004632E0">
          <w:rPr>
            <w:rFonts w:ascii="Arial" w:hAnsi="Arial" w:cs="Arial"/>
            <w:b/>
            <w:bCs/>
            <w:i w:val="0"/>
            <w:iCs w:val="0"/>
            <w:color w:val="000000" w:themeColor="text1"/>
            <w:lang w:val="el-GR"/>
          </w:rPr>
          <w:t>του παραδείγματος του πίνακα 4.1</w:t>
        </w:r>
      </w:ins>
    </w:p>
    <w:p w14:paraId="3AB7EEE4" w14:textId="725C7FDE" w:rsidR="00571879" w:rsidRPr="00571879" w:rsidRDefault="00571879" w:rsidP="00571879">
      <w:pPr>
        <w:spacing w:before="360" w:after="120"/>
        <w:jc w:val="both"/>
        <w:rPr>
          <w:rFonts w:ascii="Arial Black" w:hAnsi="Arial Black" w:cs="Arial"/>
          <w:sz w:val="22"/>
          <w:szCs w:val="22"/>
          <w:lang w:val="el-GR"/>
        </w:rPr>
      </w:pPr>
      <w:r w:rsidRPr="00571879">
        <w:rPr>
          <w:rFonts w:ascii="Arial Black" w:hAnsi="Arial Black" w:cs="Arial"/>
          <w:sz w:val="22"/>
          <w:szCs w:val="22"/>
          <w:lang w:val="el-GR"/>
        </w:rPr>
        <w:t>4.2 Παραγωγή συνόλων δεδομένων</w:t>
      </w:r>
    </w:p>
    <w:p w14:paraId="6CE2BCA5" w14:textId="77777777" w:rsidR="005B3AD0" w:rsidRP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Η διαδικασία παραγωγής δεδομένων εκπαίδευσης αποτελεί κρίσιμο βήμα για την επιτυχία υλοποίησης του νευρωνικού δικτύου. Συνολικά παράχθηκαν </w:t>
      </w:r>
      <w:r w:rsidRPr="005B3AD0">
        <w:rPr>
          <w:rFonts w:ascii="Arial" w:hAnsi="Arial" w:cs="Arial"/>
          <w:bCs/>
          <w:sz w:val="20"/>
          <w:szCs w:val="20"/>
          <w:lang w:val="el-GR"/>
        </w:rPr>
        <w:t>30.000 παραδείγματα</w:t>
      </w:r>
      <w:r w:rsidRPr="005B3AD0">
        <w:rPr>
          <w:rFonts w:ascii="Arial" w:hAnsi="Arial" w:cs="Arial"/>
          <w:sz w:val="20"/>
          <w:szCs w:val="20"/>
          <w:lang w:val="el-GR"/>
        </w:rPr>
        <w:t xml:space="preserve"> του προβλήματος </w:t>
      </w:r>
      <w:r w:rsidRPr="005B3AD0">
        <w:rPr>
          <w:rFonts w:ascii="Arial" w:hAnsi="Arial" w:cs="Arial"/>
          <w:sz w:val="20"/>
          <w:szCs w:val="20"/>
        </w:rPr>
        <w:t>TSP</w:t>
      </w:r>
      <w:r w:rsidRPr="005B3AD0">
        <w:rPr>
          <w:rFonts w:ascii="Arial" w:hAnsi="Arial" w:cs="Arial"/>
          <w:sz w:val="20"/>
          <w:szCs w:val="20"/>
          <w:lang w:val="el-GR"/>
        </w:rPr>
        <w:t>, για διαφορετικές κατανομές γεωγραφικής τοποθέτησης των πόλεων:</w:t>
      </w:r>
    </w:p>
    <w:p w14:paraId="516C023F"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b/>
          <w:sz w:val="20"/>
          <w:szCs w:val="20"/>
          <w:lang w:val="el-GR"/>
        </w:rPr>
        <w:t xml:space="preserve"> </w:t>
      </w:r>
      <w:r w:rsidRPr="005B3AD0">
        <w:rPr>
          <w:rFonts w:ascii="Arial" w:hAnsi="Arial" w:cs="Arial"/>
          <w:sz w:val="20"/>
          <w:szCs w:val="20"/>
          <w:lang w:val="el-GR"/>
        </w:rPr>
        <w:t xml:space="preserve">δημιουργήθηκαν με βάση την </w:t>
      </w:r>
      <w:r w:rsidRPr="005B3AD0">
        <w:rPr>
          <w:rFonts w:ascii="Arial" w:hAnsi="Arial" w:cs="Arial"/>
          <w:bCs/>
          <w:sz w:val="20"/>
          <w:szCs w:val="20"/>
          <w:lang w:val="el-GR"/>
        </w:rPr>
        <w:t>ομοιόμορφη (</w:t>
      </w:r>
      <w:r w:rsidRPr="005B3AD0">
        <w:rPr>
          <w:rFonts w:ascii="Arial" w:hAnsi="Arial" w:cs="Arial"/>
          <w:bCs/>
          <w:sz w:val="20"/>
          <w:szCs w:val="20"/>
        </w:rPr>
        <w:t>uniform</w:t>
      </w:r>
      <w:r w:rsidRPr="005B3AD0">
        <w:rPr>
          <w:rFonts w:ascii="Arial" w:hAnsi="Arial" w:cs="Arial"/>
          <w:bCs/>
          <w:sz w:val="20"/>
          <w:szCs w:val="20"/>
          <w:lang w:val="el-GR"/>
        </w:rPr>
        <w:t>)</w:t>
      </w:r>
      <w:r w:rsidRPr="005B3AD0">
        <w:rPr>
          <w:rFonts w:ascii="Arial" w:hAnsi="Arial" w:cs="Arial"/>
          <w:b/>
          <w:bCs/>
          <w:sz w:val="20"/>
          <w:szCs w:val="20"/>
          <w:lang w:val="el-GR"/>
        </w:rPr>
        <w:t xml:space="preserve"> </w:t>
      </w:r>
      <w:r w:rsidRPr="005B3AD0">
        <w:rPr>
          <w:rFonts w:ascii="Arial" w:hAnsi="Arial" w:cs="Arial"/>
          <w:bCs/>
          <w:sz w:val="20"/>
          <w:szCs w:val="20"/>
          <w:lang w:val="el-GR"/>
        </w:rPr>
        <w:t>κατανομή</w:t>
      </w:r>
      <w:r w:rsidRPr="005B3AD0">
        <w:rPr>
          <w:rFonts w:ascii="Arial" w:hAnsi="Arial" w:cs="Arial"/>
          <w:sz w:val="20"/>
          <w:szCs w:val="20"/>
          <w:lang w:val="el-GR"/>
        </w:rPr>
        <w:t xml:space="preserve"> σε δισδιάστατο χώρο.</w:t>
      </w:r>
    </w:p>
    <w:p w14:paraId="379F11E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sz w:val="20"/>
          <w:szCs w:val="20"/>
          <w:lang w:val="el-GR"/>
        </w:rPr>
        <w:t xml:space="preserve"> αφορούσαν </w:t>
      </w:r>
      <w:r w:rsidRPr="005B3AD0">
        <w:rPr>
          <w:rFonts w:ascii="Arial" w:hAnsi="Arial" w:cs="Arial"/>
          <w:bCs/>
          <w:sz w:val="20"/>
          <w:szCs w:val="20"/>
          <w:lang w:val="el-GR"/>
        </w:rPr>
        <w:t>συστάδες πόλεων</w:t>
      </w:r>
      <w:r w:rsidRPr="005B3AD0">
        <w:rPr>
          <w:rFonts w:ascii="Arial" w:hAnsi="Arial" w:cs="Arial"/>
          <w:sz w:val="20"/>
          <w:szCs w:val="20"/>
          <w:lang w:val="el-GR"/>
        </w:rPr>
        <w:t xml:space="preserve"> (</w:t>
      </w:r>
      <w:r w:rsidRPr="005B3AD0">
        <w:rPr>
          <w:rFonts w:ascii="Arial" w:hAnsi="Arial" w:cs="Arial"/>
          <w:sz w:val="20"/>
          <w:szCs w:val="20"/>
        </w:rPr>
        <w:t>clustered</w:t>
      </w:r>
      <w:r w:rsidRPr="005B3AD0">
        <w:rPr>
          <w:rFonts w:ascii="Arial" w:hAnsi="Arial" w:cs="Arial"/>
          <w:sz w:val="20"/>
          <w:szCs w:val="20"/>
          <w:lang w:val="el-GR"/>
        </w:rPr>
        <w:t xml:space="preserve"> </w:t>
      </w:r>
      <w:r w:rsidRPr="005B3AD0">
        <w:rPr>
          <w:rFonts w:ascii="Arial" w:hAnsi="Arial" w:cs="Arial"/>
          <w:sz w:val="20"/>
          <w:szCs w:val="20"/>
        </w:rPr>
        <w:t>distribution</w:t>
      </w:r>
      <w:r w:rsidRPr="005B3AD0">
        <w:rPr>
          <w:rFonts w:ascii="Arial" w:hAnsi="Arial" w:cs="Arial"/>
          <w:sz w:val="20"/>
          <w:szCs w:val="20"/>
          <w:lang w:val="el-GR"/>
        </w:rPr>
        <w:t>), με αριθμό συστάδων από 2 έως 5. Η προσέγγιση αυτή προσομοιώνει σενάρια όπου οι πόλεις ομαδοποιούνται γύρω από φυσικά εμπόδια, όπως βουνά ή θάλασσες.</w:t>
      </w:r>
    </w:p>
    <w:p w14:paraId="6C7F0E7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sz w:val="20"/>
          <w:szCs w:val="20"/>
          <w:lang w:val="el-GR"/>
        </w:rPr>
        <w:t>Για κάθε κατανομή, δημιουργήθηκαν 5.000 παραδείγματα με αριθμό κόμβων 20, 35 και 50 αντίστοιχα.</w:t>
      </w:r>
    </w:p>
    <w:p w14:paraId="615B61AB" w14:textId="77777777" w:rsid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Ο σκοπός της διαφοροποίησης αυτής ήταν να διασφαλιστεί η </w:t>
      </w:r>
      <w:r w:rsidRPr="005B3AD0">
        <w:rPr>
          <w:rFonts w:ascii="Arial" w:hAnsi="Arial" w:cs="Arial"/>
          <w:bCs/>
          <w:sz w:val="20"/>
          <w:szCs w:val="20"/>
          <w:lang w:val="el-GR"/>
        </w:rPr>
        <w:t>ποικιλομορφία</w:t>
      </w:r>
      <w:r w:rsidRPr="005B3AD0">
        <w:rPr>
          <w:rFonts w:ascii="Arial" w:hAnsi="Arial" w:cs="Arial"/>
          <w:sz w:val="20"/>
          <w:szCs w:val="20"/>
          <w:lang w:val="el-GR"/>
        </w:rPr>
        <w:t xml:space="preserve"> στο σύνολο εκπαίδευσής και αξιολόγησης,, ενισχύοντας την </w:t>
      </w:r>
      <w:r w:rsidRPr="005B3AD0">
        <w:rPr>
          <w:rFonts w:ascii="Arial" w:hAnsi="Arial" w:cs="Arial"/>
          <w:bCs/>
          <w:sz w:val="20"/>
          <w:szCs w:val="20"/>
          <w:lang w:val="el-GR"/>
        </w:rPr>
        <w:t>ικανότητα γενίκευσης</w:t>
      </w:r>
      <w:r w:rsidRPr="005B3AD0">
        <w:rPr>
          <w:rFonts w:ascii="Arial" w:hAnsi="Arial" w:cs="Arial"/>
          <w:sz w:val="20"/>
          <w:szCs w:val="20"/>
          <w:lang w:val="el-GR"/>
        </w:rPr>
        <w:t xml:space="preserve"> του μοντέλου και περιορίζοντας τον κίνδυνο </w:t>
      </w:r>
      <w:r w:rsidRPr="005B3AD0">
        <w:rPr>
          <w:rFonts w:ascii="Arial" w:hAnsi="Arial" w:cs="Arial"/>
          <w:bCs/>
          <w:sz w:val="20"/>
          <w:szCs w:val="20"/>
          <w:lang w:val="el-GR"/>
        </w:rPr>
        <w:t>μεροληψίας</w:t>
      </w:r>
      <w:r w:rsidRPr="005B3AD0">
        <w:rPr>
          <w:rFonts w:ascii="Arial" w:hAnsi="Arial" w:cs="Arial"/>
          <w:sz w:val="20"/>
          <w:szCs w:val="20"/>
          <w:lang w:val="el-GR"/>
        </w:rPr>
        <w:t xml:space="preserve"> προς συγκεκριμένες τοπολογικές δομές.</w:t>
      </w:r>
    </w:p>
    <w:p w14:paraId="09BEC700" w14:textId="77777777" w:rsidR="005B3AD0" w:rsidRDefault="005B3AD0" w:rsidP="0097324E">
      <w:pPr>
        <w:jc w:val="both"/>
        <w:rPr>
          <w:rFonts w:ascii="Arial" w:hAnsi="Arial" w:cs="Arial"/>
          <w:sz w:val="20"/>
          <w:szCs w:val="20"/>
          <w:lang w:val="el-GR"/>
        </w:rPr>
      </w:pPr>
    </w:p>
    <w:p w14:paraId="76E4F15C" w14:textId="77777777" w:rsidR="005B3AD0" w:rsidRDefault="005B3AD0" w:rsidP="005B3AD0">
      <w:pPr>
        <w:keepNext/>
      </w:pPr>
      <w:r w:rsidRPr="0083456F">
        <w:rPr>
          <w:noProof/>
          <w:lang w:val="el-GR"/>
        </w:rPr>
        <w:lastRenderedPageBreak/>
        <w:drawing>
          <wp:inline distT="0" distB="0" distL="0" distR="0" wp14:anchorId="7088EDEC" wp14:editId="501C7596">
            <wp:extent cx="5727700" cy="2844800"/>
            <wp:effectExtent l="0" t="0" r="0" b="0"/>
            <wp:docPr id="1698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8205" name=""/>
                    <pic:cNvPicPr/>
                  </pic:nvPicPr>
                  <pic:blipFill>
                    <a:blip r:embed="rId23"/>
                    <a:stretch>
                      <a:fillRect/>
                    </a:stretch>
                  </pic:blipFill>
                  <pic:spPr>
                    <a:xfrm>
                      <a:off x="0" y="0"/>
                      <a:ext cx="5727700" cy="2844800"/>
                    </a:xfrm>
                    <a:prstGeom prst="rect">
                      <a:avLst/>
                    </a:prstGeom>
                  </pic:spPr>
                </pic:pic>
              </a:graphicData>
            </a:graphic>
          </wp:inline>
        </w:drawing>
      </w:r>
    </w:p>
    <w:p w14:paraId="480C56A0" w14:textId="77777777" w:rsidR="005B3AD0" w:rsidRDefault="005B3AD0" w:rsidP="0097324E">
      <w:pPr>
        <w:pStyle w:val="Caption"/>
        <w:jc w:val="both"/>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Σχήμα 4.3 ομοιόμορφης - συσταδοποιημένης κατανομής</w:t>
      </w:r>
    </w:p>
    <w:p w14:paraId="1C6409E0" w14:textId="77777777" w:rsidR="005C07DF" w:rsidRDefault="005C07DF" w:rsidP="0097324E">
      <w:pPr>
        <w:jc w:val="both"/>
        <w:rPr>
          <w:rFonts w:ascii="Arial" w:hAnsi="Arial" w:cs="Arial"/>
          <w:sz w:val="20"/>
          <w:szCs w:val="20"/>
          <w:lang w:val="el-GR"/>
        </w:rPr>
      </w:pPr>
      <w:r w:rsidRPr="005C07DF">
        <w:rPr>
          <w:rFonts w:ascii="Arial" w:hAnsi="Arial" w:cs="Arial"/>
          <w:sz w:val="20"/>
          <w:szCs w:val="20"/>
          <w:lang w:val="el-GR"/>
        </w:rPr>
        <w:t xml:space="preserve">Κάθε παράδειγμα επιλύθηκε χρησιμοποιώντας τον </w:t>
      </w:r>
      <w:r w:rsidRPr="005C07DF">
        <w:rPr>
          <w:rFonts w:ascii="Arial" w:hAnsi="Arial" w:cs="Arial"/>
          <w:sz w:val="20"/>
          <w:szCs w:val="20"/>
        </w:rPr>
        <w:t>ILP</w:t>
      </w:r>
      <w:r w:rsidRPr="005C07DF">
        <w:rPr>
          <w:rFonts w:ascii="Arial" w:hAnsi="Arial" w:cs="Arial"/>
          <w:sz w:val="20"/>
          <w:szCs w:val="20"/>
          <w:lang w:val="el-GR"/>
        </w:rPr>
        <w:t xml:space="preserve"> </w:t>
      </w:r>
      <w:r w:rsidRPr="005C07DF">
        <w:rPr>
          <w:rFonts w:ascii="Arial" w:hAnsi="Arial" w:cs="Arial"/>
          <w:sz w:val="20"/>
          <w:szCs w:val="20"/>
        </w:rPr>
        <w:t>solver</w:t>
      </w:r>
      <w:r w:rsidRPr="005C07DF">
        <w:rPr>
          <w:rFonts w:ascii="Arial" w:hAnsi="Arial" w:cs="Arial"/>
          <w:sz w:val="20"/>
          <w:szCs w:val="20"/>
          <w:lang w:val="el-GR"/>
        </w:rPr>
        <w:t xml:space="preserve"> που περιεγράφηκε στην προηγούμενη ενότητα, και τα αποτελέσματα αποθηκεύτηκαν σε </w:t>
      </w:r>
      <w:r w:rsidRPr="005C07DF">
        <w:rPr>
          <w:rFonts w:ascii="Arial" w:hAnsi="Arial" w:cs="Arial"/>
          <w:bCs/>
          <w:sz w:val="20"/>
          <w:szCs w:val="20"/>
          <w:lang w:val="el-GR"/>
        </w:rPr>
        <w:t xml:space="preserve">συλλογή </w:t>
      </w:r>
      <w:r w:rsidRPr="005C07DF">
        <w:rPr>
          <w:rFonts w:ascii="Arial" w:hAnsi="Arial" w:cs="Arial"/>
          <w:bCs/>
          <w:sz w:val="20"/>
          <w:szCs w:val="20"/>
        </w:rPr>
        <w:t>MongoDB</w:t>
      </w:r>
      <w:r w:rsidRPr="005C07DF">
        <w:rPr>
          <w:rFonts w:ascii="Arial" w:hAnsi="Arial" w:cs="Arial"/>
          <w:sz w:val="20"/>
          <w:szCs w:val="20"/>
          <w:lang w:val="el-GR"/>
        </w:rPr>
        <w:t xml:space="preserve">. Η επιλογή αυτή επέτρεψε την </w:t>
      </w:r>
      <w:r w:rsidRPr="005C07DF">
        <w:rPr>
          <w:rFonts w:ascii="Arial" w:hAnsi="Arial" w:cs="Arial"/>
          <w:bCs/>
          <w:sz w:val="20"/>
          <w:szCs w:val="20"/>
          <w:lang w:val="el-GR"/>
        </w:rPr>
        <w:t>αποδοτική αποθήκευση, ανάκτηση και διαχείριση</w:t>
      </w:r>
      <w:r w:rsidRPr="005C07DF">
        <w:rPr>
          <w:rFonts w:ascii="Arial" w:hAnsi="Arial" w:cs="Arial"/>
          <w:sz w:val="20"/>
          <w:szCs w:val="20"/>
          <w:lang w:val="el-GR"/>
        </w:rPr>
        <w:t xml:space="preserve"> των δεδομένων.</w:t>
      </w:r>
    </w:p>
    <w:p w14:paraId="44DB905F" w14:textId="77777777" w:rsidR="005C07DF" w:rsidRDefault="005C07DF" w:rsidP="005C07DF">
      <w:pPr>
        <w:rPr>
          <w:rFonts w:ascii="Arial" w:hAnsi="Arial" w:cs="Arial"/>
          <w:sz w:val="20"/>
          <w:szCs w:val="20"/>
          <w:lang w:val="el-GR"/>
        </w:rPr>
      </w:pPr>
    </w:p>
    <w:p w14:paraId="363E569E" w14:textId="77777777" w:rsidR="005C07DF" w:rsidRDefault="005C07DF" w:rsidP="005C07DF">
      <w:pPr>
        <w:keepNext/>
      </w:pPr>
      <w:r w:rsidRPr="0083456F">
        <w:rPr>
          <w:noProof/>
          <w:lang w:val="el-GR"/>
        </w:rPr>
        <w:lastRenderedPageBreak/>
        <w:drawing>
          <wp:inline distT="0" distB="0" distL="0" distR="0" wp14:anchorId="6ED7E942" wp14:editId="6C1C8D26">
            <wp:extent cx="4716780" cy="3143992"/>
            <wp:effectExtent l="0" t="0" r="0" b="5715"/>
            <wp:docPr id="9804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293" name=""/>
                    <pic:cNvPicPr/>
                  </pic:nvPicPr>
                  <pic:blipFill>
                    <a:blip r:embed="rId24"/>
                    <a:stretch>
                      <a:fillRect/>
                    </a:stretch>
                  </pic:blipFill>
                  <pic:spPr>
                    <a:xfrm>
                      <a:off x="0" y="0"/>
                      <a:ext cx="4742240" cy="3160963"/>
                    </a:xfrm>
                    <a:prstGeom prst="rect">
                      <a:avLst/>
                    </a:prstGeom>
                  </pic:spPr>
                </pic:pic>
              </a:graphicData>
            </a:graphic>
          </wp:inline>
        </w:drawing>
      </w:r>
    </w:p>
    <w:p w14:paraId="108DB787" w14:textId="77777777" w:rsidR="005C07DF" w:rsidRPr="005C07DF" w:rsidRDefault="005C07DF" w:rsidP="005C07DF">
      <w:pPr>
        <w:pStyle w:val="Caption"/>
        <w:rPr>
          <w:rFonts w:ascii="Arial" w:hAnsi="Arial" w:cs="Arial"/>
          <w:b/>
          <w:bCs/>
          <w:i w:val="0"/>
          <w:iCs w:val="0"/>
          <w:color w:val="000000" w:themeColor="text1"/>
          <w:sz w:val="20"/>
          <w:szCs w:val="20"/>
          <w:lang w:val="el-GR"/>
        </w:rPr>
      </w:pPr>
      <w:r w:rsidRPr="005C07DF">
        <w:rPr>
          <w:rFonts w:ascii="Arial" w:hAnsi="Arial" w:cs="Arial"/>
          <w:b/>
          <w:bCs/>
          <w:i w:val="0"/>
          <w:iCs w:val="0"/>
          <w:color w:val="000000" w:themeColor="text1"/>
          <w:lang w:val="el-GR"/>
        </w:rPr>
        <w:t xml:space="preserve">Σχήμα 4.4: Ενδεικτική εγγραφή λυμένου προβλήματος </w:t>
      </w:r>
      <w:r w:rsidRPr="005C07DF">
        <w:rPr>
          <w:rFonts w:ascii="Arial" w:hAnsi="Arial" w:cs="Arial"/>
          <w:b/>
          <w:bCs/>
          <w:i w:val="0"/>
          <w:iCs w:val="0"/>
          <w:color w:val="000000" w:themeColor="text1"/>
        </w:rPr>
        <w:t>TSP</w:t>
      </w:r>
      <w:r w:rsidRPr="005C07DF">
        <w:rPr>
          <w:rFonts w:ascii="Arial" w:hAnsi="Arial" w:cs="Arial"/>
          <w:b/>
          <w:bCs/>
          <w:i w:val="0"/>
          <w:iCs w:val="0"/>
          <w:color w:val="000000" w:themeColor="text1"/>
          <w:lang w:val="el-GR"/>
        </w:rPr>
        <w:t xml:space="preserve"> σε συλλογή </w:t>
      </w:r>
      <w:r w:rsidRPr="005C07DF">
        <w:rPr>
          <w:rFonts w:ascii="Arial" w:hAnsi="Arial" w:cs="Arial"/>
          <w:b/>
          <w:bCs/>
          <w:i w:val="0"/>
          <w:iCs w:val="0"/>
          <w:color w:val="000000" w:themeColor="text1"/>
        </w:rPr>
        <w:t>MongoDB</w:t>
      </w:r>
    </w:p>
    <w:p w14:paraId="27C67E80" w14:textId="77777777" w:rsidR="0043234B" w:rsidRPr="0043234B" w:rsidRDefault="0043234B" w:rsidP="0097324E">
      <w:pPr>
        <w:jc w:val="both"/>
        <w:rPr>
          <w:rFonts w:ascii="Arial" w:hAnsi="Arial" w:cs="Arial"/>
          <w:sz w:val="20"/>
          <w:szCs w:val="20"/>
          <w:lang w:val="el-GR"/>
        </w:rPr>
      </w:pPr>
      <w:r w:rsidRPr="0043234B">
        <w:rPr>
          <w:rFonts w:ascii="Arial" w:hAnsi="Arial" w:cs="Arial"/>
          <w:sz w:val="20"/>
          <w:szCs w:val="20"/>
          <w:lang w:val="el-GR"/>
        </w:rPr>
        <w:t>Το σύνολο χωρίστηκε σε τρία υποσύνολα:</w:t>
      </w:r>
    </w:p>
    <w:p w14:paraId="04EFC0C8" w14:textId="77777777" w:rsidR="0043234B" w:rsidRPr="0043234B" w:rsidRDefault="0043234B" w:rsidP="0097324E">
      <w:pPr>
        <w:numPr>
          <w:ilvl w:val="0"/>
          <w:numId w:val="41"/>
        </w:numPr>
        <w:tabs>
          <w:tab w:val="clear" w:pos="360"/>
          <w:tab w:val="num" w:pos="720"/>
        </w:tabs>
        <w:jc w:val="both"/>
        <w:rPr>
          <w:rFonts w:ascii="Arial" w:hAnsi="Arial" w:cs="Arial"/>
          <w:sz w:val="20"/>
          <w:szCs w:val="20"/>
        </w:rPr>
      </w:pPr>
      <w:r w:rsidRPr="0043234B">
        <w:rPr>
          <w:rFonts w:ascii="Arial" w:hAnsi="Arial" w:cs="Arial"/>
          <w:sz w:val="20"/>
          <w:szCs w:val="20"/>
        </w:rPr>
        <w:t>Εκπαίδευση: 70% των δειγμάτων</w:t>
      </w:r>
    </w:p>
    <w:p w14:paraId="7CC368AF"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Επαλήθευση (</w:t>
      </w:r>
      <w:r w:rsidRPr="0043234B">
        <w:rPr>
          <w:rFonts w:ascii="Arial" w:hAnsi="Arial" w:cs="Arial"/>
          <w:sz w:val="20"/>
          <w:szCs w:val="20"/>
        </w:rPr>
        <w:t>validation</w:t>
      </w:r>
      <w:r w:rsidRPr="0043234B">
        <w:rPr>
          <w:rFonts w:ascii="Arial" w:hAnsi="Arial" w:cs="Arial"/>
          <w:sz w:val="20"/>
          <w:szCs w:val="20"/>
          <w:lang w:val="el-GR"/>
        </w:rPr>
        <w:t>): 10%</w:t>
      </w:r>
      <w:r w:rsidR="00C60C6D">
        <w:rPr>
          <w:rFonts w:ascii="Arial" w:hAnsi="Arial" w:cs="Arial"/>
          <w:sz w:val="20"/>
          <w:szCs w:val="20"/>
          <w:lang w:val="el-GR"/>
        </w:rPr>
        <w:t xml:space="preserve"> των δειγμάτων</w:t>
      </w:r>
      <w:r w:rsidRPr="0043234B">
        <w:rPr>
          <w:rFonts w:ascii="Arial" w:hAnsi="Arial" w:cs="Arial"/>
          <w:sz w:val="20"/>
          <w:szCs w:val="20"/>
          <w:lang w:val="el-GR"/>
        </w:rPr>
        <w:t xml:space="preserve"> κατά τη διάρκεια εκπαίδευσης</w:t>
      </w:r>
    </w:p>
    <w:p w14:paraId="6F93EBF8"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Αξιολόγηση (</w:t>
      </w:r>
      <w:r w:rsidRPr="0043234B">
        <w:rPr>
          <w:rFonts w:ascii="Arial" w:hAnsi="Arial" w:cs="Arial"/>
          <w:sz w:val="20"/>
          <w:szCs w:val="20"/>
        </w:rPr>
        <w:t>test</w:t>
      </w:r>
      <w:r w:rsidRPr="0043234B">
        <w:rPr>
          <w:rFonts w:ascii="Arial" w:hAnsi="Arial" w:cs="Arial"/>
          <w:sz w:val="20"/>
          <w:szCs w:val="20"/>
          <w:lang w:val="el-GR"/>
        </w:rPr>
        <w:t xml:space="preserve"> </w:t>
      </w:r>
      <w:r w:rsidRPr="0043234B">
        <w:rPr>
          <w:rFonts w:ascii="Arial" w:hAnsi="Arial" w:cs="Arial"/>
          <w:sz w:val="20"/>
          <w:szCs w:val="20"/>
        </w:rPr>
        <w:t>set</w:t>
      </w:r>
      <w:r w:rsidRPr="0043234B">
        <w:rPr>
          <w:rFonts w:ascii="Arial" w:hAnsi="Arial" w:cs="Arial"/>
          <w:sz w:val="20"/>
          <w:szCs w:val="20"/>
          <w:lang w:val="el-GR"/>
        </w:rPr>
        <w:t>): 20% των δειγμάτων, πλήρως άγνωστο στο μοντέλο κατά την εκπαίδευση</w:t>
      </w:r>
    </w:p>
    <w:p w14:paraId="18D0869A" w14:textId="77777777" w:rsidR="00C60C6D" w:rsidRPr="00C60C6D" w:rsidRDefault="00C60C6D" w:rsidP="0097324E">
      <w:pPr>
        <w:spacing w:before="360" w:after="120"/>
        <w:jc w:val="both"/>
        <w:rPr>
          <w:rFonts w:ascii="Arial Black" w:hAnsi="Arial Black" w:cs="Arial"/>
          <w:sz w:val="22"/>
          <w:szCs w:val="22"/>
          <w:lang w:val="el-GR"/>
        </w:rPr>
      </w:pPr>
      <w:r w:rsidRPr="00C60C6D">
        <w:rPr>
          <w:rFonts w:ascii="Arial Black" w:hAnsi="Arial Black" w:cs="Arial"/>
          <w:sz w:val="22"/>
          <w:szCs w:val="22"/>
          <w:lang w:val="el-GR"/>
        </w:rPr>
        <w:t>4.3 Εκπαίδευση Νευρωνικού Δικτύου και Παραμετροποίηση</w:t>
      </w:r>
    </w:p>
    <w:p w14:paraId="12C87F04" w14:textId="64827601"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εκπαίδευση του νευρωνικού δικτύου πραγματοποιείται πάνω σε σύνολο δεδομένων όπου η μεταβλητή στόχος είναι γνωστή κατά τη φάση εκπαίδευσης (</w:t>
      </w:r>
      <w:r w:rsidRPr="00C60C6D">
        <w:rPr>
          <w:rFonts w:ascii="Arial" w:hAnsi="Arial" w:cs="Arial"/>
          <w:sz w:val="20"/>
          <w:szCs w:val="20"/>
        </w:rPr>
        <w:t>labeled</w:t>
      </w:r>
      <w:r w:rsidRPr="00C60C6D">
        <w:rPr>
          <w:rFonts w:ascii="Arial" w:hAnsi="Arial" w:cs="Arial"/>
          <w:sz w:val="20"/>
          <w:szCs w:val="20"/>
          <w:lang w:val="el-GR"/>
        </w:rPr>
        <w:t xml:space="preserve"> </w:t>
      </w:r>
      <w:r w:rsidRPr="00C60C6D">
        <w:rPr>
          <w:rFonts w:ascii="Arial" w:hAnsi="Arial" w:cs="Arial"/>
          <w:sz w:val="20"/>
          <w:szCs w:val="20"/>
        </w:rPr>
        <w:t>data</w:t>
      </w:r>
      <w:r w:rsidRPr="00C60C6D">
        <w:rPr>
          <w:rFonts w:ascii="Arial" w:hAnsi="Arial" w:cs="Arial"/>
          <w:sz w:val="20"/>
          <w:szCs w:val="20"/>
          <w:lang w:val="el-GR"/>
        </w:rPr>
        <w:t xml:space="preserve">). Τα δεδομένα αυτά ανακτώνται από τη βάση δεδομένων </w:t>
      </w:r>
      <w:r w:rsidRPr="00C60C6D">
        <w:rPr>
          <w:rFonts w:ascii="Arial" w:hAnsi="Arial" w:cs="Arial"/>
          <w:sz w:val="20"/>
          <w:szCs w:val="20"/>
        </w:rPr>
        <w:t>MongoDB</w:t>
      </w:r>
      <w:r w:rsidRPr="00C60C6D">
        <w:rPr>
          <w:rFonts w:ascii="Arial" w:hAnsi="Arial" w:cs="Arial"/>
          <w:sz w:val="20"/>
          <w:szCs w:val="20"/>
          <w:lang w:val="el-GR"/>
        </w:rPr>
        <w:t>, και στην Εικόνα 4.</w:t>
      </w:r>
      <w:ins w:id="275" w:author="Giannis mougios" w:date="2025-08-30T14:11:00Z">
        <w:r w:rsidR="006972F1" w:rsidRPr="005D1CE5">
          <w:rPr>
            <w:rFonts w:ascii="Arial" w:hAnsi="Arial" w:cs="Arial"/>
            <w:sz w:val="20"/>
            <w:szCs w:val="20"/>
            <w:lang w:val="el-GR"/>
            <w:rPrChange w:id="276" w:author="Giannis mougios" w:date="2025-08-30T14:12:00Z">
              <w:rPr>
                <w:rFonts w:ascii="Arial" w:hAnsi="Arial" w:cs="Arial"/>
                <w:sz w:val="20"/>
                <w:szCs w:val="20"/>
              </w:rPr>
            </w:rPrChange>
          </w:rPr>
          <w:t>4</w:t>
        </w:r>
      </w:ins>
      <w:del w:id="277" w:author="Giannis mougios" w:date="2025-08-30T14:11:00Z">
        <w:r w:rsidRPr="00C60C6D" w:rsidDel="006972F1">
          <w:rPr>
            <w:rFonts w:ascii="Arial" w:hAnsi="Arial" w:cs="Arial"/>
            <w:sz w:val="20"/>
            <w:szCs w:val="20"/>
            <w:lang w:val="el-GR"/>
          </w:rPr>
          <w:delText>2</w:delText>
        </w:r>
      </w:del>
      <w:r w:rsidRPr="00C60C6D">
        <w:rPr>
          <w:rFonts w:ascii="Arial" w:hAnsi="Arial" w:cs="Arial"/>
          <w:sz w:val="20"/>
          <w:szCs w:val="20"/>
          <w:lang w:val="el-GR"/>
        </w:rPr>
        <w:t xml:space="preserve"> παρουσιάζεται μια τυπική εγγραφή από τη συλλογή, η οποία περιλαμβάνει τα απαραίτητα χαρακτηριστικά του γράφου εισόδου — όπως οι Ευκλείδειες αποστάσεις μεταξύ κόμβων — καθώς και τη βέλτιστη λύση που έχει προκύψει μέσω του επιλυτή που περιεγράφηκε στην Ενότητα 4.1.</w:t>
      </w:r>
    </w:p>
    <w:p w14:paraId="30BD715B" w14:textId="6ABA00D4"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Αξίζει να διευκρινιστεί ότι, καθώς το πρόβλημα διατυπώνεται ως δυαδική κατηγοριοποίηση ακμών, η μεταβλητή στόχος είναι μια ακολουθία από 0 και 1, η οποία υποδηλώνει αν κάθε ακμή ανήκει ή όχι στη βέλτιστη διαδρομή. Οι τιμές αυτές αντιστοιχούν στο πεδίο</w:t>
      </w:r>
      <w:r w:rsidRPr="00C60C6D">
        <w:rPr>
          <w:rFonts w:ascii="Arial" w:hAnsi="Arial" w:cs="Arial"/>
          <w:sz w:val="20"/>
          <w:szCs w:val="20"/>
        </w:rPr>
        <w:t> </w:t>
      </w:r>
      <w:r w:rsidRPr="00C60C6D">
        <w:rPr>
          <w:rFonts w:ascii="Arial" w:hAnsi="Arial" w:cs="Arial"/>
          <w:b/>
          <w:bCs/>
          <w:sz w:val="20"/>
          <w:szCs w:val="20"/>
          <w:lang w:val="el-GR"/>
        </w:rPr>
        <w:t>"</w:t>
      </w:r>
      <w:r w:rsidRPr="00C60C6D">
        <w:rPr>
          <w:rFonts w:ascii="Arial" w:hAnsi="Arial" w:cs="Arial"/>
          <w:b/>
          <w:bCs/>
          <w:sz w:val="20"/>
          <w:szCs w:val="20"/>
        </w:rPr>
        <w:t>decision</w:t>
      </w:r>
      <w:r w:rsidRPr="00C60C6D">
        <w:rPr>
          <w:rFonts w:ascii="Arial" w:hAnsi="Arial" w:cs="Arial"/>
          <w:b/>
          <w:bCs/>
          <w:sz w:val="20"/>
          <w:szCs w:val="20"/>
          <w:lang w:val="el-GR"/>
        </w:rPr>
        <w:t xml:space="preserve"> </w:t>
      </w:r>
      <w:r w:rsidRPr="00C60C6D">
        <w:rPr>
          <w:rFonts w:ascii="Arial" w:hAnsi="Arial" w:cs="Arial"/>
          <w:b/>
          <w:bCs/>
          <w:sz w:val="20"/>
          <w:szCs w:val="20"/>
        </w:rPr>
        <w:t>variables</w:t>
      </w:r>
      <w:r w:rsidRPr="00C60C6D">
        <w:rPr>
          <w:rFonts w:ascii="Arial" w:hAnsi="Arial" w:cs="Arial"/>
          <w:b/>
          <w:bCs/>
          <w:sz w:val="20"/>
          <w:szCs w:val="20"/>
          <w:lang w:val="el-GR"/>
        </w:rPr>
        <w:t>"</w:t>
      </w:r>
      <w:r w:rsidRPr="00C60C6D">
        <w:rPr>
          <w:rFonts w:ascii="Arial" w:hAnsi="Arial" w:cs="Arial"/>
          <w:sz w:val="20"/>
          <w:szCs w:val="20"/>
        </w:rPr>
        <w:t> </w:t>
      </w:r>
      <w:r w:rsidRPr="00C60C6D">
        <w:rPr>
          <w:rFonts w:ascii="Arial" w:hAnsi="Arial" w:cs="Arial"/>
          <w:sz w:val="20"/>
          <w:szCs w:val="20"/>
          <w:lang w:val="el-GR"/>
        </w:rPr>
        <w:t>της εικόνας 4.</w:t>
      </w:r>
      <w:ins w:id="278" w:author="Giannis mougios" w:date="2025-08-30T14:00:00Z">
        <w:r w:rsidR="00E363E0">
          <w:rPr>
            <w:rFonts w:ascii="Arial" w:hAnsi="Arial" w:cs="Arial"/>
            <w:sz w:val="20"/>
            <w:szCs w:val="20"/>
            <w:lang w:val="el-GR"/>
          </w:rPr>
          <w:t>4</w:t>
        </w:r>
      </w:ins>
      <w:del w:id="279" w:author="Giannis mougios" w:date="2025-08-30T14:00:00Z">
        <w:r w:rsidRPr="00C60C6D" w:rsidDel="00E363E0">
          <w:rPr>
            <w:rFonts w:ascii="Arial" w:hAnsi="Arial" w:cs="Arial"/>
            <w:sz w:val="20"/>
            <w:szCs w:val="20"/>
            <w:lang w:val="el-GR"/>
          </w:rPr>
          <w:delText>2</w:delText>
        </w:r>
      </w:del>
      <w:r w:rsidRPr="00C60C6D">
        <w:rPr>
          <w:rFonts w:ascii="Arial" w:hAnsi="Arial" w:cs="Arial"/>
          <w:sz w:val="20"/>
          <w:szCs w:val="20"/>
          <w:lang w:val="el-GR"/>
        </w:rPr>
        <w:t>.</w:t>
      </w:r>
    </w:p>
    <w:p w14:paraId="6EB26CAC"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έξοδος του μοντέλου δεν αποτελεί μια απόλυτη επιλογή ακμών, αλλά μια</w:t>
      </w:r>
      <w:r w:rsidRPr="00C60C6D">
        <w:rPr>
          <w:rFonts w:ascii="Arial" w:hAnsi="Arial" w:cs="Arial"/>
          <w:sz w:val="20"/>
          <w:szCs w:val="20"/>
        </w:rPr>
        <w:t> </w:t>
      </w:r>
      <w:r w:rsidRPr="00C60C6D">
        <w:rPr>
          <w:rFonts w:ascii="Arial" w:hAnsi="Arial" w:cs="Arial"/>
          <w:b/>
          <w:bCs/>
          <w:sz w:val="20"/>
          <w:szCs w:val="20"/>
          <w:lang w:val="el-GR"/>
        </w:rPr>
        <w:t>πιθανότητα</w:t>
      </w:r>
      <w:r w:rsidRPr="00C60C6D">
        <w:rPr>
          <w:rFonts w:ascii="Arial" w:hAnsi="Arial" w:cs="Arial"/>
          <w:sz w:val="20"/>
          <w:szCs w:val="20"/>
        </w:rPr>
        <w:t> </w:t>
      </w:r>
      <w:r w:rsidRPr="00C60C6D">
        <w:rPr>
          <w:rFonts w:ascii="Arial" w:hAnsi="Arial" w:cs="Arial"/>
          <w:sz w:val="20"/>
          <w:szCs w:val="20"/>
          <w:lang w:val="el-GR"/>
        </w:rPr>
        <w:t xml:space="preserve">για κάθε ακμή να ανήκει στη βέλτιστη λύση.  Για τη δημιουργία μιας τελικής, αποδεκτής λύσης του </w:t>
      </w:r>
      <w:r w:rsidRPr="00C60C6D">
        <w:rPr>
          <w:rFonts w:ascii="Arial" w:hAnsi="Arial" w:cs="Arial"/>
          <w:sz w:val="20"/>
          <w:szCs w:val="20"/>
        </w:rPr>
        <w:t>TSP</w:t>
      </w:r>
      <w:r w:rsidRPr="00C60C6D">
        <w:rPr>
          <w:rFonts w:ascii="Arial" w:hAnsi="Arial" w:cs="Arial"/>
          <w:sz w:val="20"/>
          <w:szCs w:val="20"/>
          <w:lang w:val="el-GR"/>
        </w:rPr>
        <w:t>, εφαρμόζεται</w:t>
      </w:r>
      <w:r w:rsidRPr="00C60C6D">
        <w:rPr>
          <w:rFonts w:ascii="Arial" w:hAnsi="Arial" w:cs="Arial"/>
          <w:sz w:val="20"/>
          <w:szCs w:val="20"/>
        </w:rPr>
        <w:t> </w:t>
      </w:r>
      <w:r w:rsidRPr="00C60C6D">
        <w:rPr>
          <w:rFonts w:ascii="Arial" w:hAnsi="Arial" w:cs="Arial"/>
          <w:sz w:val="20"/>
          <w:szCs w:val="20"/>
          <w:lang w:val="el-GR"/>
        </w:rPr>
        <w:t xml:space="preserve">ο αλγόριθμος </w:t>
      </w:r>
      <w:r w:rsidRPr="00C60C6D">
        <w:rPr>
          <w:rFonts w:ascii="Arial" w:hAnsi="Arial" w:cs="Arial"/>
          <w:sz w:val="20"/>
          <w:szCs w:val="20"/>
        </w:rPr>
        <w:t>beam</w:t>
      </w:r>
      <w:r w:rsidRPr="00C60C6D">
        <w:rPr>
          <w:rFonts w:ascii="Arial" w:hAnsi="Arial" w:cs="Arial"/>
          <w:sz w:val="20"/>
          <w:szCs w:val="20"/>
          <w:lang w:val="el-GR"/>
        </w:rPr>
        <w:t xml:space="preserve"> </w:t>
      </w:r>
      <w:r w:rsidRPr="00C60C6D">
        <w:rPr>
          <w:rFonts w:ascii="Arial" w:hAnsi="Arial" w:cs="Arial"/>
          <w:sz w:val="20"/>
          <w:szCs w:val="20"/>
        </w:rPr>
        <w:t>search </w:t>
      </w:r>
      <w:r w:rsidRPr="00C60C6D">
        <w:rPr>
          <w:rFonts w:ascii="Arial" w:hAnsi="Arial" w:cs="Arial"/>
          <w:sz w:val="20"/>
          <w:szCs w:val="20"/>
          <w:lang w:val="el-GR"/>
        </w:rPr>
        <w:t>πάνω στις προβλεπόμενες πιθανότητες.</w:t>
      </w:r>
    </w:p>
    <w:p w14:paraId="4E0000AA"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lastRenderedPageBreak/>
        <w:t>Ο στόχος του παραπάνω αλγορίθμου είναι η κατασκευή έγκυρων και κοντά στο βέλτιστο λύσεων χωρίς την εξάντληση όλων των αποδεκτών λύσεων.</w:t>
      </w:r>
    </w:p>
    <w:p w14:paraId="71264F19" w14:textId="77777777" w:rsidR="00C60C6D" w:rsidRPr="00C60C6D" w:rsidRDefault="00C60C6D" w:rsidP="0097324E">
      <w:pPr>
        <w:spacing w:afterLines="60" w:after="144"/>
        <w:jc w:val="both"/>
        <w:rPr>
          <w:rFonts w:ascii="Arial" w:hAnsi="Arial" w:cs="Arial"/>
          <w:sz w:val="20"/>
          <w:szCs w:val="20"/>
          <w:lang w:val="el-GR"/>
        </w:rPr>
      </w:pPr>
      <w:r w:rsidRPr="00C60C6D">
        <w:rPr>
          <w:rFonts w:ascii="Arial" w:hAnsi="Arial" w:cs="Arial"/>
          <w:sz w:val="20"/>
          <w:szCs w:val="20"/>
          <w:lang w:val="el-GR"/>
        </w:rPr>
        <w:t>Η διαδικασία εκπαίδευσης περιλαμβάνει τα εξής βασικά στάδια:</w:t>
      </w:r>
    </w:p>
    <w:p w14:paraId="65B56E03" w14:textId="1DC2591B"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Ανάκτηση και απεικόνιση δεδομένων</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Τα δεδομένα φορτώνονται από τη </w:t>
      </w:r>
      <w:r w:rsidRPr="00FB3339">
        <w:rPr>
          <w:rFonts w:ascii="Arial" w:hAnsi="Arial" w:cs="Arial"/>
          <w:sz w:val="20"/>
          <w:szCs w:val="20"/>
        </w:rPr>
        <w:t>MongoDB</w:t>
      </w:r>
      <w:r w:rsidRPr="00FB3339">
        <w:rPr>
          <w:rFonts w:ascii="Arial" w:hAnsi="Arial" w:cs="Arial"/>
          <w:sz w:val="20"/>
          <w:szCs w:val="20"/>
          <w:lang w:val="el-GR"/>
        </w:rPr>
        <w:t xml:space="preserve"> (όπως φαίνεται στην εικόνα 4.</w:t>
      </w:r>
      <w:ins w:id="280" w:author="Giannis mougios" w:date="2025-08-30T14:00:00Z">
        <w:r w:rsidR="00E363E0">
          <w:rPr>
            <w:rFonts w:ascii="Arial" w:hAnsi="Arial" w:cs="Arial"/>
            <w:sz w:val="20"/>
            <w:szCs w:val="20"/>
            <w:lang w:val="el-GR"/>
          </w:rPr>
          <w:t>4</w:t>
        </w:r>
      </w:ins>
      <w:del w:id="281" w:author="Giannis mougios" w:date="2025-08-30T14:00:00Z">
        <w:r w:rsidRPr="00FB3339" w:rsidDel="00E363E0">
          <w:rPr>
            <w:rFonts w:ascii="Arial" w:hAnsi="Arial" w:cs="Arial"/>
            <w:sz w:val="20"/>
            <w:szCs w:val="20"/>
            <w:lang w:val="el-GR"/>
          </w:rPr>
          <w:delText>2</w:delText>
        </w:r>
      </w:del>
      <w:r w:rsidRPr="00FB3339">
        <w:rPr>
          <w:rFonts w:ascii="Arial" w:hAnsi="Arial" w:cs="Arial"/>
          <w:sz w:val="20"/>
          <w:szCs w:val="20"/>
          <w:lang w:val="el-GR"/>
        </w:rPr>
        <w:t>) και διαμορφώνονται καταλλήλως για είσοδο στο δίκτυο.</w:t>
      </w:r>
    </w:p>
    <w:p w14:paraId="7C4A53B6"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Προ-επεξεργασία δεδομένων:</w:t>
      </w:r>
      <w:r w:rsidRPr="00FB3339">
        <w:rPr>
          <w:rFonts w:ascii="Arial" w:hAnsi="Arial" w:cs="Arial"/>
          <w:sz w:val="20"/>
          <w:szCs w:val="20"/>
        </w:rPr>
        <w:t> </w:t>
      </w:r>
      <w:r w:rsidRPr="00FB3339">
        <w:rPr>
          <w:rFonts w:ascii="Arial" w:hAnsi="Arial" w:cs="Arial"/>
          <w:sz w:val="20"/>
          <w:szCs w:val="20"/>
          <w:lang w:val="el-GR"/>
        </w:rPr>
        <w:t>Κατασκευή των εισόδων του μοντέλου με βάση τα χαρακτηριστικά ακμών (όπως οι Ευκλείδειες αποστάσεις), καθώς και διαχωρισμός του συνόλου σε σύνολα εκπαίδευσης, επαλήθευσης και αξιολόγησης.</w:t>
      </w:r>
    </w:p>
    <w:p w14:paraId="4A7A592A"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Ρύθμιση παραμέτρων για την εκπαίδευση:</w:t>
      </w:r>
      <w:r w:rsidRPr="00FB3339">
        <w:rPr>
          <w:rFonts w:ascii="Arial" w:hAnsi="Arial" w:cs="Arial"/>
          <w:sz w:val="20"/>
          <w:szCs w:val="20"/>
        </w:rPr>
        <w:t> </w:t>
      </w:r>
      <w:r w:rsidRPr="00FB3339">
        <w:rPr>
          <w:rFonts w:ascii="Arial" w:hAnsi="Arial" w:cs="Arial"/>
          <w:sz w:val="20"/>
          <w:szCs w:val="20"/>
          <w:lang w:val="el-GR"/>
        </w:rPr>
        <w:t>Χρήση του συνόλου επαλήθευσης για βελτιστοποίηση παραμέτρων εκπαίδευσης όπως ο ρυθμός εκμάθησης, η επιλογή του βελτιστοποιητή και της συνάρτησης κόστους καθώς και το βάρος της θετικής κατηγορίας.</w:t>
      </w:r>
    </w:p>
    <w:p w14:paraId="52BB7766" w14:textId="77777777" w:rsidR="00FB3339" w:rsidRPr="00C60C6D"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Εκπαίδευση:</w:t>
      </w:r>
      <w:r w:rsidRPr="00FB3339">
        <w:rPr>
          <w:rFonts w:ascii="Arial" w:hAnsi="Arial" w:cs="Arial"/>
          <w:sz w:val="20"/>
          <w:szCs w:val="20"/>
        </w:rPr>
        <w:t> </w:t>
      </w:r>
      <w:r w:rsidRPr="00FB3339">
        <w:rPr>
          <w:rFonts w:ascii="Arial" w:hAnsi="Arial" w:cs="Arial"/>
          <w:sz w:val="20"/>
          <w:szCs w:val="20"/>
          <w:lang w:val="el-GR"/>
        </w:rPr>
        <w:t>Βελτιστοποίηση των παραμέτρων του νευρωνικού δικτύου ώστε να ελαχιστοποιείται η απόκλιση μεταξύ των προβλεπόμενων πιθανοτήτων και των πραγματικών τιμών της μεταβλητής στόχου, χρησιμοποιώντας κατάλληλη συνάρτηση απωλειών (</w:t>
      </w:r>
      <w:r w:rsidRPr="00FB3339">
        <w:rPr>
          <w:rFonts w:ascii="Arial" w:hAnsi="Arial" w:cs="Arial"/>
          <w:sz w:val="20"/>
          <w:szCs w:val="20"/>
        </w:rPr>
        <w:t>loss</w:t>
      </w:r>
      <w:r w:rsidRPr="00FB3339">
        <w:rPr>
          <w:rFonts w:ascii="Arial" w:hAnsi="Arial" w:cs="Arial"/>
          <w:sz w:val="20"/>
          <w:szCs w:val="20"/>
          <w:lang w:val="el-GR"/>
        </w:rPr>
        <w:t xml:space="preserve"> </w:t>
      </w:r>
      <w:r w:rsidRPr="00FB3339">
        <w:rPr>
          <w:rFonts w:ascii="Arial" w:hAnsi="Arial" w:cs="Arial"/>
          <w:sz w:val="20"/>
          <w:szCs w:val="20"/>
        </w:rPr>
        <w:t>function</w:t>
      </w:r>
      <w:r w:rsidRPr="00FB3339">
        <w:rPr>
          <w:rFonts w:ascii="Arial" w:hAnsi="Arial" w:cs="Arial"/>
          <w:sz w:val="20"/>
          <w:szCs w:val="20"/>
          <w:lang w:val="el-GR"/>
        </w:rPr>
        <w:t>).</w:t>
      </w:r>
    </w:p>
    <w:p w14:paraId="7CE06768"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Σε αυτό το σημείο, είναι κρίσιμο να αναγνωριστεί μια σημαντική ιδιαιτερότητα του προβλήματος: η</w:t>
      </w:r>
      <w:r w:rsidRPr="00FB3339">
        <w:rPr>
          <w:rFonts w:ascii="Arial" w:hAnsi="Arial" w:cs="Arial"/>
          <w:sz w:val="20"/>
          <w:szCs w:val="20"/>
        </w:rPr>
        <w:t> </w:t>
      </w:r>
      <w:r w:rsidRPr="00FB3339">
        <w:rPr>
          <w:rFonts w:ascii="Arial" w:hAnsi="Arial" w:cs="Arial"/>
          <w:sz w:val="20"/>
          <w:szCs w:val="20"/>
          <w:lang w:val="el-GR"/>
        </w:rPr>
        <w:t>έντονη ανισορροπία</w:t>
      </w:r>
      <w:r w:rsidRPr="00FB3339">
        <w:rPr>
          <w:rFonts w:ascii="Arial" w:hAnsi="Arial" w:cs="Arial"/>
          <w:sz w:val="20"/>
          <w:szCs w:val="20"/>
        </w:rPr>
        <w:t> </w:t>
      </w:r>
      <w:r w:rsidRPr="00FB3339">
        <w:rPr>
          <w:rFonts w:ascii="Arial" w:hAnsi="Arial" w:cs="Arial"/>
          <w:sz w:val="20"/>
          <w:szCs w:val="20"/>
          <w:lang w:val="el-GR"/>
        </w:rPr>
        <w:t>στη μεταβλητή στόχο. Καθώς ο γράφος εισόδου είναι πλήρως συνεκτικός, περιέχει συνολικά</w:t>
      </w:r>
      <w:r w:rsidRPr="00FB3339">
        <w:rPr>
          <w:rFonts w:ascii="Arial" w:hAnsi="Arial" w:cs="Arial"/>
          <w:sz w:val="20"/>
          <w:szCs w:val="20"/>
        </w:rPr>
        <w:t> </w:t>
      </w:r>
      <w:r w:rsidRPr="00FB3339">
        <w:rPr>
          <w:rFonts w:ascii="Arial" w:hAnsi="Arial" w:cs="Arial"/>
          <w:sz w:val="20"/>
          <w:szCs w:val="20"/>
          <w:lang w:val="el-GR"/>
        </w:rPr>
        <w:t xml:space="preserve">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oMath>
      <w:r w:rsidRPr="00FB3339">
        <w:rPr>
          <w:rFonts w:ascii="Arial" w:hAnsi="Arial" w:cs="Arial"/>
          <w:sz w:val="20"/>
          <w:szCs w:val="20"/>
        </w:rPr>
        <w:t> </w:t>
      </w:r>
      <w:r w:rsidRPr="00FB3339">
        <w:rPr>
          <w:rFonts w:ascii="Arial" w:hAnsi="Arial" w:cs="Arial"/>
          <w:sz w:val="20"/>
          <w:szCs w:val="20"/>
          <w:lang w:val="el-GR"/>
        </w:rPr>
        <w:t xml:space="preserve"> ακμές για</w:t>
      </w:r>
      <w:r w:rsidRPr="00FB3339">
        <w:rPr>
          <w:rFonts w:ascii="Arial" w:hAnsi="Arial" w:cs="Arial"/>
          <w:sz w:val="20"/>
          <w:szCs w:val="20"/>
        </w:rPr>
        <w:t> n </w:t>
      </w:r>
      <w:r w:rsidRPr="00FB3339">
        <w:rPr>
          <w:rFonts w:ascii="Arial" w:hAnsi="Arial" w:cs="Arial"/>
          <w:sz w:val="20"/>
          <w:szCs w:val="20"/>
          <w:lang w:val="el-GR"/>
        </w:rPr>
        <w:t>κόμβους. Ωστόσο, η βέλτιστη λύση περιλαμβάνει ακριβώς</w:t>
      </w:r>
      <w:r w:rsidRPr="00FB3339">
        <w:rPr>
          <w:rFonts w:ascii="Arial" w:hAnsi="Arial" w:cs="Arial"/>
          <w:sz w:val="20"/>
          <w:szCs w:val="20"/>
        </w:rPr>
        <w:t> n </w:t>
      </w:r>
      <w:r w:rsidRPr="00FB3339">
        <w:rPr>
          <w:rFonts w:ascii="Arial" w:hAnsi="Arial" w:cs="Arial"/>
          <w:sz w:val="20"/>
          <w:szCs w:val="20"/>
          <w:lang w:val="el-GR"/>
        </w:rPr>
        <w:t xml:space="preserve">ακμές (μία για κάθε μετάβαση του κύκλου </w:t>
      </w:r>
      <w:r w:rsidRPr="00FB3339">
        <w:rPr>
          <w:rFonts w:ascii="Arial" w:hAnsi="Arial" w:cs="Arial"/>
          <w:sz w:val="20"/>
          <w:szCs w:val="20"/>
        </w:rPr>
        <w:t>Hamilton</w:t>
      </w:r>
      <w:r w:rsidRPr="00FB3339">
        <w:rPr>
          <w:rFonts w:ascii="Arial" w:hAnsi="Arial" w:cs="Arial"/>
          <w:sz w:val="20"/>
          <w:szCs w:val="20"/>
          <w:lang w:val="el-GR"/>
        </w:rPr>
        <w:t>), με αποτέλεσμα οι</w:t>
      </w:r>
      <w:r w:rsidRPr="00FB3339">
        <w:rPr>
          <w:rFonts w:ascii="Arial" w:hAnsi="Arial" w:cs="Arial"/>
          <w:sz w:val="20"/>
          <w:szCs w:val="20"/>
        </w:rPr>
        <w:t> </w:t>
      </w:r>
      <w:r w:rsidRPr="00FB3339">
        <w:rPr>
          <w:rFonts w:ascii="Arial" w:hAnsi="Arial" w:cs="Arial"/>
          <w:sz w:val="20"/>
          <w:szCs w:val="20"/>
          <w:lang w:val="el-GR"/>
        </w:rPr>
        <w:t>θετικές περιπτώσεις</w:t>
      </w:r>
      <w:r w:rsidRPr="00FB3339">
        <w:rPr>
          <w:rFonts w:ascii="Arial" w:hAnsi="Arial" w:cs="Arial"/>
          <w:sz w:val="20"/>
          <w:szCs w:val="20"/>
        </w:rPr>
        <w:t> </w:t>
      </w:r>
      <w:r w:rsidRPr="00FB3339">
        <w:rPr>
          <w:rFonts w:ascii="Arial" w:hAnsi="Arial" w:cs="Arial"/>
          <w:sz w:val="20"/>
          <w:szCs w:val="20"/>
          <w:lang w:val="el-GR"/>
        </w:rPr>
        <w:t>να είναι αριθμητικά πολύ λιγότερες από τις</w:t>
      </w:r>
      <w:r w:rsidRPr="00FB3339">
        <w:rPr>
          <w:rFonts w:ascii="Arial" w:hAnsi="Arial" w:cs="Arial"/>
          <w:sz w:val="20"/>
          <w:szCs w:val="20"/>
        </w:rPr>
        <w:t> </w:t>
      </w:r>
      <w:r w:rsidRPr="00FB3339">
        <w:rPr>
          <w:rFonts w:ascii="Arial" w:hAnsi="Arial" w:cs="Arial"/>
          <w:b/>
          <w:bCs/>
          <w:sz w:val="20"/>
          <w:szCs w:val="20"/>
          <w:lang w:val="el-GR"/>
        </w:rPr>
        <w:t>αρνητικές</w:t>
      </w:r>
      <w:r w:rsidRPr="00FB3339">
        <w:rPr>
          <w:rFonts w:ascii="Arial" w:hAnsi="Arial" w:cs="Arial"/>
          <w:sz w:val="20"/>
          <w:szCs w:val="20"/>
          <w:lang w:val="el-GR"/>
        </w:rPr>
        <w:t>. Συγκεκριμένα, το πλήθος των αρνητικών ακμών είναι</w:t>
      </w:r>
      <w:r w:rsidRPr="00FB3339">
        <w:rPr>
          <w:rFonts w:ascii="Arial" w:hAnsi="Arial" w:cs="Arial"/>
          <w:sz w:val="20"/>
          <w:szCs w:val="20"/>
        </w:rPr>
        <w:t>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r>
          <w:rPr>
            <w:rFonts w:ascii="Cambria Math" w:hAnsi="Cambria Math" w:cs="Arial"/>
            <w:sz w:val="20"/>
            <w:szCs w:val="20"/>
            <w:lang w:val="el-GR"/>
          </w:rPr>
          <m:t xml:space="preserve"> - </m:t>
        </m:r>
        <m:r>
          <w:rPr>
            <w:rFonts w:ascii="Cambria Math" w:hAnsi="Cambria Math" w:cs="Arial"/>
            <w:sz w:val="20"/>
            <w:szCs w:val="20"/>
          </w:rPr>
          <m:t>n</m:t>
        </m:r>
        <m:r>
          <w:rPr>
            <w:rFonts w:ascii="Cambria Math" w:hAnsi="Cambria Math" w:cs="Arial"/>
            <w:sz w:val="20"/>
            <w:szCs w:val="20"/>
            <w:lang w:val="el-GR"/>
          </w:rPr>
          <m:t xml:space="preserve"> </m:t>
        </m:r>
      </m:oMath>
      <w:r w:rsidRPr="00FB3339">
        <w:rPr>
          <w:rFonts w:ascii="Arial" w:hAnsi="Arial" w:cs="Arial"/>
          <w:sz w:val="20"/>
          <w:szCs w:val="20"/>
          <w:lang w:val="el-GR"/>
        </w:rPr>
        <w:t>, που αυξάνεται τετραγωνικά σε σχέση με το</w:t>
      </w:r>
      <w:r w:rsidRPr="00FB3339">
        <w:rPr>
          <w:rFonts w:ascii="Arial" w:hAnsi="Arial" w:cs="Arial"/>
          <w:sz w:val="20"/>
          <w:szCs w:val="20"/>
        </w:rPr>
        <w:t> n</w:t>
      </w:r>
      <w:r w:rsidRPr="00FB3339">
        <w:rPr>
          <w:rFonts w:ascii="Arial" w:hAnsi="Arial" w:cs="Arial"/>
          <w:sz w:val="20"/>
          <w:szCs w:val="20"/>
          <w:lang w:val="el-GR"/>
        </w:rPr>
        <w:t>.</w:t>
      </w:r>
    </w:p>
    <w:p w14:paraId="47EBFB70"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Αυτή η ανισορροπία επηρεάζει άμεσα την αξιολόγηση της απόδοσης του μοντέλου. Ένα σύστημα μπορεί να εμφανίζει υψηλή</w:t>
      </w:r>
      <w:r w:rsidRPr="00FB3339">
        <w:rPr>
          <w:rFonts w:ascii="Arial" w:hAnsi="Arial" w:cs="Arial"/>
          <w:sz w:val="20"/>
          <w:szCs w:val="20"/>
        </w:rPr>
        <w:t> </w:t>
      </w:r>
      <w:r w:rsidRPr="00FB3339">
        <w:rPr>
          <w:rFonts w:ascii="Arial" w:hAnsi="Arial" w:cs="Arial"/>
          <w:sz w:val="20"/>
          <w:szCs w:val="20"/>
          <w:lang w:val="el-GR"/>
        </w:rPr>
        <w:t>ακρίβεια (</w:t>
      </w:r>
      <w:r w:rsidRPr="00FB3339">
        <w:rPr>
          <w:rFonts w:ascii="Arial" w:hAnsi="Arial" w:cs="Arial"/>
          <w:sz w:val="20"/>
          <w:szCs w:val="20"/>
        </w:rPr>
        <w:t>accuracy</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προβλέποντας σχεδόν όλες τις ακμές ως αρνητικές, όμως ένα τέτοιο μοντέλο αποτυγχάνει να αναγνωρίσει τις λίγες αλλά κρίσιμες θετικές περιπτώσεις. Για τον λόγο αυτό, χρησιμοποιήθηκαν μετρικές αξιολόγησης που αποτυπώνουν την ποιότητα του μοντέλου υπό συνθήκες ανισορροπίας.</w:t>
      </w:r>
    </w:p>
    <w:p w14:paraId="4319DEDD" w14:textId="3515FA4F" w:rsidR="00FB3339" w:rsidRPr="00FB3339" w:rsidRDefault="00FB3339" w:rsidP="006972F1">
      <w:pPr>
        <w:spacing w:after="60"/>
        <w:jc w:val="both"/>
        <w:rPr>
          <w:rFonts w:ascii="Arial" w:hAnsi="Arial" w:cs="Arial"/>
          <w:sz w:val="20"/>
          <w:szCs w:val="20"/>
          <w:lang w:val="el-GR"/>
        </w:rPr>
      </w:pPr>
      <w:r w:rsidRPr="00FB3339">
        <w:rPr>
          <w:rFonts w:ascii="Arial" w:hAnsi="Arial" w:cs="Arial"/>
          <w:sz w:val="20"/>
          <w:szCs w:val="20"/>
          <w:lang w:val="el-GR"/>
        </w:rPr>
        <w:t xml:space="preserve">Στο πλαίσιο αυτής της εργασίας, </w:t>
      </w:r>
      <w:r w:rsidRPr="00E363E0">
        <w:rPr>
          <w:rFonts w:ascii="Arial" w:hAnsi="Arial" w:cs="Arial"/>
          <w:sz w:val="20"/>
          <w:szCs w:val="20"/>
          <w:lang w:val="el-GR"/>
          <w:rPrChange w:id="282" w:author="Giannis mougios" w:date="2025-08-30T14:02:00Z">
            <w:rPr>
              <w:rFonts w:ascii="Arial" w:hAnsi="Arial" w:cs="Arial"/>
              <w:b/>
              <w:bCs/>
              <w:sz w:val="20"/>
              <w:szCs w:val="20"/>
              <w:lang w:val="el-GR"/>
            </w:rPr>
          </w:rPrChange>
        </w:rPr>
        <w:t>η</w:t>
      </w:r>
      <w:r w:rsidRPr="00FB3339">
        <w:rPr>
          <w:rFonts w:ascii="Arial" w:hAnsi="Arial" w:cs="Arial"/>
          <w:b/>
          <w:bCs/>
          <w:sz w:val="20"/>
          <w:szCs w:val="20"/>
        </w:rPr>
        <w:t>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ins w:id="283" w:author="Giannis mougios" w:date="2025-08-30T14:03:00Z">
        <w:r w:rsidR="002914B1">
          <w:rPr>
            <w:rFonts w:ascii="Arial" w:hAnsi="Arial" w:cs="Arial"/>
            <w:sz w:val="20"/>
            <w:szCs w:val="20"/>
            <w:lang w:val="el-GR"/>
          </w:rPr>
          <w:t xml:space="preserve"> σε συνδυασμό με την Ανάκληση</w:t>
        </w:r>
      </w:ins>
      <w:r w:rsidRPr="00FB3339">
        <w:rPr>
          <w:rFonts w:ascii="Arial" w:hAnsi="Arial" w:cs="Arial"/>
          <w:sz w:val="20"/>
          <w:szCs w:val="20"/>
          <w:lang w:val="el-GR"/>
        </w:rPr>
        <w:t xml:space="preserve"> (Εμβαδόν Καμπύλης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θεωρήθηκ</w:t>
      </w:r>
      <w:ins w:id="284" w:author="Giannis mougios" w:date="2025-08-30T14:03:00Z">
        <w:r w:rsidR="002914B1">
          <w:rPr>
            <w:rFonts w:ascii="Arial" w:hAnsi="Arial" w:cs="Arial"/>
            <w:sz w:val="20"/>
            <w:szCs w:val="20"/>
            <w:lang w:val="el-GR"/>
          </w:rPr>
          <w:t>αν πιο αντιπροσωπευτικά μέτρα απόδοσης</w:t>
        </w:r>
      </w:ins>
      <w:del w:id="285" w:author="Giannis mougios" w:date="2025-08-30T14:03:00Z">
        <w:r w:rsidRPr="00FB3339" w:rsidDel="002914B1">
          <w:rPr>
            <w:rFonts w:ascii="Arial" w:hAnsi="Arial" w:cs="Arial"/>
            <w:sz w:val="20"/>
            <w:szCs w:val="20"/>
            <w:lang w:val="el-GR"/>
          </w:rPr>
          <w:delText>ε</w:delText>
        </w:r>
      </w:del>
      <w:del w:id="286" w:author="Giannis mougios" w:date="2025-08-30T14:04:00Z">
        <w:r w:rsidRPr="00FB3339" w:rsidDel="002914B1">
          <w:rPr>
            <w:rFonts w:ascii="Arial" w:hAnsi="Arial" w:cs="Arial"/>
            <w:sz w:val="20"/>
            <w:szCs w:val="20"/>
            <w:lang w:val="el-GR"/>
          </w:rPr>
          <w:delText xml:space="preserve"> σημαν</w:delText>
        </w:r>
      </w:del>
      <w:del w:id="287" w:author="Giannis mougios" w:date="2025-08-30T14:03:00Z">
        <w:r w:rsidRPr="00FB3339" w:rsidDel="002914B1">
          <w:rPr>
            <w:rFonts w:ascii="Arial" w:hAnsi="Arial" w:cs="Arial"/>
            <w:sz w:val="20"/>
            <w:szCs w:val="20"/>
            <w:lang w:val="el-GR"/>
          </w:rPr>
          <w:delText>τικότερη</w:delText>
        </w:r>
      </w:del>
      <w:r w:rsidRPr="00FB3339">
        <w:rPr>
          <w:rFonts w:ascii="Arial" w:hAnsi="Arial" w:cs="Arial"/>
          <w:sz w:val="20"/>
          <w:szCs w:val="20"/>
          <w:lang w:val="el-GR"/>
        </w:rPr>
        <w:t xml:space="preserve"> από την απλή ακρίβεια. </w:t>
      </w:r>
      <w:ins w:id="288" w:author="Giannis mougios" w:date="2025-08-30T14:08:00Z">
        <w:r w:rsidR="006972F1">
          <w:rPr>
            <w:rFonts w:ascii="Arial" w:hAnsi="Arial" w:cs="Arial"/>
            <w:sz w:val="20"/>
            <w:szCs w:val="20"/>
            <w:lang w:val="el-GR"/>
          </w:rPr>
          <w:t>Το εμβαδόν της καμπύλης </w:t>
        </w:r>
        <w:r w:rsidR="006972F1">
          <w:rPr>
            <w:rFonts w:ascii="Arial" w:hAnsi="Arial" w:cs="Arial"/>
            <w:sz w:val="20"/>
            <w:szCs w:val="20"/>
          </w:rPr>
          <w:t>PR</w:t>
        </w:r>
      </w:ins>
      <w:ins w:id="289" w:author="Giannis mougios" w:date="2025-08-30T14:09:00Z">
        <w:r w:rsidR="006972F1">
          <w:rPr>
            <w:rFonts w:ascii="Arial" w:hAnsi="Arial" w:cs="Arial"/>
            <w:sz w:val="20"/>
            <w:szCs w:val="20"/>
          </w:rPr>
          <w:t> </w:t>
        </w:r>
        <w:r w:rsidR="006972F1" w:rsidRPr="006972F1">
          <w:rPr>
            <w:rFonts w:ascii="Arial" w:hAnsi="Arial" w:cs="Arial"/>
            <w:sz w:val="20"/>
            <w:szCs w:val="20"/>
            <w:lang w:val="el-GR"/>
            <w:rPrChange w:id="290" w:author="Giannis mougios" w:date="2025-08-30T14:09:00Z">
              <w:rPr>
                <w:rFonts w:ascii="Arial" w:hAnsi="Arial" w:cs="Arial"/>
                <w:sz w:val="20"/>
                <w:szCs w:val="20"/>
              </w:rPr>
            </w:rPrChange>
          </w:rPr>
          <w:t>-</w:t>
        </w:r>
        <w:r w:rsidR="006972F1">
          <w:rPr>
            <w:rFonts w:ascii="Arial" w:hAnsi="Arial" w:cs="Arial"/>
            <w:sz w:val="20"/>
            <w:szCs w:val="20"/>
          </w:rPr>
          <w:t> </w:t>
        </w:r>
      </w:ins>
      <w:ins w:id="291" w:author="Giannis mougios" w:date="2025-08-30T14:08:00Z">
        <w:r w:rsidR="006972F1">
          <w:rPr>
            <w:rFonts w:ascii="Arial" w:hAnsi="Arial" w:cs="Arial"/>
            <w:sz w:val="20"/>
            <w:szCs w:val="20"/>
          </w:rPr>
          <w:t>AUC</w:t>
        </w:r>
      </w:ins>
      <w:del w:id="292" w:author="Giannis mougios" w:date="2025-08-30T14:08:00Z">
        <w:r w:rsidRPr="00FB3339" w:rsidDel="006972F1">
          <w:rPr>
            <w:rFonts w:ascii="Arial" w:hAnsi="Arial" w:cs="Arial"/>
            <w:sz w:val="20"/>
            <w:szCs w:val="20"/>
            <w:lang w:val="el-GR"/>
          </w:rPr>
          <w:delText>Η</w:delText>
        </w:r>
      </w:del>
      <w:del w:id="293" w:author="Giannis mougios" w:date="2025-08-30T14:05:00Z">
        <w:r w:rsidRPr="00FB3339" w:rsidDel="002914B1">
          <w:rPr>
            <w:rFonts w:ascii="Arial" w:hAnsi="Arial" w:cs="Arial"/>
            <w:sz w:val="20"/>
            <w:szCs w:val="20"/>
            <w:lang w:val="el-GR"/>
          </w:rPr>
          <w:delText xml:space="preserve"> </w:delText>
        </w:r>
      </w:del>
      <w:del w:id="294" w:author="Giannis mougios" w:date="2025-08-30T14:07:00Z">
        <w:r w:rsidRPr="00FB3339" w:rsidDel="002914B1">
          <w:rPr>
            <w:rFonts w:ascii="Arial" w:hAnsi="Arial" w:cs="Arial"/>
            <w:sz w:val="20"/>
            <w:szCs w:val="20"/>
          </w:rPr>
          <w:delText>PR</w:delText>
        </w:r>
      </w:del>
      <w:del w:id="295" w:author="Giannis mougios" w:date="2025-08-30T14:05:00Z">
        <w:r w:rsidRPr="00FB3339" w:rsidDel="002914B1">
          <w:rPr>
            <w:rFonts w:ascii="Arial" w:hAnsi="Arial" w:cs="Arial"/>
            <w:sz w:val="20"/>
            <w:szCs w:val="20"/>
            <w:lang w:val="el-GR"/>
          </w:rPr>
          <w:delText>-</w:delText>
        </w:r>
      </w:del>
      <w:del w:id="296" w:author="Giannis mougios" w:date="2025-08-30T14:07:00Z">
        <w:r w:rsidRPr="00FB3339" w:rsidDel="002914B1">
          <w:rPr>
            <w:rFonts w:ascii="Arial" w:hAnsi="Arial" w:cs="Arial"/>
            <w:sz w:val="20"/>
            <w:szCs w:val="20"/>
          </w:rPr>
          <w:delText>AUC</w:delText>
        </w:r>
      </w:del>
      <w:ins w:id="297" w:author="Giannis mougios" w:date="2025-08-30T14:05:00Z">
        <w:r w:rsidR="002914B1">
          <w:rPr>
            <w:rFonts w:ascii="Arial" w:hAnsi="Arial" w:cs="Arial"/>
            <w:sz w:val="20"/>
            <w:szCs w:val="20"/>
            <w:lang w:val="el-GR"/>
          </w:rPr>
          <w:t> </w:t>
        </w:r>
      </w:ins>
      <w:del w:id="298"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αποτυπώνει</w:t>
      </w:r>
      <w:ins w:id="299" w:author="Giannis mougios" w:date="2025-08-30T14:05:00Z">
        <w:r w:rsidR="002914B1">
          <w:rPr>
            <w:rFonts w:ascii="Arial" w:hAnsi="Arial" w:cs="Arial"/>
            <w:sz w:val="20"/>
            <w:szCs w:val="20"/>
            <w:lang w:val="el-GR"/>
          </w:rPr>
          <w:t> </w:t>
        </w:r>
      </w:ins>
      <w:del w:id="300"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τη</w:t>
      </w:r>
      <w:ins w:id="301" w:author="Giannis mougios" w:date="2025-08-30T14:05:00Z">
        <w:r w:rsidR="002914B1">
          <w:rPr>
            <w:rFonts w:ascii="Arial" w:hAnsi="Arial" w:cs="Arial"/>
            <w:sz w:val="20"/>
            <w:szCs w:val="20"/>
            <w:lang w:val="el-GR"/>
          </w:rPr>
          <w:t> </w:t>
        </w:r>
      </w:ins>
      <w:del w:id="302"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συνολική</w:t>
      </w:r>
      <w:ins w:id="303" w:author="Giannis mougios" w:date="2025-08-30T14:05:00Z">
        <w:r w:rsidR="002914B1">
          <w:rPr>
            <w:rFonts w:ascii="Arial" w:hAnsi="Arial" w:cs="Arial"/>
            <w:sz w:val="20"/>
            <w:szCs w:val="20"/>
            <w:lang w:val="el-GR"/>
          </w:rPr>
          <w:t> </w:t>
        </w:r>
      </w:ins>
      <w:del w:id="304"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απόδοση</w:t>
      </w:r>
      <w:ins w:id="305" w:author="Giannis mougios" w:date="2025-08-30T14:05:00Z">
        <w:r w:rsidR="002914B1">
          <w:rPr>
            <w:rFonts w:ascii="Arial" w:hAnsi="Arial" w:cs="Arial"/>
            <w:sz w:val="20"/>
            <w:szCs w:val="20"/>
            <w:lang w:val="el-GR"/>
          </w:rPr>
          <w:t> </w:t>
        </w:r>
      </w:ins>
      <w:del w:id="306"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του</w:t>
      </w:r>
      <w:ins w:id="307" w:author="Giannis mougios" w:date="2025-08-30T14:05:00Z">
        <w:r w:rsidR="002914B1">
          <w:rPr>
            <w:rFonts w:ascii="Arial" w:hAnsi="Arial" w:cs="Arial"/>
            <w:sz w:val="20"/>
            <w:szCs w:val="20"/>
            <w:lang w:val="el-GR"/>
          </w:rPr>
          <w:t> </w:t>
        </w:r>
      </w:ins>
      <w:del w:id="308"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μοντέλου</w:t>
      </w:r>
      <w:ins w:id="309" w:author="Giannis mougios" w:date="2025-08-30T14:05:00Z">
        <w:r w:rsidR="002914B1">
          <w:rPr>
            <w:rFonts w:ascii="Arial" w:hAnsi="Arial" w:cs="Arial"/>
            <w:sz w:val="20"/>
            <w:szCs w:val="20"/>
            <w:lang w:val="el-GR"/>
          </w:rPr>
          <w:t> </w:t>
        </w:r>
      </w:ins>
      <w:del w:id="310"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ως</w:t>
      </w:r>
      <w:ins w:id="311" w:author="Giannis mougios" w:date="2025-08-30T14:05:00Z">
        <w:r w:rsidR="002914B1">
          <w:rPr>
            <w:rFonts w:ascii="Arial" w:hAnsi="Arial" w:cs="Arial"/>
            <w:sz w:val="20"/>
            <w:szCs w:val="20"/>
            <w:lang w:val="el-GR"/>
          </w:rPr>
          <w:t> </w:t>
        </w:r>
      </w:ins>
      <w:del w:id="312" w:author="Giannis mougios" w:date="2025-08-30T14:05:00Z">
        <w:r w:rsidRPr="00FB3339" w:rsidDel="002914B1">
          <w:rPr>
            <w:rFonts w:ascii="Arial" w:hAnsi="Arial" w:cs="Arial"/>
            <w:sz w:val="20"/>
            <w:szCs w:val="20"/>
            <w:lang w:val="el-GR"/>
          </w:rPr>
          <w:delText xml:space="preserve"> προς</w:delText>
        </w:r>
      </w:del>
      <w:ins w:id="313" w:author="Giannis mougios" w:date="2025-08-30T14:05:00Z">
        <w:r w:rsidR="002914B1">
          <w:rPr>
            <w:rFonts w:ascii="Arial" w:hAnsi="Arial" w:cs="Arial"/>
            <w:sz w:val="20"/>
            <w:szCs w:val="20"/>
            <w:lang w:val="el-GR"/>
          </w:rPr>
          <w:t>προς </w:t>
        </w:r>
      </w:ins>
      <w:del w:id="314"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την</w:t>
      </w:r>
      <w:ins w:id="315" w:author="Giannis mougios" w:date="2025-08-30T14:05:00Z">
        <w:r w:rsidR="002914B1">
          <w:rPr>
            <w:rFonts w:ascii="Arial" w:hAnsi="Arial" w:cs="Arial"/>
            <w:sz w:val="20"/>
            <w:szCs w:val="20"/>
            <w:lang w:val="el-GR"/>
          </w:rPr>
          <w:t> </w:t>
        </w:r>
      </w:ins>
      <w:del w:id="316"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ισορροπία</w:t>
      </w:r>
      <w:ins w:id="317" w:author="Giannis mougios" w:date="2025-08-30T14:05:00Z">
        <w:r w:rsidR="002914B1">
          <w:rPr>
            <w:rFonts w:ascii="Arial" w:hAnsi="Arial" w:cs="Arial"/>
            <w:sz w:val="20"/>
            <w:szCs w:val="20"/>
            <w:lang w:val="el-GR"/>
          </w:rPr>
          <w:t> </w:t>
        </w:r>
      </w:ins>
      <w:del w:id="318"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μεταξύ</w:t>
      </w:r>
      <w:r w:rsidRPr="00FB3339">
        <w:rPr>
          <w:rFonts w:ascii="Arial" w:hAnsi="Arial" w:cs="Arial"/>
          <w:sz w:val="20"/>
          <w:szCs w:val="20"/>
        </w:rPr>
        <w:t> </w:t>
      </w:r>
      <w:r w:rsidRPr="00FB3339">
        <w:rPr>
          <w:rFonts w:ascii="Arial" w:hAnsi="Arial" w:cs="Arial"/>
          <w:sz w:val="20"/>
          <w:szCs w:val="20"/>
          <w:lang w:val="el-GR"/>
        </w:rPr>
        <w:t>ακρίβειας</w:t>
      </w:r>
      <w:ins w:id="319" w:author="Giannis mougios" w:date="2025-08-30T14:04:00Z">
        <w:r w:rsidR="002914B1">
          <w:rPr>
            <w:rFonts w:ascii="Arial" w:hAnsi="Arial" w:cs="Arial"/>
            <w:sz w:val="20"/>
            <w:szCs w:val="20"/>
            <w:lang w:val="el-GR"/>
          </w:rPr>
          <w:t> </w:t>
        </w:r>
      </w:ins>
      <w:del w:id="320"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w:t>
      </w:r>
      <w:r w:rsidRPr="00FB3339">
        <w:rPr>
          <w:rFonts w:ascii="Arial" w:hAnsi="Arial" w:cs="Arial"/>
          <w:sz w:val="20"/>
          <w:szCs w:val="20"/>
        </w:rPr>
        <w:t>precision</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και</w:t>
      </w:r>
      <w:r w:rsidRPr="00FB3339">
        <w:rPr>
          <w:rFonts w:ascii="Arial" w:hAnsi="Arial" w:cs="Arial"/>
          <w:sz w:val="20"/>
          <w:szCs w:val="20"/>
        </w:rPr>
        <w:t> </w:t>
      </w:r>
      <w:r w:rsidRPr="00FB3339">
        <w:rPr>
          <w:rFonts w:ascii="Arial" w:hAnsi="Arial" w:cs="Arial"/>
          <w:sz w:val="20"/>
          <w:szCs w:val="20"/>
          <w:lang w:val="el-GR"/>
        </w:rPr>
        <w:t>ανάκλησης</w:t>
      </w:r>
      <w:ins w:id="321" w:author="Giannis mougios" w:date="2025-08-30T14:04:00Z">
        <w:r w:rsidR="002914B1">
          <w:rPr>
            <w:rFonts w:ascii="Arial" w:hAnsi="Arial" w:cs="Arial"/>
            <w:sz w:val="20"/>
            <w:szCs w:val="20"/>
            <w:lang w:val="el-GR"/>
          </w:rPr>
          <w:t> </w:t>
        </w:r>
      </w:ins>
      <w:del w:id="322"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γι</w:t>
      </w:r>
      <w:ins w:id="323" w:author="Giannis mougios" w:date="2025-08-30T14:04:00Z">
        <w:r w:rsidR="002914B1">
          <w:rPr>
            <w:rFonts w:ascii="Arial" w:hAnsi="Arial" w:cs="Arial"/>
            <w:sz w:val="20"/>
            <w:szCs w:val="20"/>
            <w:lang w:val="el-GR"/>
          </w:rPr>
          <w:t>α</w:t>
        </w:r>
      </w:ins>
      <w:del w:id="324" w:author="Giannis mougios" w:date="2025-08-30T14:04:00Z">
        <w:r w:rsidRPr="00FB3339" w:rsidDel="002914B1">
          <w:rPr>
            <w:rFonts w:ascii="Arial" w:hAnsi="Arial" w:cs="Arial"/>
            <w:sz w:val="20"/>
            <w:szCs w:val="20"/>
            <w:lang w:val="el-GR"/>
          </w:rPr>
          <w:delText>α</w:delText>
        </w:r>
      </w:del>
      <w:ins w:id="325" w:author="Giannis mougios" w:date="2025-08-30T14:04:00Z">
        <w:r w:rsidR="002914B1">
          <w:rPr>
            <w:rFonts w:ascii="Arial" w:hAnsi="Arial" w:cs="Arial"/>
            <w:sz w:val="20"/>
            <w:szCs w:val="20"/>
            <w:lang w:val="el-GR"/>
          </w:rPr>
          <w:t> </w:t>
        </w:r>
      </w:ins>
      <w:del w:id="326"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διαφορετικές</w:t>
      </w:r>
      <w:ins w:id="327" w:author="Giannis mougios" w:date="2025-08-30T14:09:00Z">
        <w:r w:rsidR="006972F1" w:rsidRPr="006972F1">
          <w:rPr>
            <w:rFonts w:ascii="Arial" w:hAnsi="Arial" w:cs="Arial"/>
            <w:sz w:val="20"/>
            <w:szCs w:val="20"/>
            <w:lang w:val="el-GR"/>
            <w:rPrChange w:id="328" w:author="Giannis mougios" w:date="2025-08-30T14:09:00Z">
              <w:rPr>
                <w:rFonts w:ascii="Arial" w:hAnsi="Arial" w:cs="Arial"/>
                <w:sz w:val="20"/>
                <w:szCs w:val="20"/>
              </w:rPr>
            </w:rPrChange>
          </w:rPr>
          <w:t xml:space="preserve">   </w:t>
        </w:r>
      </w:ins>
      <w:ins w:id="329" w:author="Giannis mougios" w:date="2025-08-30T14:04:00Z">
        <w:r w:rsidR="002914B1">
          <w:rPr>
            <w:rFonts w:ascii="Arial" w:hAnsi="Arial" w:cs="Arial"/>
            <w:sz w:val="20"/>
            <w:szCs w:val="20"/>
            <w:lang w:val="el-GR"/>
          </w:rPr>
          <w:t> </w:t>
        </w:r>
      </w:ins>
      <w:del w:id="330"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τιμές</w:t>
      </w:r>
      <w:r w:rsidRPr="00FB3339">
        <w:rPr>
          <w:rFonts w:ascii="Arial" w:hAnsi="Arial" w:cs="Arial"/>
          <w:sz w:val="20"/>
          <w:szCs w:val="20"/>
        </w:rPr>
        <w:t> </w:t>
      </w:r>
      <w:ins w:id="331" w:author="Giannis mougios" w:date="2025-08-30T14:09:00Z">
        <w:r w:rsidR="006972F1" w:rsidRPr="006972F1">
          <w:rPr>
            <w:rFonts w:ascii="Arial" w:hAnsi="Arial" w:cs="Arial"/>
            <w:sz w:val="20"/>
            <w:szCs w:val="20"/>
            <w:lang w:val="el-GR"/>
            <w:rPrChange w:id="332" w:author="Giannis mougios" w:date="2025-08-30T14:09:00Z">
              <w:rPr>
                <w:rFonts w:ascii="Arial" w:hAnsi="Arial" w:cs="Arial"/>
                <w:sz w:val="20"/>
                <w:szCs w:val="20"/>
              </w:rPr>
            </w:rPrChange>
          </w:rPr>
          <w:t xml:space="preserve">    </w:t>
        </w:r>
      </w:ins>
      <w:r w:rsidRPr="00FB3339">
        <w:rPr>
          <w:rFonts w:ascii="Arial" w:hAnsi="Arial" w:cs="Arial"/>
          <w:sz w:val="20"/>
          <w:szCs w:val="20"/>
          <w:lang w:val="el-GR"/>
        </w:rPr>
        <w:t>κα</w:t>
      </w:r>
      <w:ins w:id="333" w:author="Giannis mougios" w:date="2025-08-30T14:10:00Z">
        <w:r w:rsidR="006972F1" w:rsidRPr="006972F1">
          <w:rPr>
            <w:rFonts w:ascii="Arial" w:hAnsi="Arial" w:cs="Arial"/>
            <w:sz w:val="20"/>
            <w:szCs w:val="20"/>
            <w:lang w:val="el-GR"/>
            <w:rPrChange w:id="334" w:author="Giannis mougios" w:date="2025-08-30T14:10:00Z">
              <w:rPr>
                <w:rFonts w:ascii="Arial" w:hAnsi="Arial" w:cs="Arial"/>
                <w:sz w:val="20"/>
                <w:szCs w:val="20"/>
              </w:rPr>
            </w:rPrChange>
          </w:rPr>
          <w:t>-</w:t>
        </w:r>
      </w:ins>
      <w:r w:rsidRPr="00FB3339">
        <w:rPr>
          <w:rFonts w:ascii="Arial" w:hAnsi="Arial" w:cs="Arial"/>
          <w:sz w:val="20"/>
          <w:szCs w:val="20"/>
          <w:lang w:val="el-GR"/>
        </w:rPr>
        <w:t>τωφλ</w:t>
      </w:r>
      <w:ins w:id="335" w:author="Giannis mougios" w:date="2025-08-30T14:12:00Z">
        <w:r w:rsidR="005D1CE5">
          <w:rPr>
            <w:rFonts w:ascii="Arial" w:hAnsi="Arial" w:cs="Arial"/>
            <w:sz w:val="20"/>
            <w:szCs w:val="20"/>
            <w:lang w:val="el-GR"/>
          </w:rPr>
          <w:t>ιού</w:t>
        </w:r>
      </w:ins>
      <w:del w:id="336" w:author="Giannis mougios" w:date="2025-08-30T14:12:00Z">
        <w:r w:rsidRPr="00FB3339" w:rsidDel="005D1CE5">
          <w:rPr>
            <w:rFonts w:ascii="Arial" w:hAnsi="Arial" w:cs="Arial"/>
            <w:sz w:val="20"/>
            <w:szCs w:val="20"/>
            <w:lang w:val="el-GR"/>
          </w:rPr>
          <w:delText>ίου</w:delText>
        </w:r>
      </w:del>
      <w:ins w:id="337" w:author="Giannis mougios" w:date="2025-08-30T14:04:00Z">
        <w:r w:rsidR="002914B1">
          <w:rPr>
            <w:rFonts w:ascii="Arial" w:hAnsi="Arial" w:cs="Arial"/>
            <w:sz w:val="20"/>
            <w:szCs w:val="20"/>
            <w:lang w:val="el-GR"/>
          </w:rPr>
          <w:t> </w:t>
        </w:r>
      </w:ins>
      <w:del w:id="338"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ταξινόμη</w:t>
      </w:r>
      <w:ins w:id="339" w:author="Giannis mougios" w:date="2025-08-30T14:04:00Z">
        <w:r w:rsidR="002914B1">
          <w:rPr>
            <w:rFonts w:ascii="Arial" w:hAnsi="Arial" w:cs="Arial"/>
            <w:sz w:val="20"/>
            <w:szCs w:val="20"/>
            <w:lang w:val="el-GR"/>
          </w:rPr>
          <w:t>σ</w:t>
        </w:r>
      </w:ins>
      <w:del w:id="340" w:author="Giannis mougios" w:date="2025-08-30T14:04:00Z">
        <w:r w:rsidRPr="00FB3339" w:rsidDel="002914B1">
          <w:rPr>
            <w:rFonts w:ascii="Arial" w:hAnsi="Arial" w:cs="Arial"/>
            <w:sz w:val="20"/>
            <w:szCs w:val="20"/>
            <w:lang w:val="el-GR"/>
          </w:rPr>
          <w:delText>σ</w:delText>
        </w:r>
      </w:del>
      <w:r w:rsidRPr="00FB3339">
        <w:rPr>
          <w:rFonts w:ascii="Arial" w:hAnsi="Arial" w:cs="Arial"/>
          <w:sz w:val="20"/>
          <w:szCs w:val="20"/>
          <w:lang w:val="el-GR"/>
        </w:rPr>
        <w:t>ης</w:t>
      </w:r>
      <w:ins w:id="341" w:author="Giannis mougios" w:date="2025-08-30T14:06:00Z">
        <w:r w:rsidR="002914B1">
          <w:rPr>
            <w:rFonts w:ascii="Arial" w:hAnsi="Arial" w:cs="Arial"/>
            <w:sz w:val="20"/>
            <w:szCs w:val="20"/>
            <w:lang w:val="el-GR"/>
          </w:rPr>
          <w:t>. </w:t>
        </w:r>
      </w:ins>
      <w:del w:id="342" w:author="Giannis mougios" w:date="2025-08-30T14:06:00Z">
        <w:r w:rsidRPr="00FB3339" w:rsidDel="002914B1">
          <w:rPr>
            <w:rFonts w:ascii="Arial" w:hAnsi="Arial" w:cs="Arial"/>
            <w:sz w:val="20"/>
            <w:szCs w:val="20"/>
            <w:lang w:val="el-GR"/>
          </w:rPr>
          <w:delText xml:space="preserve"> (</w:delText>
        </w:r>
        <w:r w:rsidRPr="00FB3339" w:rsidDel="002914B1">
          <w:rPr>
            <w:rFonts w:ascii="Arial" w:hAnsi="Arial" w:cs="Arial"/>
            <w:sz w:val="20"/>
            <w:szCs w:val="20"/>
          </w:rPr>
          <w:delText>classification</w:delText>
        </w:r>
        <w:r w:rsidRPr="00FB3339" w:rsidDel="002914B1">
          <w:rPr>
            <w:rFonts w:ascii="Arial" w:hAnsi="Arial" w:cs="Arial"/>
            <w:sz w:val="20"/>
            <w:szCs w:val="20"/>
            <w:lang w:val="el-GR"/>
          </w:rPr>
          <w:delText xml:space="preserve"> </w:delText>
        </w:r>
        <w:r w:rsidRPr="00FB3339" w:rsidDel="002914B1">
          <w:rPr>
            <w:rFonts w:ascii="Arial" w:hAnsi="Arial" w:cs="Arial"/>
            <w:sz w:val="20"/>
            <w:szCs w:val="20"/>
          </w:rPr>
          <w:delText>threshold</w:delText>
        </w:r>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Το κατώφλι ταξινόμησης είναι μια αριθμητική τιμή (συνήθως μεταξύ 0 και 1) που καθορίζει πότε μια προβλεπόμενη πιθανότητα χαρακτηρίζεται ως θετική: αν η πιθανότητα μιας ακμής να ανήκει στη βέλτιστη λύση ξεπερνά αυτό το όριο, τότε η ακμή προβλέπεται ως θετική, διαφορετικά ως αρνητική.</w:t>
      </w:r>
    </w:p>
    <w:p w14:paraId="5287A2B2" w14:textId="77777777" w:rsidR="00FB3339" w:rsidRDefault="00FB3339" w:rsidP="0097324E">
      <w:pPr>
        <w:spacing w:after="60"/>
        <w:jc w:val="both"/>
        <w:rPr>
          <w:rFonts w:ascii="Arial" w:hAnsi="Arial" w:cs="Arial"/>
          <w:sz w:val="20"/>
          <w:szCs w:val="20"/>
          <w:lang w:val="el-GR"/>
        </w:rPr>
      </w:pPr>
      <w:r w:rsidRPr="00FB3339">
        <w:rPr>
          <w:rFonts w:ascii="Arial" w:hAnsi="Arial" w:cs="Arial"/>
          <w:sz w:val="20"/>
          <w:szCs w:val="20"/>
          <w:lang w:val="el-GR"/>
        </w:rPr>
        <w:t xml:space="preserve">Μεταβάλλοντας το κατώφλι, μεταβάλλονται και οι τιμές </w:t>
      </w:r>
      <w:r w:rsidRPr="00FB3339">
        <w:rPr>
          <w:rFonts w:ascii="Arial" w:hAnsi="Arial" w:cs="Arial"/>
          <w:sz w:val="20"/>
          <w:szCs w:val="20"/>
        </w:rPr>
        <w:t>precision</w:t>
      </w:r>
      <w:r w:rsidRPr="00FB3339">
        <w:rPr>
          <w:rFonts w:ascii="Arial" w:hAnsi="Arial" w:cs="Arial"/>
          <w:sz w:val="20"/>
          <w:szCs w:val="20"/>
          <w:lang w:val="el-GR"/>
        </w:rPr>
        <w:t xml:space="preserve"> και </w:t>
      </w:r>
      <w:r w:rsidRPr="00FB3339">
        <w:rPr>
          <w:rFonts w:ascii="Arial" w:hAnsi="Arial" w:cs="Arial"/>
          <w:sz w:val="20"/>
          <w:szCs w:val="20"/>
        </w:rPr>
        <w:t>recall</w:t>
      </w:r>
      <w:r w:rsidRPr="00FB3339">
        <w:rPr>
          <w:rFonts w:ascii="Arial" w:hAnsi="Arial" w:cs="Arial"/>
          <w:sz w:val="20"/>
          <w:szCs w:val="20"/>
          <w:lang w:val="el-GR"/>
        </w:rPr>
        <w:t>. Η</w:t>
      </w:r>
      <w:r w:rsidRPr="00FB3339">
        <w:rPr>
          <w:rFonts w:ascii="Arial" w:hAnsi="Arial" w:cs="Arial"/>
          <w:sz w:val="20"/>
          <w:szCs w:val="20"/>
        </w:rPr>
        <w:t> </w:t>
      </w:r>
      <w:r w:rsidRPr="00FB3339">
        <w:rPr>
          <w:rFonts w:ascii="Arial" w:hAnsi="Arial" w:cs="Arial"/>
          <w:sz w:val="20"/>
          <w:szCs w:val="20"/>
          <w:lang w:val="el-GR"/>
        </w:rPr>
        <w:t xml:space="preserve">καμπύλη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 xml:space="preserve"> </w:t>
      </w:r>
      <w:r w:rsidRPr="00FB3339">
        <w:rPr>
          <w:rFonts w:ascii="Arial" w:hAnsi="Arial" w:cs="Arial"/>
          <w:sz w:val="20"/>
          <w:szCs w:val="20"/>
          <w:lang w:val="el-GR"/>
        </w:rPr>
        <w:t>καταγράφει αυτή τη μεταβολή και το</w:t>
      </w:r>
      <w:r w:rsidRPr="00FB3339">
        <w:rPr>
          <w:rFonts w:ascii="Arial" w:hAnsi="Arial" w:cs="Arial"/>
          <w:sz w:val="20"/>
          <w:szCs w:val="20"/>
        </w:rPr>
        <w:t> PR</w:t>
      </w:r>
      <w:r w:rsidRPr="00FB3339">
        <w:rPr>
          <w:rFonts w:ascii="Arial" w:hAnsi="Arial" w:cs="Arial"/>
          <w:sz w:val="20"/>
          <w:szCs w:val="20"/>
          <w:lang w:val="el-GR"/>
        </w:rPr>
        <w:t>-</w:t>
      </w:r>
      <w:r w:rsidRPr="00FB3339">
        <w:rPr>
          <w:rFonts w:ascii="Arial" w:hAnsi="Arial" w:cs="Arial"/>
          <w:sz w:val="20"/>
          <w:szCs w:val="20"/>
        </w:rPr>
        <w:t>AUC </w:t>
      </w:r>
      <w:r w:rsidRPr="00FB3339">
        <w:rPr>
          <w:rFonts w:ascii="Arial" w:hAnsi="Arial" w:cs="Arial"/>
          <w:sz w:val="20"/>
          <w:szCs w:val="20"/>
          <w:lang w:val="el-GR"/>
        </w:rPr>
        <w:t xml:space="preserve">είναι το εμβαδόν κάτω από την καμπύλη, με τιμές μεταξύ 0 και 1. Όσο μεγαλύτερο το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τόσο καλύτερη η ικανότητα του μοντέλου να εντοπίζει τις θετικές ακμές με λίγα ψευδώς θετικά. Σε αντίθεση με την </w:t>
      </w:r>
      <w:r w:rsidRPr="00FB3339">
        <w:rPr>
          <w:rFonts w:ascii="Arial" w:hAnsi="Arial" w:cs="Arial"/>
          <w:sz w:val="20"/>
          <w:szCs w:val="20"/>
        </w:rPr>
        <w:t>ROC</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η οποία λαμβάνει υπόψη και τις αρνητικές περιπτώσεις,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εστιάζει αποκλειστικά στην απόδοση του μοντέλου στην αναγνώριση της θετικής κατηγορίας — γεγονός που την καθιστά ιδανική για προβλήματα έντονης ανισορροπίας, όπως το </w:t>
      </w:r>
      <w:r w:rsidRPr="00FB3339">
        <w:rPr>
          <w:rFonts w:ascii="Arial" w:hAnsi="Arial" w:cs="Arial"/>
          <w:sz w:val="20"/>
          <w:szCs w:val="20"/>
        </w:rPr>
        <w:t>TSP</w:t>
      </w:r>
      <w:r w:rsidRPr="00FB3339">
        <w:rPr>
          <w:rFonts w:ascii="Arial" w:hAnsi="Arial" w:cs="Arial"/>
          <w:sz w:val="20"/>
          <w:szCs w:val="20"/>
          <w:lang w:val="el-GR"/>
        </w:rPr>
        <w:t>.</w:t>
      </w:r>
    </w:p>
    <w:p w14:paraId="38795B69" w14:textId="77777777" w:rsidR="00065F25" w:rsidRPr="00FB3339" w:rsidRDefault="00065F25" w:rsidP="00FB3339">
      <w:pPr>
        <w:rPr>
          <w:rFonts w:ascii="Arial" w:hAnsi="Arial" w:cs="Arial"/>
          <w:sz w:val="20"/>
          <w:szCs w:val="20"/>
          <w:lang w:val="el-GR"/>
        </w:rPr>
      </w:pPr>
    </w:p>
    <w:p w14:paraId="22B48F55" w14:textId="77777777" w:rsidR="00065F25" w:rsidRPr="00065F25" w:rsidRDefault="00065F25" w:rsidP="0097324E">
      <w:pPr>
        <w:jc w:val="both"/>
        <w:rPr>
          <w:rFonts w:ascii="Arial" w:hAnsi="Arial" w:cs="Arial"/>
          <w:i/>
          <w:iCs/>
          <w:sz w:val="20"/>
          <w:szCs w:val="20"/>
          <w:lang w:val="el-GR"/>
        </w:rPr>
      </w:pPr>
      <w:r w:rsidRPr="00065F25">
        <w:rPr>
          <w:rFonts w:ascii="Arial" w:hAnsi="Arial" w:cs="Arial"/>
          <w:i/>
          <w:iCs/>
          <w:sz w:val="20"/>
          <w:szCs w:val="20"/>
          <w:lang w:val="el-GR"/>
        </w:rPr>
        <w:t>Πειραματικά αποτελέσματα</w:t>
      </w:r>
    </w:p>
    <w:p w14:paraId="74558335" w14:textId="77777777" w:rsidR="004E2585" w:rsidRPr="004E2585" w:rsidRDefault="00065F25">
      <w:pPr>
        <w:spacing w:after="60"/>
        <w:jc w:val="both"/>
        <w:rPr>
          <w:ins w:id="343" w:author="Giannis mougios" w:date="2025-08-29T23:09:00Z"/>
          <w:rFonts w:ascii="Arial" w:hAnsi="Arial" w:cs="Arial"/>
          <w:sz w:val="20"/>
          <w:szCs w:val="20"/>
          <w:lang w:val="el-GR"/>
          <w:rPrChange w:id="344" w:author="Giannis mougios" w:date="2025-08-29T23:09:00Z">
            <w:rPr>
              <w:ins w:id="345" w:author="Giannis mougios" w:date="2025-08-29T23:09:00Z"/>
              <w:rFonts w:ascii="Arial" w:hAnsi="Arial" w:cs="Arial"/>
              <w:sz w:val="20"/>
              <w:szCs w:val="20"/>
            </w:rPr>
          </w:rPrChange>
        </w:rPr>
        <w:pPrChange w:id="346" w:author="Giannis mougios" w:date="2025-08-30T14:18:00Z">
          <w:pPr>
            <w:jc w:val="both"/>
          </w:pPr>
        </w:pPrChange>
      </w:pPr>
      <w:r w:rsidRPr="00065F25">
        <w:rPr>
          <w:rFonts w:ascii="Arial" w:hAnsi="Arial" w:cs="Arial"/>
          <w:sz w:val="20"/>
          <w:szCs w:val="20"/>
          <w:lang w:val="el-GR"/>
        </w:rPr>
        <w:t xml:space="preserve">Παρακάτω παρουσιάζονται τα αποτελέσματα δύο διαφορετικών πειραμάτων εκπαίδευσης με την ίδια αρχιτεκτονική αλλά διαφορετικές συναρτήσεις κόστους. </w:t>
      </w:r>
      <w:ins w:id="347" w:author="Giannis mougios" w:date="2025-08-29T23:09:00Z">
        <w:r w:rsidR="004E2585" w:rsidRPr="004E2585">
          <w:rPr>
            <w:rFonts w:ascii="Arial" w:hAnsi="Arial" w:cs="Arial"/>
            <w:sz w:val="20"/>
            <w:szCs w:val="20"/>
            <w:lang w:val="el-GR"/>
            <w:rPrChange w:id="348" w:author="Giannis mougios" w:date="2025-08-29T23:09:00Z">
              <w:rPr>
                <w:rFonts w:ascii="Arial" w:hAnsi="Arial" w:cs="Arial"/>
                <w:sz w:val="20"/>
                <w:szCs w:val="20"/>
              </w:rPr>
            </w:rPrChange>
          </w:rPr>
          <w:t>Παρακάτω παρουσιάζονται τα αποτελέσματα δύο διαφορετικών πειραμάτων εκπαίδευσης με την ίδια αρχιτεκτονική αλλά διαφορετικές συναρτήσεις κόστους. Η πρώτη περίπτωση χρησιμοποιεί τη</w:t>
        </w:r>
        <w:r w:rsidR="004E2585" w:rsidRPr="004E2585">
          <w:rPr>
            <w:rFonts w:ascii="Arial" w:hAnsi="Arial" w:cs="Arial"/>
            <w:sz w:val="20"/>
            <w:szCs w:val="20"/>
          </w:rPr>
          <w:t> </w:t>
        </w:r>
        <w:r w:rsidR="004E2585" w:rsidRPr="004E2585">
          <w:rPr>
            <w:rFonts w:ascii="Arial" w:hAnsi="Arial" w:cs="Arial"/>
            <w:b/>
            <w:bCs/>
            <w:sz w:val="20"/>
            <w:szCs w:val="20"/>
          </w:rPr>
          <w:t>Focal</w:t>
        </w:r>
        <w:r w:rsidR="004E2585" w:rsidRPr="004E2585">
          <w:rPr>
            <w:rFonts w:ascii="Arial" w:hAnsi="Arial" w:cs="Arial"/>
            <w:b/>
            <w:bCs/>
            <w:sz w:val="20"/>
            <w:szCs w:val="20"/>
            <w:lang w:val="el-GR"/>
            <w:rPrChange w:id="349" w:author="Giannis mougios" w:date="2025-08-29T23:09:00Z">
              <w:rPr>
                <w:rFonts w:ascii="Arial" w:hAnsi="Arial" w:cs="Arial"/>
                <w:b/>
                <w:bCs/>
                <w:sz w:val="20"/>
                <w:szCs w:val="20"/>
              </w:rPr>
            </w:rPrChange>
          </w:rPr>
          <w:t xml:space="preserve"> </w:t>
        </w:r>
        <w:r w:rsidR="004E2585" w:rsidRPr="004E2585">
          <w:rPr>
            <w:rFonts w:ascii="Arial" w:hAnsi="Arial" w:cs="Arial"/>
            <w:b/>
            <w:bCs/>
            <w:sz w:val="20"/>
            <w:szCs w:val="20"/>
          </w:rPr>
          <w:t>Loss</w:t>
        </w:r>
        <w:r w:rsidR="004E2585" w:rsidRPr="004E2585">
          <w:rPr>
            <w:rFonts w:ascii="Arial" w:hAnsi="Arial" w:cs="Arial"/>
            <w:sz w:val="20"/>
            <w:szCs w:val="20"/>
            <w:lang w:val="el-GR"/>
            <w:rPrChange w:id="350" w:author="Giannis mougios" w:date="2025-08-29T23:09:00Z">
              <w:rPr>
                <w:rFonts w:ascii="Arial" w:hAnsi="Arial" w:cs="Arial"/>
                <w:sz w:val="20"/>
                <w:szCs w:val="20"/>
              </w:rPr>
            </w:rPrChange>
          </w:rPr>
          <w:t>(υλοποιημένη στο αρχείο</w:t>
        </w:r>
        <w:r w:rsidR="004E2585" w:rsidRPr="004E2585">
          <w:rPr>
            <w:rFonts w:ascii="Arial" w:hAnsi="Arial" w:cs="Arial"/>
            <w:sz w:val="20"/>
            <w:szCs w:val="20"/>
          </w:rPr>
          <w:t> tsp</w:t>
        </w:r>
        <w:r w:rsidR="004E2585" w:rsidRPr="004E2585">
          <w:rPr>
            <w:rFonts w:ascii="Arial" w:hAnsi="Arial" w:cs="Arial"/>
            <w:sz w:val="20"/>
            <w:szCs w:val="20"/>
            <w:lang w:val="el-GR"/>
            <w:rPrChange w:id="351" w:author="Giannis mougios" w:date="2025-08-29T23:09:00Z">
              <w:rPr>
                <w:rFonts w:ascii="Arial" w:hAnsi="Arial" w:cs="Arial"/>
                <w:sz w:val="20"/>
                <w:szCs w:val="20"/>
              </w:rPr>
            </w:rPrChange>
          </w:rPr>
          <w:t>_</w:t>
        </w:r>
        <w:r w:rsidR="004E2585" w:rsidRPr="004E2585">
          <w:rPr>
            <w:rFonts w:ascii="Arial" w:hAnsi="Arial" w:cs="Arial"/>
            <w:sz w:val="20"/>
            <w:szCs w:val="20"/>
          </w:rPr>
          <w:t>hybrid</w:t>
        </w:r>
        <w:r w:rsidR="004E2585" w:rsidRPr="004E2585">
          <w:rPr>
            <w:rFonts w:ascii="Arial" w:hAnsi="Arial" w:cs="Arial"/>
            <w:sz w:val="20"/>
            <w:szCs w:val="20"/>
            <w:lang w:val="el-GR"/>
            <w:rPrChange w:id="352" w:author="Giannis mougios" w:date="2025-08-29T23:09:00Z">
              <w:rPr>
                <w:rFonts w:ascii="Arial" w:hAnsi="Arial" w:cs="Arial"/>
                <w:sz w:val="20"/>
                <w:szCs w:val="20"/>
              </w:rPr>
            </w:rPrChange>
          </w:rPr>
          <w:t>_</w:t>
        </w:r>
        <w:r w:rsidR="004E2585" w:rsidRPr="004E2585">
          <w:rPr>
            <w:rFonts w:ascii="Arial" w:hAnsi="Arial" w:cs="Arial"/>
            <w:sz w:val="20"/>
            <w:szCs w:val="20"/>
          </w:rPr>
          <w:t>solver</w:t>
        </w:r>
        <w:r w:rsidR="004E2585" w:rsidRPr="004E2585">
          <w:rPr>
            <w:rFonts w:ascii="Arial" w:hAnsi="Arial" w:cs="Arial"/>
            <w:sz w:val="20"/>
            <w:szCs w:val="20"/>
            <w:lang w:val="el-GR"/>
            <w:rPrChange w:id="353" w:author="Giannis mougios" w:date="2025-08-29T23:09:00Z">
              <w:rPr>
                <w:rFonts w:ascii="Arial" w:hAnsi="Arial" w:cs="Arial"/>
                <w:sz w:val="20"/>
                <w:szCs w:val="20"/>
              </w:rPr>
            </w:rPrChange>
          </w:rPr>
          <w:t>/</w:t>
        </w:r>
        <w:r w:rsidR="004E2585" w:rsidRPr="004E2585">
          <w:rPr>
            <w:rFonts w:ascii="Arial" w:hAnsi="Arial" w:cs="Arial"/>
            <w:sz w:val="20"/>
            <w:szCs w:val="20"/>
          </w:rPr>
          <w:t>gnn</w:t>
        </w:r>
        <w:r w:rsidR="004E2585" w:rsidRPr="004E2585">
          <w:rPr>
            <w:rFonts w:ascii="Arial" w:hAnsi="Arial" w:cs="Arial"/>
            <w:sz w:val="20"/>
            <w:szCs w:val="20"/>
            <w:lang w:val="el-GR"/>
            <w:rPrChange w:id="354" w:author="Giannis mougios" w:date="2025-08-29T23:09:00Z">
              <w:rPr>
                <w:rFonts w:ascii="Arial" w:hAnsi="Arial" w:cs="Arial"/>
                <w:sz w:val="20"/>
                <w:szCs w:val="20"/>
              </w:rPr>
            </w:rPrChange>
          </w:rPr>
          <w:t>/</w:t>
        </w:r>
        <w:r w:rsidR="004E2585" w:rsidRPr="004E2585">
          <w:rPr>
            <w:rFonts w:ascii="Arial" w:hAnsi="Arial" w:cs="Arial"/>
            <w:sz w:val="20"/>
            <w:szCs w:val="20"/>
          </w:rPr>
          <w:t>gat</w:t>
        </w:r>
        <w:r w:rsidR="004E2585" w:rsidRPr="004E2585">
          <w:rPr>
            <w:rFonts w:ascii="Arial" w:hAnsi="Arial" w:cs="Arial"/>
            <w:sz w:val="20"/>
            <w:szCs w:val="20"/>
            <w:lang w:val="el-GR"/>
            <w:rPrChange w:id="355" w:author="Giannis mougios" w:date="2025-08-29T23:09:00Z">
              <w:rPr>
                <w:rFonts w:ascii="Arial" w:hAnsi="Arial" w:cs="Arial"/>
                <w:sz w:val="20"/>
                <w:szCs w:val="20"/>
              </w:rPr>
            </w:rPrChange>
          </w:rPr>
          <w:t>.</w:t>
        </w:r>
        <w:r w:rsidR="004E2585" w:rsidRPr="004E2585">
          <w:rPr>
            <w:rFonts w:ascii="Arial" w:hAnsi="Arial" w:cs="Arial"/>
            <w:sz w:val="20"/>
            <w:szCs w:val="20"/>
          </w:rPr>
          <w:t>py</w:t>
        </w:r>
        <w:r w:rsidR="004E2585" w:rsidRPr="004E2585">
          <w:rPr>
            <w:rFonts w:ascii="Arial" w:hAnsi="Arial" w:cs="Arial"/>
            <w:sz w:val="20"/>
            <w:szCs w:val="20"/>
            <w:lang w:val="el-GR"/>
            <w:rPrChange w:id="356" w:author="Giannis mougios" w:date="2025-08-29T23:09:00Z">
              <w:rPr>
                <w:rFonts w:ascii="Arial" w:hAnsi="Arial" w:cs="Arial"/>
                <w:sz w:val="20"/>
                <w:szCs w:val="20"/>
              </w:rPr>
            </w:rPrChange>
          </w:rPr>
          <w:t xml:space="preserve">), η οποία δοκιμάστηκε κυρίως για την αντιμετώπιση της ανισορροπίας μεταξύ θετικών και αρνητικών ακμών. Στο υποκείμενο πρόβλημα </w:t>
        </w:r>
        <w:r w:rsidR="004E2585" w:rsidRPr="004E2585">
          <w:rPr>
            <w:rFonts w:ascii="Arial" w:hAnsi="Arial" w:cs="Arial"/>
            <w:sz w:val="20"/>
            <w:szCs w:val="20"/>
          </w:rPr>
          <w:t>TSP</w:t>
        </w:r>
        <w:r w:rsidR="004E2585" w:rsidRPr="004E2585">
          <w:rPr>
            <w:rFonts w:ascii="Arial" w:hAnsi="Arial" w:cs="Arial"/>
            <w:sz w:val="20"/>
            <w:szCs w:val="20"/>
            <w:lang w:val="el-GR"/>
            <w:rPrChange w:id="357" w:author="Giannis mougios" w:date="2025-08-29T23:09:00Z">
              <w:rPr>
                <w:rFonts w:ascii="Arial" w:hAnsi="Arial" w:cs="Arial"/>
                <w:sz w:val="20"/>
                <w:szCs w:val="20"/>
              </w:rPr>
            </w:rPrChange>
          </w:rPr>
          <w:t xml:space="preserve">, η αναλογία θετικών προς αρνητικές ακμές μειώνεται δραστικά καθώς αυξάνεται ο αριθμός των σημείων. Η </w:t>
        </w:r>
        <w:r w:rsidR="004E2585" w:rsidRPr="004E2585">
          <w:rPr>
            <w:rFonts w:ascii="Arial" w:hAnsi="Arial" w:cs="Arial"/>
            <w:sz w:val="20"/>
            <w:szCs w:val="20"/>
          </w:rPr>
          <w:t>Focal</w:t>
        </w:r>
        <w:r w:rsidR="004E2585" w:rsidRPr="004E2585">
          <w:rPr>
            <w:rFonts w:ascii="Arial" w:hAnsi="Arial" w:cs="Arial"/>
            <w:sz w:val="20"/>
            <w:szCs w:val="20"/>
            <w:lang w:val="el-GR"/>
            <w:rPrChange w:id="358" w:author="Giannis mougios" w:date="2025-08-29T23:09:00Z">
              <w:rPr>
                <w:rFonts w:ascii="Arial" w:hAnsi="Arial" w:cs="Arial"/>
                <w:sz w:val="20"/>
                <w:szCs w:val="20"/>
              </w:rPr>
            </w:rPrChange>
          </w:rPr>
          <w:t xml:space="preserve"> </w:t>
        </w:r>
        <w:r w:rsidR="004E2585" w:rsidRPr="004E2585">
          <w:rPr>
            <w:rFonts w:ascii="Arial" w:hAnsi="Arial" w:cs="Arial"/>
            <w:sz w:val="20"/>
            <w:szCs w:val="20"/>
          </w:rPr>
          <w:t>Loss</w:t>
        </w:r>
        <w:r w:rsidR="004E2585" w:rsidRPr="004E2585">
          <w:rPr>
            <w:rFonts w:ascii="Arial" w:hAnsi="Arial" w:cs="Arial"/>
            <w:sz w:val="20"/>
            <w:szCs w:val="20"/>
            <w:lang w:val="el-GR"/>
            <w:rPrChange w:id="359" w:author="Giannis mougios" w:date="2025-08-29T23:09:00Z">
              <w:rPr>
                <w:rFonts w:ascii="Arial" w:hAnsi="Arial" w:cs="Arial"/>
                <w:sz w:val="20"/>
                <w:szCs w:val="20"/>
              </w:rPr>
            </w:rPrChange>
          </w:rPr>
          <w:t xml:space="preserve"> δίνει προοδευτικά μεγαλύτερη βαρύτητα στα σπάνια θετικά δείγματα, προσπαθώντας να βελτιώσει την εκμάθηση των κρίσιμων ακμών. Παρά τη θεωρητική της δυνατότητα, πειραματικά απέδωσε χειρότερα αποτελέσματα.</w:t>
        </w:r>
      </w:ins>
    </w:p>
    <w:p w14:paraId="03EB6E99" w14:textId="470E947C" w:rsidR="00065F25" w:rsidRPr="006C0EAF" w:rsidDel="005D1CE5" w:rsidRDefault="004E2585">
      <w:pPr>
        <w:spacing w:after="60"/>
        <w:jc w:val="both"/>
        <w:rPr>
          <w:del w:id="360" w:author="Giannis mougios" w:date="2025-08-30T14:15:00Z"/>
          <w:rFonts w:ascii="Arial" w:hAnsi="Arial" w:cs="Arial"/>
          <w:sz w:val="20"/>
          <w:szCs w:val="20"/>
          <w:lang w:val="el-GR"/>
        </w:rPr>
        <w:pPrChange w:id="361" w:author="Giannis mougios" w:date="2025-08-30T14:18:00Z">
          <w:pPr>
            <w:jc w:val="both"/>
          </w:pPr>
        </w:pPrChange>
      </w:pPr>
      <w:ins w:id="362" w:author="Giannis mougios" w:date="2025-08-29T23:09:00Z">
        <w:r w:rsidRPr="004E2585">
          <w:rPr>
            <w:rFonts w:ascii="Arial" w:hAnsi="Arial" w:cs="Arial"/>
            <w:sz w:val="20"/>
            <w:szCs w:val="20"/>
            <w:lang w:val="el-GR"/>
            <w:rPrChange w:id="363" w:author="Giannis mougios" w:date="2025-08-29T23:09:00Z">
              <w:rPr>
                <w:rFonts w:ascii="Arial" w:hAnsi="Arial" w:cs="Arial"/>
                <w:sz w:val="20"/>
                <w:szCs w:val="20"/>
              </w:rPr>
            </w:rPrChange>
          </w:rPr>
          <w:t>Η δεύτερη περίπτωση χρησιμοποιεί την</w:t>
        </w:r>
        <w:r w:rsidRPr="004E2585">
          <w:rPr>
            <w:rFonts w:ascii="Arial" w:hAnsi="Arial" w:cs="Arial"/>
            <w:sz w:val="20"/>
            <w:szCs w:val="20"/>
          </w:rPr>
          <w:t> </w:t>
        </w:r>
        <w:r w:rsidRPr="004E2585">
          <w:rPr>
            <w:rFonts w:ascii="Arial" w:hAnsi="Arial" w:cs="Arial"/>
            <w:b/>
            <w:bCs/>
            <w:sz w:val="20"/>
            <w:szCs w:val="20"/>
          </w:rPr>
          <w:t>BCEWithLogitsLoss</w:t>
        </w:r>
        <w:r w:rsidRPr="004E2585">
          <w:rPr>
            <w:rFonts w:ascii="Arial" w:hAnsi="Arial" w:cs="Arial"/>
            <w:sz w:val="20"/>
            <w:szCs w:val="20"/>
          </w:rPr>
          <w:t> </w:t>
        </w:r>
        <w:r w:rsidRPr="004E2585">
          <w:rPr>
            <w:rFonts w:ascii="Arial" w:hAnsi="Arial" w:cs="Arial"/>
            <w:sz w:val="20"/>
            <w:szCs w:val="20"/>
            <w:lang w:val="el-GR"/>
            <w:rPrChange w:id="364" w:author="Giannis mougios" w:date="2025-08-29T23:09:00Z">
              <w:rPr>
                <w:rFonts w:ascii="Arial" w:hAnsi="Arial" w:cs="Arial"/>
                <w:sz w:val="20"/>
                <w:szCs w:val="20"/>
              </w:rPr>
            </w:rPrChange>
          </w:rPr>
          <w:t xml:space="preserve">της </w:t>
        </w:r>
      </w:ins>
      <w:ins w:id="365" w:author="Giannis mougios" w:date="2025-08-30T14:13:00Z">
        <w:r w:rsidR="005D1CE5">
          <w:rPr>
            <w:rFonts w:ascii="Arial" w:hAnsi="Arial" w:cs="Arial"/>
            <w:sz w:val="20"/>
            <w:szCs w:val="20"/>
            <w:lang w:val="el-GR"/>
          </w:rPr>
          <w:t xml:space="preserve">βιβλιοθήκης </w:t>
        </w:r>
      </w:ins>
      <w:ins w:id="366" w:author="Giannis mougios" w:date="2025-08-29T23:09:00Z">
        <w:r w:rsidRPr="004E2585">
          <w:rPr>
            <w:rFonts w:ascii="Arial" w:hAnsi="Arial" w:cs="Arial"/>
            <w:sz w:val="20"/>
            <w:szCs w:val="20"/>
          </w:rPr>
          <w:t>PyTorch</w:t>
        </w:r>
        <w:r w:rsidRPr="004E2585">
          <w:rPr>
            <w:rFonts w:ascii="Arial" w:hAnsi="Arial" w:cs="Arial"/>
            <w:sz w:val="20"/>
            <w:szCs w:val="20"/>
            <w:lang w:val="el-GR"/>
            <w:rPrChange w:id="367" w:author="Giannis mougios" w:date="2025-08-29T23:09:00Z">
              <w:rPr>
                <w:rFonts w:ascii="Arial" w:hAnsi="Arial" w:cs="Arial"/>
                <w:sz w:val="20"/>
                <w:szCs w:val="20"/>
              </w:rPr>
            </w:rPrChange>
          </w:rPr>
          <w:t xml:space="preserve"> με σταθερό βάρος στις ακμές της βέλτιστης διαδρομής και, στην πράξη, απέδωσε καλύτερα αποτελέσματα όσον αφορά την ανάκληση (</w:t>
        </w:r>
        <w:r w:rsidRPr="004E2585">
          <w:rPr>
            <w:rFonts w:ascii="Arial" w:hAnsi="Arial" w:cs="Arial"/>
            <w:sz w:val="20"/>
            <w:szCs w:val="20"/>
          </w:rPr>
          <w:t>Recall</w:t>
        </w:r>
        <w:r w:rsidRPr="004E2585">
          <w:rPr>
            <w:rFonts w:ascii="Arial" w:hAnsi="Arial" w:cs="Arial"/>
            <w:sz w:val="20"/>
            <w:szCs w:val="20"/>
            <w:lang w:val="el-GR"/>
            <w:rPrChange w:id="368" w:author="Giannis mougios" w:date="2025-08-29T23:09:00Z">
              <w:rPr>
                <w:rFonts w:ascii="Arial" w:hAnsi="Arial" w:cs="Arial"/>
                <w:sz w:val="20"/>
                <w:szCs w:val="20"/>
              </w:rPr>
            </w:rPrChange>
          </w:rPr>
          <w:t xml:space="preserve">) και την </w:t>
        </w:r>
        <w:r w:rsidRPr="004E2585">
          <w:rPr>
            <w:rFonts w:ascii="Arial" w:hAnsi="Arial" w:cs="Arial"/>
            <w:sz w:val="20"/>
            <w:szCs w:val="20"/>
          </w:rPr>
          <w:t>PR</w:t>
        </w:r>
        <w:r w:rsidRPr="004E2585">
          <w:rPr>
            <w:rFonts w:ascii="Arial" w:hAnsi="Arial" w:cs="Arial"/>
            <w:sz w:val="20"/>
            <w:szCs w:val="20"/>
            <w:lang w:val="el-GR"/>
            <w:rPrChange w:id="369" w:author="Giannis mougios" w:date="2025-08-29T23:09:00Z">
              <w:rPr>
                <w:rFonts w:ascii="Arial" w:hAnsi="Arial" w:cs="Arial"/>
                <w:sz w:val="20"/>
                <w:szCs w:val="20"/>
              </w:rPr>
            </w:rPrChange>
          </w:rPr>
          <w:t>-</w:t>
        </w:r>
        <w:r w:rsidRPr="004E2585">
          <w:rPr>
            <w:rFonts w:ascii="Arial" w:hAnsi="Arial" w:cs="Arial"/>
            <w:sz w:val="20"/>
            <w:szCs w:val="20"/>
          </w:rPr>
          <w:t>AUC</w:t>
        </w:r>
        <w:r w:rsidRPr="004E2585">
          <w:rPr>
            <w:rFonts w:ascii="Arial" w:hAnsi="Arial" w:cs="Arial"/>
            <w:sz w:val="20"/>
            <w:szCs w:val="20"/>
            <w:lang w:val="el-GR"/>
            <w:rPrChange w:id="370" w:author="Giannis mougios" w:date="2025-08-29T23:09:00Z">
              <w:rPr>
                <w:rFonts w:ascii="Arial" w:hAnsi="Arial" w:cs="Arial"/>
                <w:sz w:val="20"/>
                <w:szCs w:val="20"/>
              </w:rPr>
            </w:rPrChange>
          </w:rPr>
          <w:t xml:space="preserve">, που έχουν καθοριστική σημασία για το πρόβλημα του </w:t>
        </w:r>
        <w:r w:rsidRPr="004E2585">
          <w:rPr>
            <w:rFonts w:ascii="Arial" w:hAnsi="Arial" w:cs="Arial"/>
            <w:sz w:val="20"/>
            <w:szCs w:val="20"/>
          </w:rPr>
          <w:t>TSP</w:t>
        </w:r>
        <w:r w:rsidRPr="004E2585">
          <w:rPr>
            <w:rFonts w:ascii="Arial" w:hAnsi="Arial" w:cs="Arial"/>
            <w:sz w:val="20"/>
            <w:szCs w:val="20"/>
            <w:lang w:val="el-GR"/>
            <w:rPrChange w:id="371" w:author="Giannis mougios" w:date="2025-08-29T23:09:00Z">
              <w:rPr>
                <w:rFonts w:ascii="Arial" w:hAnsi="Arial" w:cs="Arial"/>
                <w:sz w:val="20"/>
                <w:szCs w:val="20"/>
              </w:rPr>
            </w:rPrChange>
          </w:rPr>
          <w:t>.</w:t>
        </w:r>
      </w:ins>
      <w:commentRangeStart w:id="372"/>
      <w:commentRangeStart w:id="373"/>
      <w:del w:id="374" w:author="Giannis mougios" w:date="2025-08-29T23:09:00Z">
        <w:r w:rsidR="00065F25" w:rsidRPr="00065F25" w:rsidDel="004E2585">
          <w:rPr>
            <w:rFonts w:ascii="Arial" w:hAnsi="Arial" w:cs="Arial"/>
            <w:sz w:val="20"/>
            <w:szCs w:val="20"/>
            <w:lang w:val="el-GR"/>
          </w:rPr>
          <w:delText>Η πρώτη περίπτωση χρησιμοποιεί την</w:delText>
        </w:r>
        <w:r w:rsidR="00065F25" w:rsidRPr="00065F25" w:rsidDel="004E2585">
          <w:rPr>
            <w:rFonts w:ascii="Arial" w:hAnsi="Arial" w:cs="Arial"/>
            <w:sz w:val="20"/>
            <w:szCs w:val="20"/>
          </w:rPr>
          <w:delText> </w:delText>
        </w:r>
        <w:r w:rsidR="00065F25" w:rsidRPr="00065F25" w:rsidDel="004E2585">
          <w:rPr>
            <w:rFonts w:ascii="Arial" w:hAnsi="Arial" w:cs="Arial"/>
            <w:b/>
            <w:bCs/>
            <w:sz w:val="20"/>
            <w:szCs w:val="20"/>
          </w:rPr>
          <w:delText>Focal</w:delText>
        </w:r>
        <w:r w:rsidR="00065F25" w:rsidRPr="00065F25" w:rsidDel="004E2585">
          <w:rPr>
            <w:rFonts w:ascii="Arial" w:hAnsi="Arial" w:cs="Arial"/>
            <w:b/>
            <w:bCs/>
            <w:sz w:val="20"/>
            <w:szCs w:val="20"/>
            <w:lang w:val="el-GR"/>
          </w:rPr>
          <w:delText xml:space="preserve"> </w:delText>
        </w:r>
        <w:r w:rsidR="00065F25" w:rsidRPr="00065F25" w:rsidDel="004E2585">
          <w:rPr>
            <w:rFonts w:ascii="Arial" w:hAnsi="Arial" w:cs="Arial"/>
            <w:b/>
            <w:bCs/>
            <w:sz w:val="20"/>
            <w:szCs w:val="20"/>
          </w:rPr>
          <w:delText>Loss</w:delText>
        </w:r>
        <w:r w:rsidR="00065F25" w:rsidRPr="00065F25" w:rsidDel="004E2585">
          <w:rPr>
            <w:rFonts w:ascii="Arial" w:hAnsi="Arial" w:cs="Arial"/>
            <w:sz w:val="20"/>
            <w:szCs w:val="20"/>
            <w:lang w:val="el-GR"/>
          </w:rPr>
          <w:delText>(υλοποιημένη στο αρχείο</w:delText>
        </w:r>
        <w:r w:rsidR="00065F25" w:rsidRPr="00065F25" w:rsidDel="004E2585">
          <w:rPr>
            <w:rFonts w:ascii="Arial" w:hAnsi="Arial" w:cs="Arial"/>
            <w:sz w:val="20"/>
            <w:szCs w:val="20"/>
          </w:rPr>
          <w:delText> tsp</w:delText>
        </w:r>
        <w:r w:rsidR="00065F25" w:rsidRPr="00065F25" w:rsidDel="004E2585">
          <w:rPr>
            <w:rFonts w:ascii="Arial" w:hAnsi="Arial" w:cs="Arial"/>
            <w:sz w:val="20"/>
            <w:szCs w:val="20"/>
            <w:lang w:val="el-GR"/>
          </w:rPr>
          <w:delText>_</w:delText>
        </w:r>
        <w:r w:rsidR="00065F25" w:rsidRPr="00065F25" w:rsidDel="004E2585">
          <w:rPr>
            <w:rFonts w:ascii="Arial" w:hAnsi="Arial" w:cs="Arial"/>
            <w:sz w:val="20"/>
            <w:szCs w:val="20"/>
          </w:rPr>
          <w:delText>hybrid</w:delText>
        </w:r>
        <w:r w:rsidR="00065F25" w:rsidRPr="00065F25" w:rsidDel="004E2585">
          <w:rPr>
            <w:rFonts w:ascii="Arial" w:hAnsi="Arial" w:cs="Arial"/>
            <w:sz w:val="20"/>
            <w:szCs w:val="20"/>
            <w:lang w:val="el-GR"/>
          </w:rPr>
          <w:delText>_</w:delText>
        </w:r>
        <w:r w:rsidR="00065F25" w:rsidRPr="00065F25" w:rsidDel="004E2585">
          <w:rPr>
            <w:rFonts w:ascii="Arial" w:hAnsi="Arial" w:cs="Arial"/>
            <w:sz w:val="20"/>
            <w:szCs w:val="20"/>
          </w:rPr>
          <w:delText>solver</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gnn</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gat</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py</w:delText>
        </w:r>
        <w:r w:rsidR="00065F25" w:rsidRPr="00065F25" w:rsidDel="004E2585">
          <w:rPr>
            <w:rFonts w:ascii="Arial" w:hAnsi="Arial" w:cs="Arial"/>
            <w:sz w:val="20"/>
            <w:szCs w:val="20"/>
            <w:lang w:val="el-GR"/>
          </w:rPr>
          <w:delText>), ενώ η δεύτερη την</w:delText>
        </w:r>
        <w:r w:rsidR="00065F25" w:rsidRPr="00065F25" w:rsidDel="004E2585">
          <w:rPr>
            <w:rFonts w:ascii="Arial" w:hAnsi="Arial" w:cs="Arial"/>
            <w:sz w:val="20"/>
            <w:szCs w:val="20"/>
          </w:rPr>
          <w:delText> BCEWithLogitsLos</w:delText>
        </w:r>
        <w:r w:rsidR="00065F25" w:rsidRPr="00065F25" w:rsidDel="004E2585">
          <w:rPr>
            <w:rFonts w:ascii="Arial" w:hAnsi="Arial" w:cs="Arial"/>
            <w:b/>
            <w:bCs/>
            <w:sz w:val="20"/>
            <w:szCs w:val="20"/>
          </w:rPr>
          <w:delText>s</w:delText>
        </w:r>
        <w:r w:rsidR="00065F25" w:rsidRPr="00065F25" w:rsidDel="004E2585">
          <w:rPr>
            <w:rFonts w:ascii="Arial" w:hAnsi="Arial" w:cs="Arial"/>
            <w:sz w:val="20"/>
            <w:szCs w:val="20"/>
          </w:rPr>
          <w:delText> </w:delText>
        </w:r>
        <w:r w:rsidR="00065F25" w:rsidRPr="00065F25" w:rsidDel="004E2585">
          <w:rPr>
            <w:rFonts w:ascii="Arial" w:hAnsi="Arial" w:cs="Arial"/>
            <w:sz w:val="20"/>
            <w:szCs w:val="20"/>
            <w:lang w:val="el-GR"/>
          </w:rPr>
          <w:delText xml:space="preserve">της βιβλιοθήκης </w:delText>
        </w:r>
        <w:r w:rsidR="00065F25" w:rsidRPr="00065F25" w:rsidDel="004E2585">
          <w:rPr>
            <w:rFonts w:ascii="Arial" w:hAnsi="Arial" w:cs="Arial"/>
            <w:sz w:val="20"/>
            <w:szCs w:val="20"/>
          </w:rPr>
          <w:delText>PyTorch</w:delText>
        </w:r>
        <w:r w:rsidR="00065F25" w:rsidRPr="00065F25" w:rsidDel="004E2585">
          <w:rPr>
            <w:rFonts w:ascii="Arial" w:hAnsi="Arial" w:cs="Arial"/>
            <w:sz w:val="20"/>
            <w:szCs w:val="20"/>
            <w:lang w:val="el-GR"/>
          </w:rPr>
          <w:delText>.</w:delText>
        </w:r>
        <w:commentRangeEnd w:id="372"/>
        <w:r w:rsidR="006C0EAF" w:rsidDel="004E2585">
          <w:rPr>
            <w:rStyle w:val="CommentReference"/>
          </w:rPr>
          <w:commentReference w:id="372"/>
        </w:r>
        <w:commentRangeEnd w:id="373"/>
        <w:r w:rsidDel="004E2585">
          <w:rPr>
            <w:rStyle w:val="CommentReference"/>
          </w:rPr>
          <w:commentReference w:id="373"/>
        </w:r>
      </w:del>
    </w:p>
    <w:p w14:paraId="79FE9854" w14:textId="77777777" w:rsidR="00065F25" w:rsidRPr="00065F25" w:rsidDel="005D1CE5" w:rsidRDefault="00065F25">
      <w:pPr>
        <w:spacing w:after="60"/>
        <w:rPr>
          <w:del w:id="375" w:author="Giannis mougios" w:date="2025-08-30T14:15:00Z"/>
          <w:rFonts w:ascii="Arial" w:hAnsi="Arial" w:cs="Arial"/>
          <w:sz w:val="20"/>
          <w:szCs w:val="20"/>
          <w:lang w:val="el-GR"/>
        </w:rPr>
        <w:pPrChange w:id="376" w:author="Giannis mougios" w:date="2025-08-30T14:18:00Z">
          <w:pPr/>
        </w:pPrChange>
      </w:pPr>
    </w:p>
    <w:p w14:paraId="3726C9EC" w14:textId="77777777" w:rsidR="00065F25" w:rsidRPr="00065F25" w:rsidRDefault="00065F25">
      <w:pPr>
        <w:spacing w:after="60"/>
        <w:jc w:val="both"/>
        <w:rPr>
          <w:rFonts w:ascii="Arial" w:hAnsi="Arial" w:cs="Arial"/>
          <w:sz w:val="20"/>
          <w:szCs w:val="20"/>
          <w:lang w:val="el-GR"/>
        </w:rPr>
        <w:pPrChange w:id="377" w:author="Giannis mougios" w:date="2025-08-30T14:18:00Z">
          <w:pPr>
            <w:jc w:val="both"/>
          </w:pPr>
        </w:pPrChange>
      </w:pPr>
      <w:del w:id="378" w:author="Giannis mougios" w:date="2025-08-30T14:15:00Z">
        <w:r w:rsidRPr="00065F25" w:rsidDel="005D1CE5">
          <w:rPr>
            <w:rFonts w:ascii="Arial" w:hAnsi="Arial" w:cs="Arial"/>
            <w:sz w:val="20"/>
            <w:szCs w:val="20"/>
            <w:lang w:val="el-GR"/>
          </w:rPr>
          <w:delText>πίνακας 1</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12459382" w14:textId="77777777" w:rsidTr="004B74A6">
        <w:trPr>
          <w:tblHeader/>
          <w:tblCellSpacing w:w="15" w:type="dxa"/>
        </w:trPr>
        <w:tc>
          <w:tcPr>
            <w:tcW w:w="0" w:type="auto"/>
            <w:vAlign w:val="center"/>
            <w:hideMark/>
          </w:tcPr>
          <w:p w14:paraId="661D42DE" w14:textId="77777777" w:rsidR="00065F25" w:rsidRPr="00065F25" w:rsidRDefault="00065F25">
            <w:pPr>
              <w:spacing w:after="60"/>
              <w:jc w:val="both"/>
              <w:rPr>
                <w:rFonts w:ascii="Arial" w:hAnsi="Arial" w:cs="Arial"/>
                <w:b/>
                <w:bCs/>
                <w:sz w:val="20"/>
                <w:szCs w:val="20"/>
                <w:lang w:val="el-GR"/>
              </w:rPr>
              <w:pPrChange w:id="379" w:author="Giannis mougios" w:date="2025-08-30T14:17:00Z">
                <w:pPr>
                  <w:jc w:val="both"/>
                </w:pPr>
              </w:pPrChange>
            </w:pPr>
            <w:r w:rsidRPr="00065F25">
              <w:rPr>
                <w:rFonts w:ascii="Arial" w:hAnsi="Arial" w:cs="Arial"/>
                <w:b/>
                <w:bCs/>
                <w:sz w:val="20"/>
                <w:szCs w:val="20"/>
                <w:lang w:val="el-GR"/>
              </w:rPr>
              <w:t>Δείκτης Απόδοσης</w:t>
            </w:r>
          </w:p>
        </w:tc>
        <w:tc>
          <w:tcPr>
            <w:tcW w:w="0" w:type="auto"/>
            <w:vAlign w:val="center"/>
            <w:hideMark/>
          </w:tcPr>
          <w:p w14:paraId="0B9B1A37" w14:textId="77777777" w:rsidR="00065F25" w:rsidRPr="00065F25" w:rsidRDefault="00065F25">
            <w:pPr>
              <w:spacing w:after="60"/>
              <w:jc w:val="both"/>
              <w:rPr>
                <w:rFonts w:ascii="Arial" w:hAnsi="Arial" w:cs="Arial"/>
                <w:b/>
                <w:bCs/>
                <w:sz w:val="20"/>
                <w:szCs w:val="20"/>
              </w:rPr>
              <w:pPrChange w:id="380" w:author="Giannis mougios" w:date="2025-08-30T14:17:00Z">
                <w:pPr>
                  <w:jc w:val="both"/>
                </w:pPr>
              </w:pPrChange>
            </w:pPr>
            <w:r w:rsidRPr="00065F25">
              <w:rPr>
                <w:rFonts w:ascii="Arial" w:hAnsi="Arial" w:cs="Arial"/>
                <w:b/>
                <w:bCs/>
                <w:sz w:val="20"/>
                <w:szCs w:val="20"/>
              </w:rPr>
              <w:t>Σύνολο Εκπαίδευσης</w:t>
            </w:r>
          </w:p>
        </w:tc>
        <w:tc>
          <w:tcPr>
            <w:tcW w:w="0" w:type="auto"/>
            <w:vAlign w:val="center"/>
            <w:hideMark/>
          </w:tcPr>
          <w:p w14:paraId="5849621B" w14:textId="77777777" w:rsidR="00065F25" w:rsidRPr="00065F25" w:rsidRDefault="00065F25">
            <w:pPr>
              <w:spacing w:after="60"/>
              <w:jc w:val="both"/>
              <w:rPr>
                <w:rFonts w:ascii="Arial" w:hAnsi="Arial" w:cs="Arial"/>
                <w:b/>
                <w:bCs/>
                <w:sz w:val="20"/>
                <w:szCs w:val="20"/>
              </w:rPr>
              <w:pPrChange w:id="381" w:author="Giannis mougios" w:date="2025-08-30T14:17:00Z">
                <w:pPr>
                  <w:jc w:val="both"/>
                </w:pPr>
              </w:pPrChange>
            </w:pPr>
            <w:r w:rsidRPr="00065F25">
              <w:rPr>
                <w:rFonts w:ascii="Arial" w:hAnsi="Arial" w:cs="Arial"/>
                <w:b/>
                <w:bCs/>
                <w:sz w:val="20"/>
                <w:szCs w:val="20"/>
              </w:rPr>
              <w:t>Σύνολο Επαλήθευσης</w:t>
            </w:r>
          </w:p>
        </w:tc>
      </w:tr>
      <w:tr w:rsidR="00065F25" w:rsidRPr="00065F25" w14:paraId="35AC4002" w14:textId="77777777" w:rsidTr="004B74A6">
        <w:trPr>
          <w:tblCellSpacing w:w="15" w:type="dxa"/>
        </w:trPr>
        <w:tc>
          <w:tcPr>
            <w:tcW w:w="0" w:type="auto"/>
            <w:vAlign w:val="center"/>
            <w:hideMark/>
          </w:tcPr>
          <w:p w14:paraId="123892B5" w14:textId="77777777" w:rsidR="00065F25" w:rsidRPr="00065F25" w:rsidRDefault="00065F25">
            <w:pPr>
              <w:spacing w:after="60"/>
              <w:jc w:val="both"/>
              <w:rPr>
                <w:rFonts w:ascii="Arial" w:hAnsi="Arial" w:cs="Arial"/>
                <w:sz w:val="20"/>
                <w:szCs w:val="20"/>
              </w:rPr>
              <w:pPrChange w:id="382" w:author="Giannis mougios" w:date="2025-08-30T14:17:00Z">
                <w:pPr>
                  <w:jc w:val="both"/>
                </w:pPr>
              </w:pPrChange>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F60F13D" w14:textId="77777777" w:rsidR="00065F25" w:rsidRPr="00065F25" w:rsidRDefault="00065F25">
            <w:pPr>
              <w:spacing w:after="60"/>
              <w:jc w:val="both"/>
              <w:rPr>
                <w:rFonts w:ascii="Arial" w:hAnsi="Arial" w:cs="Arial"/>
                <w:sz w:val="20"/>
                <w:szCs w:val="20"/>
              </w:rPr>
              <w:pPrChange w:id="383" w:author="Giannis mougios" w:date="2025-08-30T14:17:00Z">
                <w:pPr>
                  <w:jc w:val="both"/>
                </w:pPr>
              </w:pPrChange>
            </w:pPr>
            <w:r w:rsidRPr="00065F25">
              <w:rPr>
                <w:rFonts w:ascii="Arial" w:hAnsi="Arial" w:cs="Arial"/>
                <w:sz w:val="20"/>
                <w:szCs w:val="20"/>
              </w:rPr>
              <w:t>0.0078</w:t>
            </w:r>
          </w:p>
        </w:tc>
        <w:tc>
          <w:tcPr>
            <w:tcW w:w="0" w:type="auto"/>
            <w:vAlign w:val="center"/>
            <w:hideMark/>
          </w:tcPr>
          <w:p w14:paraId="65136F93" w14:textId="77777777" w:rsidR="00065F25" w:rsidRPr="00065F25" w:rsidRDefault="00065F25">
            <w:pPr>
              <w:spacing w:after="60"/>
              <w:jc w:val="both"/>
              <w:rPr>
                <w:rFonts w:ascii="Arial" w:hAnsi="Arial" w:cs="Arial"/>
                <w:sz w:val="20"/>
                <w:szCs w:val="20"/>
              </w:rPr>
              <w:pPrChange w:id="384" w:author="Giannis mougios" w:date="2025-08-30T14:17:00Z">
                <w:pPr>
                  <w:jc w:val="both"/>
                </w:pPr>
              </w:pPrChange>
            </w:pPr>
            <w:r w:rsidRPr="00065F25">
              <w:rPr>
                <w:rFonts w:ascii="Arial" w:hAnsi="Arial" w:cs="Arial"/>
                <w:sz w:val="20"/>
                <w:szCs w:val="20"/>
              </w:rPr>
              <w:t>0.0083</w:t>
            </w:r>
          </w:p>
        </w:tc>
      </w:tr>
      <w:tr w:rsidR="00065F25" w:rsidRPr="00065F25" w14:paraId="4253FC53" w14:textId="77777777" w:rsidTr="004B74A6">
        <w:trPr>
          <w:tblCellSpacing w:w="15" w:type="dxa"/>
        </w:trPr>
        <w:tc>
          <w:tcPr>
            <w:tcW w:w="0" w:type="auto"/>
            <w:vAlign w:val="center"/>
            <w:hideMark/>
          </w:tcPr>
          <w:p w14:paraId="2C204BE5" w14:textId="77777777" w:rsidR="00065F25" w:rsidRPr="00065F25" w:rsidRDefault="00065F25">
            <w:pPr>
              <w:spacing w:after="60"/>
              <w:jc w:val="both"/>
              <w:rPr>
                <w:rFonts w:ascii="Arial" w:hAnsi="Arial" w:cs="Arial"/>
                <w:sz w:val="20"/>
                <w:szCs w:val="20"/>
              </w:rPr>
              <w:pPrChange w:id="385" w:author="Giannis mougios" w:date="2025-08-30T14:17:00Z">
                <w:pPr>
                  <w:jc w:val="both"/>
                </w:pPr>
              </w:pPrChange>
            </w:pPr>
            <w:r w:rsidRPr="00065F25">
              <w:rPr>
                <w:rFonts w:ascii="Arial" w:hAnsi="Arial" w:cs="Arial"/>
                <w:sz w:val="20"/>
                <w:szCs w:val="20"/>
              </w:rPr>
              <w:t>Ακρίβεια (Precision)</w:t>
            </w:r>
          </w:p>
        </w:tc>
        <w:tc>
          <w:tcPr>
            <w:tcW w:w="0" w:type="auto"/>
            <w:vAlign w:val="center"/>
            <w:hideMark/>
          </w:tcPr>
          <w:p w14:paraId="6E0C4863" w14:textId="77777777" w:rsidR="00065F25" w:rsidRPr="00065F25" w:rsidRDefault="00065F25">
            <w:pPr>
              <w:spacing w:after="60"/>
              <w:jc w:val="both"/>
              <w:rPr>
                <w:rFonts w:ascii="Arial" w:hAnsi="Arial" w:cs="Arial"/>
                <w:sz w:val="20"/>
                <w:szCs w:val="20"/>
              </w:rPr>
              <w:pPrChange w:id="386" w:author="Giannis mougios" w:date="2025-08-30T14:17:00Z">
                <w:pPr>
                  <w:jc w:val="both"/>
                </w:pPr>
              </w:pPrChange>
            </w:pPr>
            <w:r w:rsidRPr="00065F25">
              <w:rPr>
                <w:rFonts w:ascii="Arial" w:hAnsi="Arial" w:cs="Arial"/>
                <w:sz w:val="20"/>
                <w:szCs w:val="20"/>
              </w:rPr>
              <w:t>69.94%</w:t>
            </w:r>
          </w:p>
        </w:tc>
        <w:tc>
          <w:tcPr>
            <w:tcW w:w="0" w:type="auto"/>
            <w:vAlign w:val="center"/>
            <w:hideMark/>
          </w:tcPr>
          <w:p w14:paraId="6841E0A5" w14:textId="77777777" w:rsidR="00065F25" w:rsidRPr="00065F25" w:rsidRDefault="00065F25">
            <w:pPr>
              <w:spacing w:after="60"/>
              <w:jc w:val="both"/>
              <w:rPr>
                <w:rFonts w:ascii="Arial" w:hAnsi="Arial" w:cs="Arial"/>
                <w:sz w:val="20"/>
                <w:szCs w:val="20"/>
              </w:rPr>
              <w:pPrChange w:id="387" w:author="Giannis mougios" w:date="2025-08-30T14:17:00Z">
                <w:pPr>
                  <w:jc w:val="both"/>
                </w:pPr>
              </w:pPrChange>
            </w:pPr>
            <w:r w:rsidRPr="00065F25">
              <w:rPr>
                <w:rFonts w:ascii="Arial" w:hAnsi="Arial" w:cs="Arial"/>
                <w:sz w:val="20"/>
                <w:szCs w:val="20"/>
              </w:rPr>
              <w:t>76.40%</w:t>
            </w:r>
          </w:p>
        </w:tc>
      </w:tr>
      <w:tr w:rsidR="00065F25" w:rsidRPr="00065F25" w14:paraId="1E93B50C" w14:textId="77777777" w:rsidTr="004B74A6">
        <w:trPr>
          <w:tblCellSpacing w:w="15" w:type="dxa"/>
        </w:trPr>
        <w:tc>
          <w:tcPr>
            <w:tcW w:w="0" w:type="auto"/>
            <w:vAlign w:val="center"/>
            <w:hideMark/>
          </w:tcPr>
          <w:p w14:paraId="2B03C296" w14:textId="77777777" w:rsidR="00065F25" w:rsidRPr="00065F25" w:rsidRDefault="00065F25">
            <w:pPr>
              <w:spacing w:after="60"/>
              <w:jc w:val="both"/>
              <w:rPr>
                <w:rFonts w:ascii="Arial" w:hAnsi="Arial" w:cs="Arial"/>
                <w:sz w:val="20"/>
                <w:szCs w:val="20"/>
              </w:rPr>
              <w:pPrChange w:id="388" w:author="Giannis mougios" w:date="2025-08-30T14:17:00Z">
                <w:pPr>
                  <w:jc w:val="both"/>
                </w:pPr>
              </w:pPrChange>
            </w:pPr>
            <w:r w:rsidRPr="00065F25">
              <w:rPr>
                <w:rFonts w:ascii="Arial" w:hAnsi="Arial" w:cs="Arial"/>
                <w:sz w:val="20"/>
                <w:szCs w:val="20"/>
              </w:rPr>
              <w:t>Ανάκληση (Recall)</w:t>
            </w:r>
          </w:p>
        </w:tc>
        <w:tc>
          <w:tcPr>
            <w:tcW w:w="0" w:type="auto"/>
            <w:vAlign w:val="center"/>
            <w:hideMark/>
          </w:tcPr>
          <w:p w14:paraId="4A4CC471" w14:textId="77777777" w:rsidR="00065F25" w:rsidRPr="00065F25" w:rsidRDefault="00065F25">
            <w:pPr>
              <w:spacing w:after="60"/>
              <w:jc w:val="both"/>
              <w:rPr>
                <w:rFonts w:ascii="Arial" w:hAnsi="Arial" w:cs="Arial"/>
                <w:sz w:val="20"/>
                <w:szCs w:val="20"/>
              </w:rPr>
              <w:pPrChange w:id="389" w:author="Giannis mougios" w:date="2025-08-30T14:17:00Z">
                <w:pPr>
                  <w:jc w:val="both"/>
                </w:pPr>
              </w:pPrChange>
            </w:pPr>
            <w:r w:rsidRPr="00065F25">
              <w:rPr>
                <w:rFonts w:ascii="Arial" w:hAnsi="Arial" w:cs="Arial"/>
                <w:sz w:val="20"/>
                <w:szCs w:val="20"/>
              </w:rPr>
              <w:t>36.49%</w:t>
            </w:r>
          </w:p>
        </w:tc>
        <w:tc>
          <w:tcPr>
            <w:tcW w:w="0" w:type="auto"/>
            <w:vAlign w:val="center"/>
            <w:hideMark/>
          </w:tcPr>
          <w:p w14:paraId="7E18F59E" w14:textId="77777777" w:rsidR="00065F25" w:rsidRPr="005D1CE5" w:rsidRDefault="00065F25">
            <w:pPr>
              <w:spacing w:after="60"/>
              <w:jc w:val="both"/>
              <w:rPr>
                <w:rFonts w:ascii="Arial" w:hAnsi="Arial" w:cs="Arial"/>
                <w:b/>
                <w:bCs/>
                <w:sz w:val="20"/>
                <w:szCs w:val="20"/>
                <w:rPrChange w:id="390" w:author="Giannis mougios" w:date="2025-08-30T14:14:00Z">
                  <w:rPr>
                    <w:rFonts w:ascii="Arial" w:hAnsi="Arial" w:cs="Arial"/>
                    <w:sz w:val="20"/>
                    <w:szCs w:val="20"/>
                  </w:rPr>
                </w:rPrChange>
              </w:rPr>
              <w:pPrChange w:id="391" w:author="Giannis mougios" w:date="2025-08-30T14:17:00Z">
                <w:pPr>
                  <w:jc w:val="both"/>
                </w:pPr>
              </w:pPrChange>
            </w:pPr>
            <w:r w:rsidRPr="005D1CE5">
              <w:rPr>
                <w:rFonts w:ascii="Arial" w:hAnsi="Arial" w:cs="Arial"/>
                <w:b/>
                <w:bCs/>
                <w:sz w:val="20"/>
                <w:szCs w:val="20"/>
                <w:rPrChange w:id="392" w:author="Giannis mougios" w:date="2025-08-30T14:14:00Z">
                  <w:rPr>
                    <w:rFonts w:ascii="Arial" w:hAnsi="Arial" w:cs="Arial"/>
                    <w:sz w:val="20"/>
                    <w:szCs w:val="20"/>
                  </w:rPr>
                </w:rPrChange>
              </w:rPr>
              <w:t>24.44%</w:t>
            </w:r>
          </w:p>
        </w:tc>
      </w:tr>
      <w:tr w:rsidR="00065F25" w:rsidRPr="00065F25" w14:paraId="4FBA7A5C" w14:textId="77777777" w:rsidTr="004B74A6">
        <w:trPr>
          <w:tblCellSpacing w:w="15" w:type="dxa"/>
        </w:trPr>
        <w:tc>
          <w:tcPr>
            <w:tcW w:w="0" w:type="auto"/>
            <w:vAlign w:val="center"/>
            <w:hideMark/>
          </w:tcPr>
          <w:p w14:paraId="23955092" w14:textId="77777777" w:rsidR="00065F25" w:rsidRPr="00065F25" w:rsidRDefault="00065F25">
            <w:pPr>
              <w:spacing w:after="60"/>
              <w:jc w:val="both"/>
              <w:rPr>
                <w:rFonts w:ascii="Arial" w:hAnsi="Arial" w:cs="Arial"/>
                <w:sz w:val="20"/>
                <w:szCs w:val="20"/>
              </w:rPr>
              <w:pPrChange w:id="393" w:author="Giannis mougios" w:date="2025-08-30T14:17:00Z">
                <w:pPr>
                  <w:jc w:val="both"/>
                </w:pPr>
              </w:pPrChange>
            </w:pPr>
            <w:r w:rsidRPr="00065F25">
              <w:rPr>
                <w:rFonts w:ascii="Arial" w:hAnsi="Arial" w:cs="Arial"/>
                <w:sz w:val="20"/>
                <w:szCs w:val="20"/>
              </w:rPr>
              <w:t>ROC-AUC</w:t>
            </w:r>
          </w:p>
        </w:tc>
        <w:tc>
          <w:tcPr>
            <w:tcW w:w="0" w:type="auto"/>
            <w:vAlign w:val="center"/>
            <w:hideMark/>
          </w:tcPr>
          <w:p w14:paraId="3240C842" w14:textId="77777777" w:rsidR="00065F25" w:rsidRPr="00065F25" w:rsidRDefault="00065F25">
            <w:pPr>
              <w:spacing w:after="60"/>
              <w:jc w:val="both"/>
              <w:rPr>
                <w:rFonts w:ascii="Arial" w:hAnsi="Arial" w:cs="Arial"/>
                <w:sz w:val="20"/>
                <w:szCs w:val="20"/>
              </w:rPr>
              <w:pPrChange w:id="394" w:author="Giannis mougios" w:date="2025-08-30T14:17:00Z">
                <w:pPr>
                  <w:jc w:val="both"/>
                </w:pPr>
              </w:pPrChange>
            </w:pPr>
            <w:r w:rsidRPr="00065F25">
              <w:rPr>
                <w:rFonts w:ascii="Arial" w:hAnsi="Arial" w:cs="Arial"/>
                <w:sz w:val="20"/>
                <w:szCs w:val="20"/>
              </w:rPr>
              <w:t>0.9384</w:t>
            </w:r>
          </w:p>
        </w:tc>
        <w:tc>
          <w:tcPr>
            <w:tcW w:w="0" w:type="auto"/>
            <w:vAlign w:val="center"/>
            <w:hideMark/>
          </w:tcPr>
          <w:p w14:paraId="7A4F4FEF" w14:textId="77777777" w:rsidR="00065F25" w:rsidRPr="00065F25" w:rsidRDefault="00065F25">
            <w:pPr>
              <w:spacing w:after="60"/>
              <w:jc w:val="both"/>
              <w:rPr>
                <w:rFonts w:ascii="Arial" w:hAnsi="Arial" w:cs="Arial"/>
                <w:sz w:val="20"/>
                <w:szCs w:val="20"/>
              </w:rPr>
              <w:pPrChange w:id="395" w:author="Giannis mougios" w:date="2025-08-30T14:17:00Z">
                <w:pPr>
                  <w:jc w:val="both"/>
                </w:pPr>
              </w:pPrChange>
            </w:pPr>
            <w:r w:rsidRPr="00065F25">
              <w:rPr>
                <w:rFonts w:ascii="Arial" w:hAnsi="Arial" w:cs="Arial"/>
                <w:sz w:val="20"/>
                <w:szCs w:val="20"/>
              </w:rPr>
              <w:t>0.9299</w:t>
            </w:r>
          </w:p>
        </w:tc>
      </w:tr>
      <w:tr w:rsidR="00065F25" w:rsidRPr="00065F25" w14:paraId="1EA50338" w14:textId="77777777" w:rsidTr="004B74A6">
        <w:trPr>
          <w:tblCellSpacing w:w="15" w:type="dxa"/>
        </w:trPr>
        <w:tc>
          <w:tcPr>
            <w:tcW w:w="0" w:type="auto"/>
            <w:vAlign w:val="center"/>
            <w:hideMark/>
          </w:tcPr>
          <w:p w14:paraId="3FF5030C" w14:textId="77777777" w:rsidR="00065F25" w:rsidRPr="00065F25" w:rsidRDefault="00065F25">
            <w:pPr>
              <w:spacing w:after="60"/>
              <w:jc w:val="both"/>
              <w:rPr>
                <w:rFonts w:ascii="Arial" w:hAnsi="Arial" w:cs="Arial"/>
                <w:sz w:val="20"/>
                <w:szCs w:val="20"/>
              </w:rPr>
              <w:pPrChange w:id="396" w:author="Giannis mougios" w:date="2025-08-30T14:17:00Z">
                <w:pPr>
                  <w:jc w:val="both"/>
                </w:pPr>
              </w:pPrChange>
            </w:pPr>
            <w:r w:rsidRPr="00065F25">
              <w:rPr>
                <w:rFonts w:ascii="Arial" w:hAnsi="Arial" w:cs="Arial"/>
                <w:sz w:val="20"/>
                <w:szCs w:val="20"/>
              </w:rPr>
              <w:t>PR-AUC</w:t>
            </w:r>
          </w:p>
        </w:tc>
        <w:tc>
          <w:tcPr>
            <w:tcW w:w="0" w:type="auto"/>
            <w:vAlign w:val="center"/>
            <w:hideMark/>
          </w:tcPr>
          <w:p w14:paraId="3582C537" w14:textId="77777777" w:rsidR="00065F25" w:rsidRPr="00065F25" w:rsidRDefault="00065F25">
            <w:pPr>
              <w:spacing w:after="60"/>
              <w:jc w:val="both"/>
              <w:rPr>
                <w:rFonts w:ascii="Arial" w:hAnsi="Arial" w:cs="Arial"/>
                <w:sz w:val="20"/>
                <w:szCs w:val="20"/>
              </w:rPr>
              <w:pPrChange w:id="397" w:author="Giannis mougios" w:date="2025-08-30T14:17:00Z">
                <w:pPr>
                  <w:jc w:val="both"/>
                </w:pPr>
              </w:pPrChange>
            </w:pPr>
            <w:r w:rsidRPr="00065F25">
              <w:rPr>
                <w:rFonts w:ascii="Arial" w:hAnsi="Arial" w:cs="Arial"/>
                <w:sz w:val="20"/>
                <w:szCs w:val="20"/>
              </w:rPr>
              <w:t>0.5789</w:t>
            </w:r>
          </w:p>
        </w:tc>
        <w:tc>
          <w:tcPr>
            <w:tcW w:w="0" w:type="auto"/>
            <w:vAlign w:val="center"/>
            <w:hideMark/>
          </w:tcPr>
          <w:p w14:paraId="74D4B15C" w14:textId="77777777" w:rsidR="00065F25" w:rsidRPr="00065F25" w:rsidRDefault="00065F25">
            <w:pPr>
              <w:keepNext/>
              <w:spacing w:after="60"/>
              <w:jc w:val="both"/>
              <w:rPr>
                <w:rFonts w:ascii="Arial" w:hAnsi="Arial" w:cs="Arial"/>
                <w:sz w:val="20"/>
                <w:szCs w:val="20"/>
              </w:rPr>
              <w:pPrChange w:id="398" w:author="Giannis mougios" w:date="2025-08-30T14:17:00Z">
                <w:pPr>
                  <w:jc w:val="both"/>
                </w:pPr>
              </w:pPrChange>
            </w:pPr>
            <w:r w:rsidRPr="00065F25">
              <w:rPr>
                <w:rFonts w:ascii="Arial" w:hAnsi="Arial" w:cs="Arial"/>
                <w:sz w:val="20"/>
                <w:szCs w:val="20"/>
              </w:rPr>
              <w:t>0.5487</w:t>
            </w:r>
          </w:p>
        </w:tc>
      </w:tr>
    </w:tbl>
    <w:p w14:paraId="374A4ED1" w14:textId="66BF00E2" w:rsidR="00065F25" w:rsidRPr="005D1CE5" w:rsidRDefault="005D1CE5">
      <w:pPr>
        <w:spacing w:after="120"/>
        <w:jc w:val="both"/>
        <w:rPr>
          <w:rFonts w:ascii="Arial" w:hAnsi="Arial" w:cs="Arial"/>
          <w:b/>
          <w:bCs/>
          <w:sz w:val="18"/>
          <w:szCs w:val="18"/>
          <w:lang w:val="el-GR"/>
          <w:rPrChange w:id="399" w:author="Giannis mougios" w:date="2025-08-30T14:17:00Z">
            <w:rPr>
              <w:rFonts w:ascii="Arial" w:hAnsi="Arial" w:cs="Arial"/>
              <w:sz w:val="20"/>
              <w:szCs w:val="20"/>
            </w:rPr>
          </w:rPrChange>
        </w:rPr>
        <w:pPrChange w:id="400" w:author="Giannis mougios" w:date="2025-08-30T14:18:00Z">
          <w:pPr>
            <w:jc w:val="both"/>
          </w:pPr>
        </w:pPrChange>
      </w:pPr>
      <w:r w:rsidRPr="005D1CE5">
        <w:rPr>
          <w:rFonts w:ascii="Arial" w:hAnsi="Arial" w:cs="Arial"/>
          <w:b/>
          <w:bCs/>
          <w:sz w:val="18"/>
          <w:szCs w:val="18"/>
          <w:lang w:val="el-GR"/>
          <w:rPrChange w:id="401" w:author="Giannis mougios" w:date="2025-08-30T14:17:00Z">
            <w:rPr>
              <w:lang w:val="el-GR"/>
            </w:rPr>
          </w:rPrChange>
        </w:rPr>
        <w:t>Πίνακας 4.4: Μέτρα απόδοσης με συνάρτηση κόστους F</w:t>
      </w:r>
      <w:r w:rsidRPr="005D1CE5">
        <w:rPr>
          <w:rFonts w:ascii="Arial" w:hAnsi="Arial" w:cs="Arial"/>
          <w:b/>
          <w:bCs/>
          <w:sz w:val="18"/>
          <w:szCs w:val="18"/>
          <w:rPrChange w:id="402" w:author="Giannis mougios" w:date="2025-08-30T14:17:00Z">
            <w:rPr/>
          </w:rPrChange>
        </w:rPr>
        <w:t>ocalLoss</w:t>
      </w:r>
      <w:del w:id="403" w:author="Giannis mougios" w:date="2025-08-30T14:15:00Z">
        <w:r w:rsidR="00065F25" w:rsidRPr="005D1CE5" w:rsidDel="005D1CE5">
          <w:rPr>
            <w:rFonts w:ascii="Arial" w:hAnsi="Arial" w:cs="Arial"/>
            <w:b/>
            <w:bCs/>
            <w:sz w:val="18"/>
            <w:szCs w:val="18"/>
            <w:lang w:val="el-GR"/>
            <w:rPrChange w:id="404" w:author="Giannis mougios" w:date="2025-08-30T14:17:00Z">
              <w:rPr>
                <w:rFonts w:ascii="Arial" w:hAnsi="Arial" w:cs="Arial"/>
                <w:sz w:val="20"/>
                <w:szCs w:val="20"/>
                <w:lang w:val="el-GR"/>
              </w:rPr>
            </w:rPrChange>
          </w:rPr>
          <w:delText>πίνακας 2</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0775D5DF" w14:textId="77777777" w:rsidTr="004B74A6">
        <w:trPr>
          <w:tblHeader/>
          <w:tblCellSpacing w:w="15" w:type="dxa"/>
        </w:trPr>
        <w:tc>
          <w:tcPr>
            <w:tcW w:w="0" w:type="auto"/>
            <w:vAlign w:val="center"/>
            <w:hideMark/>
          </w:tcPr>
          <w:p w14:paraId="38BE8836"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lang w:val="el-GR"/>
              </w:rPr>
              <w:t>Δείκτης Απόδοσης</w:t>
            </w:r>
          </w:p>
        </w:tc>
        <w:tc>
          <w:tcPr>
            <w:tcW w:w="0" w:type="auto"/>
            <w:vAlign w:val="center"/>
            <w:hideMark/>
          </w:tcPr>
          <w:p w14:paraId="007C42C2"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3A19B65D"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417C54E5" w14:textId="77777777" w:rsidTr="004B74A6">
        <w:trPr>
          <w:tblCellSpacing w:w="15" w:type="dxa"/>
        </w:trPr>
        <w:tc>
          <w:tcPr>
            <w:tcW w:w="0" w:type="auto"/>
            <w:vAlign w:val="center"/>
            <w:hideMark/>
          </w:tcPr>
          <w:p w14:paraId="4E9A80E9"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8504DA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0.3376</w:t>
            </w:r>
          </w:p>
        </w:tc>
        <w:tc>
          <w:tcPr>
            <w:tcW w:w="0" w:type="auto"/>
            <w:vAlign w:val="center"/>
            <w:hideMark/>
          </w:tcPr>
          <w:p w14:paraId="5BBECAF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3277</w:t>
            </w:r>
          </w:p>
        </w:tc>
      </w:tr>
      <w:tr w:rsidR="00065F25" w:rsidRPr="00065F25" w14:paraId="4F9E0B33" w14:textId="77777777" w:rsidTr="004B74A6">
        <w:trPr>
          <w:tblCellSpacing w:w="15" w:type="dxa"/>
        </w:trPr>
        <w:tc>
          <w:tcPr>
            <w:tcW w:w="0" w:type="auto"/>
            <w:vAlign w:val="center"/>
            <w:hideMark/>
          </w:tcPr>
          <w:p w14:paraId="59D1AAC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5B90BEF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36</w:t>
            </w:r>
            <w:r w:rsidRPr="00065F25">
              <w:rPr>
                <w:rFonts w:ascii="Arial" w:hAnsi="Arial" w:cs="Arial"/>
                <w:sz w:val="20"/>
                <w:szCs w:val="20"/>
              </w:rPr>
              <w:t>.</w:t>
            </w:r>
            <w:r w:rsidRPr="00065F25">
              <w:rPr>
                <w:rFonts w:ascii="Arial" w:hAnsi="Arial" w:cs="Arial"/>
                <w:sz w:val="20"/>
                <w:szCs w:val="20"/>
                <w:lang w:val="el-GR"/>
              </w:rPr>
              <w:t>06</w:t>
            </w:r>
            <w:r w:rsidRPr="00065F25">
              <w:rPr>
                <w:rFonts w:ascii="Arial" w:hAnsi="Arial" w:cs="Arial"/>
                <w:sz w:val="20"/>
                <w:szCs w:val="20"/>
              </w:rPr>
              <w:t>%</w:t>
            </w:r>
          </w:p>
        </w:tc>
        <w:tc>
          <w:tcPr>
            <w:tcW w:w="0" w:type="auto"/>
            <w:vAlign w:val="center"/>
            <w:hideMark/>
          </w:tcPr>
          <w:p w14:paraId="5AFA4E6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45.21</w:t>
            </w:r>
            <w:r w:rsidRPr="00065F25">
              <w:rPr>
                <w:rFonts w:ascii="Arial" w:hAnsi="Arial" w:cs="Arial"/>
                <w:sz w:val="20"/>
                <w:szCs w:val="20"/>
              </w:rPr>
              <w:t>%</w:t>
            </w:r>
          </w:p>
        </w:tc>
      </w:tr>
      <w:tr w:rsidR="00065F25" w:rsidRPr="00065F25" w14:paraId="02AC6052" w14:textId="77777777" w:rsidTr="004B74A6">
        <w:trPr>
          <w:tblCellSpacing w:w="15" w:type="dxa"/>
        </w:trPr>
        <w:tc>
          <w:tcPr>
            <w:tcW w:w="0" w:type="auto"/>
            <w:vAlign w:val="center"/>
            <w:hideMark/>
          </w:tcPr>
          <w:p w14:paraId="7D20783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61AFF9BE"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69.21</w:t>
            </w:r>
            <w:r w:rsidRPr="00065F25">
              <w:rPr>
                <w:rFonts w:ascii="Arial" w:hAnsi="Arial" w:cs="Arial"/>
                <w:sz w:val="20"/>
                <w:szCs w:val="20"/>
              </w:rPr>
              <w:t>%</w:t>
            </w:r>
          </w:p>
        </w:tc>
        <w:tc>
          <w:tcPr>
            <w:tcW w:w="0" w:type="auto"/>
            <w:vAlign w:val="center"/>
            <w:hideMark/>
          </w:tcPr>
          <w:p w14:paraId="370CD74C" w14:textId="77777777" w:rsidR="00065F25" w:rsidRPr="005D1CE5" w:rsidRDefault="00065F25" w:rsidP="0097324E">
            <w:pPr>
              <w:jc w:val="both"/>
              <w:rPr>
                <w:rFonts w:ascii="Arial" w:hAnsi="Arial" w:cs="Arial"/>
                <w:b/>
                <w:bCs/>
                <w:sz w:val="20"/>
                <w:szCs w:val="20"/>
                <w:rPrChange w:id="405" w:author="Giannis mougios" w:date="2025-08-30T14:14:00Z">
                  <w:rPr>
                    <w:rFonts w:ascii="Arial" w:hAnsi="Arial" w:cs="Arial"/>
                    <w:sz w:val="20"/>
                    <w:szCs w:val="20"/>
                  </w:rPr>
                </w:rPrChange>
              </w:rPr>
            </w:pPr>
            <w:r w:rsidRPr="005D1CE5">
              <w:rPr>
                <w:rFonts w:ascii="Arial" w:hAnsi="Arial" w:cs="Arial"/>
                <w:b/>
                <w:bCs/>
                <w:sz w:val="20"/>
                <w:szCs w:val="20"/>
                <w:lang w:val="el-GR"/>
                <w:rPrChange w:id="406" w:author="Giannis mougios" w:date="2025-08-30T14:14:00Z">
                  <w:rPr>
                    <w:rFonts w:ascii="Arial" w:hAnsi="Arial" w:cs="Arial"/>
                    <w:sz w:val="20"/>
                    <w:szCs w:val="20"/>
                    <w:lang w:val="el-GR"/>
                  </w:rPr>
                </w:rPrChange>
              </w:rPr>
              <w:t>62.26</w:t>
            </w:r>
            <w:r w:rsidRPr="005D1CE5">
              <w:rPr>
                <w:rFonts w:ascii="Arial" w:hAnsi="Arial" w:cs="Arial"/>
                <w:b/>
                <w:bCs/>
                <w:sz w:val="20"/>
                <w:szCs w:val="20"/>
                <w:rPrChange w:id="407" w:author="Giannis mougios" w:date="2025-08-30T14:14:00Z">
                  <w:rPr>
                    <w:rFonts w:ascii="Arial" w:hAnsi="Arial" w:cs="Arial"/>
                    <w:sz w:val="20"/>
                    <w:szCs w:val="20"/>
                  </w:rPr>
                </w:rPrChange>
              </w:rPr>
              <w:t>%</w:t>
            </w:r>
          </w:p>
        </w:tc>
      </w:tr>
      <w:tr w:rsidR="00065F25" w:rsidRPr="00065F25" w14:paraId="71E997A0" w14:textId="77777777" w:rsidTr="004B74A6">
        <w:trPr>
          <w:tblCellSpacing w:w="15" w:type="dxa"/>
        </w:trPr>
        <w:tc>
          <w:tcPr>
            <w:tcW w:w="0" w:type="auto"/>
            <w:vAlign w:val="center"/>
            <w:hideMark/>
          </w:tcPr>
          <w:p w14:paraId="29F7D7DF"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ROC-AUC</w:t>
            </w:r>
          </w:p>
        </w:tc>
        <w:tc>
          <w:tcPr>
            <w:tcW w:w="0" w:type="auto"/>
            <w:vAlign w:val="center"/>
            <w:hideMark/>
          </w:tcPr>
          <w:p w14:paraId="242154B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249</w:t>
            </w:r>
          </w:p>
        </w:tc>
        <w:tc>
          <w:tcPr>
            <w:tcW w:w="0" w:type="auto"/>
            <w:vAlign w:val="center"/>
            <w:hideMark/>
          </w:tcPr>
          <w:p w14:paraId="2DBACA24"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330</w:t>
            </w:r>
          </w:p>
        </w:tc>
      </w:tr>
      <w:tr w:rsidR="00065F25" w:rsidRPr="00065F25" w14:paraId="6153BDBA" w14:textId="77777777" w:rsidTr="004B74A6">
        <w:trPr>
          <w:tblCellSpacing w:w="15" w:type="dxa"/>
        </w:trPr>
        <w:tc>
          <w:tcPr>
            <w:tcW w:w="0" w:type="auto"/>
            <w:vAlign w:val="center"/>
            <w:hideMark/>
          </w:tcPr>
          <w:p w14:paraId="296AB91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PR-AUC</w:t>
            </w:r>
          </w:p>
        </w:tc>
        <w:tc>
          <w:tcPr>
            <w:tcW w:w="0" w:type="auto"/>
            <w:vAlign w:val="center"/>
            <w:hideMark/>
          </w:tcPr>
          <w:p w14:paraId="7E4B1A17"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4911</w:t>
            </w:r>
          </w:p>
        </w:tc>
        <w:tc>
          <w:tcPr>
            <w:tcW w:w="0" w:type="auto"/>
            <w:vAlign w:val="center"/>
            <w:hideMark/>
          </w:tcPr>
          <w:p w14:paraId="2234DECA" w14:textId="77777777" w:rsidR="00065F25" w:rsidRPr="00065F25" w:rsidRDefault="00065F25">
            <w:pPr>
              <w:keepNext/>
              <w:jc w:val="both"/>
              <w:rPr>
                <w:rFonts w:ascii="Arial" w:hAnsi="Arial" w:cs="Arial"/>
                <w:sz w:val="20"/>
                <w:szCs w:val="20"/>
                <w:lang w:val="el-GR"/>
              </w:rPr>
              <w:pPrChange w:id="408" w:author="Giannis mougios" w:date="2025-08-30T14:19:00Z">
                <w:pPr>
                  <w:jc w:val="both"/>
                </w:pPr>
              </w:pPrChange>
            </w:pPr>
            <w:r w:rsidRPr="00065F25">
              <w:rPr>
                <w:rFonts w:ascii="Arial" w:hAnsi="Arial" w:cs="Arial"/>
                <w:sz w:val="20"/>
                <w:szCs w:val="20"/>
              </w:rPr>
              <w:t>0.5</w:t>
            </w:r>
            <w:r w:rsidRPr="00065F25">
              <w:rPr>
                <w:rFonts w:ascii="Arial" w:hAnsi="Arial" w:cs="Arial"/>
                <w:sz w:val="20"/>
                <w:szCs w:val="20"/>
                <w:lang w:val="el-GR"/>
              </w:rPr>
              <w:t>507</w:t>
            </w:r>
          </w:p>
        </w:tc>
      </w:tr>
    </w:tbl>
    <w:p w14:paraId="55AC8DAB" w14:textId="3B0ED234" w:rsidR="004D1B67" w:rsidRPr="0048718C" w:rsidRDefault="0048718C">
      <w:pPr>
        <w:pStyle w:val="Caption"/>
        <w:spacing w:after="120"/>
        <w:rPr>
          <w:ins w:id="409" w:author="Gregory Koronakos" w:date="2025-08-28T20:56:00Z"/>
          <w:rFonts w:ascii="Arial" w:hAnsi="Arial" w:cs="Arial"/>
          <w:b/>
          <w:bCs/>
          <w:sz w:val="20"/>
          <w:szCs w:val="20"/>
          <w:lang w:val="el-GR"/>
          <w:rPrChange w:id="410" w:author="Giannis mougios" w:date="2025-08-30T14:19:00Z">
            <w:rPr>
              <w:ins w:id="411" w:author="Gregory Koronakos" w:date="2025-08-28T20:56:00Z"/>
              <w:rFonts w:ascii="Arial" w:hAnsi="Arial" w:cs="Arial"/>
              <w:sz w:val="20"/>
              <w:szCs w:val="20"/>
              <w:lang w:val="el-GR"/>
            </w:rPr>
          </w:rPrChange>
        </w:rPr>
        <w:pPrChange w:id="412" w:author="Giannis mougios" w:date="2025-08-30T14:20:00Z">
          <w:pPr>
            <w:spacing w:after="60"/>
            <w:jc w:val="both"/>
          </w:pPr>
        </w:pPrChange>
      </w:pPr>
      <w:ins w:id="413" w:author="Giannis mougios" w:date="2025-08-30T14:19:00Z">
        <w:r w:rsidRPr="0048718C">
          <w:rPr>
            <w:rFonts w:ascii="Arial" w:hAnsi="Arial" w:cs="Arial"/>
            <w:b/>
            <w:bCs/>
            <w:i w:val="0"/>
            <w:iCs w:val="0"/>
            <w:color w:val="auto"/>
            <w:lang w:val="el-GR"/>
            <w:rPrChange w:id="414" w:author="Giannis mougios" w:date="2025-08-30T14:19:00Z">
              <w:rPr/>
            </w:rPrChange>
          </w:rPr>
          <w:t>Πίνακας 4.5:</w:t>
        </w:r>
        <w:r w:rsidRPr="0048718C">
          <w:rPr>
            <w:rFonts w:ascii="Arial" w:hAnsi="Arial" w:cs="Arial"/>
            <w:b/>
            <w:bCs/>
            <w:i w:val="0"/>
            <w:iCs w:val="0"/>
            <w:color w:val="auto"/>
            <w:lang w:val="el-GR"/>
            <w:rPrChange w:id="415" w:author="Giannis mougios" w:date="2025-08-30T14:19:00Z">
              <w:rPr>
                <w:lang w:val="el-GR"/>
              </w:rPr>
            </w:rPrChange>
          </w:rPr>
          <w:t xml:space="preserve"> Μέτρα απόδοσης με συνάρτηση κόστους </w:t>
        </w:r>
        <w:r w:rsidRPr="0048718C">
          <w:rPr>
            <w:rFonts w:ascii="Arial" w:hAnsi="Arial" w:cs="Arial"/>
            <w:b/>
            <w:bCs/>
            <w:i w:val="0"/>
            <w:iCs w:val="0"/>
            <w:color w:val="auto"/>
            <w:rPrChange w:id="416" w:author="Giannis mougios" w:date="2025-08-30T14:19:00Z">
              <w:rPr/>
            </w:rPrChange>
          </w:rPr>
          <w:t>BCEWithLogitsLoss</w:t>
        </w:r>
      </w:ins>
    </w:p>
    <w:p w14:paraId="64A27A4F" w14:textId="561E7E57" w:rsidR="005C07DF" w:rsidRDefault="00065F25" w:rsidP="0097324E">
      <w:pPr>
        <w:spacing w:after="60"/>
        <w:jc w:val="both"/>
        <w:rPr>
          <w:rFonts w:ascii="Arial" w:hAnsi="Arial" w:cs="Arial"/>
          <w:sz w:val="20"/>
          <w:szCs w:val="20"/>
          <w:lang w:val="el-GR"/>
        </w:rPr>
      </w:pPr>
      <w:r w:rsidRPr="00065F25">
        <w:rPr>
          <w:rFonts w:ascii="Arial" w:hAnsi="Arial" w:cs="Arial"/>
          <w:sz w:val="20"/>
          <w:szCs w:val="20"/>
          <w:lang w:val="el-GR"/>
        </w:rPr>
        <w:t>Υπό το πρίσμα των παραπάνω, όπου η</w:t>
      </w:r>
      <w:r w:rsidRPr="00065F25">
        <w:rPr>
          <w:rFonts w:ascii="Arial" w:hAnsi="Arial" w:cs="Arial"/>
          <w:sz w:val="20"/>
          <w:szCs w:val="20"/>
        </w:rPr>
        <w:t> </w:t>
      </w:r>
      <w:r w:rsidRPr="005D1CE5">
        <w:rPr>
          <w:rFonts w:ascii="Arial" w:hAnsi="Arial" w:cs="Arial"/>
          <w:b/>
          <w:bCs/>
          <w:sz w:val="20"/>
          <w:szCs w:val="20"/>
          <w:lang w:val="el-GR"/>
          <w:rPrChange w:id="417" w:author="Giannis mougios" w:date="2025-08-30T14:13:00Z">
            <w:rPr>
              <w:rFonts w:ascii="Arial" w:hAnsi="Arial" w:cs="Arial"/>
              <w:sz w:val="20"/>
              <w:szCs w:val="20"/>
              <w:lang w:val="el-GR"/>
            </w:rPr>
          </w:rPrChange>
        </w:rPr>
        <w:t>ανάκληση</w:t>
      </w:r>
      <w:r w:rsidRPr="005D1CE5">
        <w:rPr>
          <w:rFonts w:ascii="Arial" w:hAnsi="Arial" w:cs="Arial"/>
          <w:b/>
          <w:bCs/>
          <w:sz w:val="20"/>
          <w:szCs w:val="20"/>
          <w:rPrChange w:id="418" w:author="Giannis mougios" w:date="2025-08-30T14:13:00Z">
            <w:rPr>
              <w:rFonts w:ascii="Arial" w:hAnsi="Arial" w:cs="Arial"/>
              <w:sz w:val="20"/>
              <w:szCs w:val="20"/>
            </w:rPr>
          </w:rPrChange>
        </w:rPr>
        <w:t> </w:t>
      </w:r>
      <w:r w:rsidRPr="00065F25">
        <w:rPr>
          <w:rFonts w:ascii="Arial" w:hAnsi="Arial" w:cs="Arial"/>
          <w:sz w:val="20"/>
          <w:szCs w:val="20"/>
          <w:lang w:val="el-GR"/>
        </w:rPr>
        <w:t>και η</w:t>
      </w:r>
      <w:r w:rsidRPr="00065F25">
        <w:rPr>
          <w:rFonts w:ascii="Arial" w:hAnsi="Arial" w:cs="Arial"/>
          <w:sz w:val="20"/>
          <w:szCs w:val="20"/>
        </w:rPr>
        <w:t> </w:t>
      </w:r>
      <w:r w:rsidRPr="005D1CE5">
        <w:rPr>
          <w:rFonts w:ascii="Arial" w:hAnsi="Arial" w:cs="Arial"/>
          <w:b/>
          <w:bCs/>
          <w:sz w:val="20"/>
          <w:szCs w:val="20"/>
          <w:rPrChange w:id="419" w:author="Giannis mougios" w:date="2025-08-30T14:14:00Z">
            <w:rPr>
              <w:rFonts w:ascii="Arial" w:hAnsi="Arial" w:cs="Arial"/>
              <w:sz w:val="20"/>
              <w:szCs w:val="20"/>
            </w:rPr>
          </w:rPrChange>
        </w:rPr>
        <w:t>PR</w:t>
      </w:r>
      <w:r w:rsidRPr="005D1CE5">
        <w:rPr>
          <w:rFonts w:ascii="Arial" w:hAnsi="Arial" w:cs="Arial"/>
          <w:b/>
          <w:bCs/>
          <w:sz w:val="20"/>
          <w:szCs w:val="20"/>
          <w:lang w:val="el-GR"/>
          <w:rPrChange w:id="420" w:author="Giannis mougios" w:date="2025-08-30T14:14:00Z">
            <w:rPr>
              <w:rFonts w:ascii="Arial" w:hAnsi="Arial" w:cs="Arial"/>
              <w:sz w:val="20"/>
              <w:szCs w:val="20"/>
              <w:lang w:val="el-GR"/>
            </w:rPr>
          </w:rPrChange>
        </w:rPr>
        <w:t>-</w:t>
      </w:r>
      <w:r w:rsidRPr="005D1CE5">
        <w:rPr>
          <w:rFonts w:ascii="Arial" w:hAnsi="Arial" w:cs="Arial"/>
          <w:b/>
          <w:bCs/>
          <w:sz w:val="20"/>
          <w:szCs w:val="20"/>
          <w:rPrChange w:id="421" w:author="Giannis mougios" w:date="2025-08-30T14:14:00Z">
            <w:rPr>
              <w:rFonts w:ascii="Arial" w:hAnsi="Arial" w:cs="Arial"/>
              <w:sz w:val="20"/>
              <w:szCs w:val="20"/>
            </w:rPr>
          </w:rPrChange>
        </w:rPr>
        <w:t>AUC</w:t>
      </w:r>
      <w:r w:rsidRPr="00065F25">
        <w:rPr>
          <w:rFonts w:ascii="Arial" w:hAnsi="Arial" w:cs="Arial"/>
          <w:sz w:val="20"/>
          <w:szCs w:val="20"/>
        </w:rPr>
        <w:t> </w:t>
      </w:r>
      <w:r w:rsidRPr="00065F25">
        <w:rPr>
          <w:rFonts w:ascii="Arial" w:hAnsi="Arial" w:cs="Arial"/>
          <w:sz w:val="20"/>
          <w:szCs w:val="20"/>
          <w:lang w:val="el-GR"/>
        </w:rPr>
        <w:t xml:space="preserve">έχουν καθοριστική σημασία για το πρόβλημα του </w:t>
      </w:r>
      <w:r w:rsidRPr="00065F25">
        <w:rPr>
          <w:rFonts w:ascii="Arial" w:hAnsi="Arial" w:cs="Arial"/>
          <w:sz w:val="20"/>
          <w:szCs w:val="20"/>
        </w:rPr>
        <w:t>TSP</w:t>
      </w:r>
      <w:r w:rsidRPr="00065F25">
        <w:rPr>
          <w:rFonts w:ascii="Arial" w:hAnsi="Arial" w:cs="Arial"/>
          <w:sz w:val="20"/>
          <w:szCs w:val="20"/>
          <w:lang w:val="el-GR"/>
        </w:rPr>
        <w:t>, επιλέχθηκε τελικά η συνάρτηση κόστους</w:t>
      </w:r>
      <w:r w:rsidRPr="00065F25">
        <w:rPr>
          <w:rFonts w:ascii="Arial" w:hAnsi="Arial" w:cs="Arial"/>
          <w:sz w:val="20"/>
          <w:szCs w:val="20"/>
        </w:rPr>
        <w:t> </w:t>
      </w:r>
      <w:r w:rsidRPr="00062C71">
        <w:rPr>
          <w:rFonts w:ascii="Arial" w:hAnsi="Arial" w:cs="Arial"/>
          <w:sz w:val="20"/>
          <w:szCs w:val="20"/>
        </w:rPr>
        <w:t>BCEWithLogitsLoss</w:t>
      </w:r>
      <w:r w:rsidRPr="00062C71">
        <w:rPr>
          <w:rFonts w:ascii="Arial" w:hAnsi="Arial" w:cs="Arial"/>
          <w:sz w:val="20"/>
          <w:szCs w:val="20"/>
          <w:lang w:val="el-GR"/>
        </w:rPr>
        <w:t>.</w:t>
      </w:r>
      <w:r w:rsidRPr="00065F25">
        <w:rPr>
          <w:rFonts w:ascii="Arial" w:hAnsi="Arial" w:cs="Arial"/>
          <w:sz w:val="20"/>
          <w:szCs w:val="20"/>
          <w:lang w:val="el-GR"/>
        </w:rPr>
        <w:t xml:space="preserve"> </w:t>
      </w:r>
      <w:ins w:id="422" w:author="Giannis mougios" w:date="2025-08-29T23:12:00Z">
        <w:r w:rsidR="00023C17" w:rsidRPr="00023C17">
          <w:rPr>
            <w:rFonts w:ascii="Arial" w:hAnsi="Arial" w:cs="Arial"/>
            <w:sz w:val="20"/>
            <w:szCs w:val="20"/>
            <w:lang w:val="el-GR"/>
          </w:rPr>
          <w:t xml:space="preserve">Αξίζει να σημειωθεί ότι αλλαγές σε άλλες υπερπαραμέτρους — όπως ο ρυθμός μάθησης, ο βελτιστοποιητής ή το μέγεθος παρτίδας — δεν παρουσίασαν σημαντική διαφοροποίηση στα αποτελέσματα. Τέλος, λαμβάνοντας υπόψη την περιορισμένη δυνατότητα πειραματισμού τόσο με την αρχιτεκτονική του μοντέλου όσο και με τις παραμέτρους εκπαίδευσης, τα αποτελέσματα κρίνονται ενθαρρυντικά και δικαιολογούν τη συνέχιση της παρούσας προσέγγισης για την επίλυση του </w:t>
        </w:r>
        <w:r w:rsidR="00023C17" w:rsidRPr="00023C17">
          <w:rPr>
            <w:rFonts w:ascii="Arial" w:hAnsi="Arial" w:cs="Arial"/>
            <w:sz w:val="20"/>
            <w:szCs w:val="20"/>
          </w:rPr>
          <w:t>TSP</w:t>
        </w:r>
        <w:r w:rsidR="00023C17" w:rsidRPr="00023C17">
          <w:rPr>
            <w:rFonts w:ascii="Arial" w:hAnsi="Arial" w:cs="Arial"/>
            <w:sz w:val="20"/>
            <w:szCs w:val="20"/>
            <w:lang w:val="el-GR"/>
          </w:rPr>
          <w:t>.</w:t>
        </w:r>
      </w:ins>
      <w:del w:id="423" w:author="Giannis mougios" w:date="2025-08-29T23:12:00Z">
        <w:r w:rsidRPr="00065F25" w:rsidDel="00023C17">
          <w:rPr>
            <w:rFonts w:ascii="Arial" w:hAnsi="Arial" w:cs="Arial"/>
            <w:sz w:val="20"/>
            <w:szCs w:val="20"/>
            <w:lang w:val="el-GR"/>
          </w:rPr>
          <w:delText>Αξίζει να σημειωθεί ότι αλλαγές σε άλλες υπερπαραμέτρους</w:delText>
        </w:r>
        <w:r w:rsidR="00D0299F" w:rsidDel="00023C17">
          <w:rPr>
            <w:rFonts w:ascii="Arial" w:hAnsi="Arial" w:cs="Arial"/>
            <w:sz w:val="20"/>
            <w:szCs w:val="20"/>
            <w:lang w:val="el-GR"/>
          </w:rPr>
          <w:delText>.</w:delText>
        </w:r>
      </w:del>
    </w:p>
    <w:p w14:paraId="483B1E90" w14:textId="77777777" w:rsidR="00D0299F" w:rsidRPr="00D0299F" w:rsidRDefault="00D0299F" w:rsidP="0097324E">
      <w:pPr>
        <w:spacing w:before="360" w:after="120"/>
        <w:jc w:val="both"/>
        <w:rPr>
          <w:rFonts w:ascii="Arial Black" w:hAnsi="Arial Black" w:cs="Arial"/>
          <w:sz w:val="22"/>
          <w:szCs w:val="22"/>
          <w:lang w:val="el-GR"/>
        </w:rPr>
      </w:pPr>
      <w:r w:rsidRPr="00D0299F">
        <w:rPr>
          <w:rFonts w:ascii="Arial Black" w:hAnsi="Arial Black" w:cs="Arial"/>
          <w:sz w:val="22"/>
          <w:szCs w:val="22"/>
          <w:lang w:val="el-GR"/>
        </w:rPr>
        <w:t>4.4 Αξιολόγηση απόδοσης στο σύνολο ελέγχου</w:t>
      </w:r>
    </w:p>
    <w:p w14:paraId="1F104970"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lastRenderedPageBreak/>
        <w:t>Μετά την ολοκλήρωση της διαδικασίας εκπαίδευσης, το μοντέλο αξιολογήθηκε σε ένα ανεξάρτητο σύνολο ελέγχου (</w:t>
      </w:r>
      <w:r w:rsidRPr="00D0299F">
        <w:rPr>
          <w:rFonts w:ascii="Arial" w:hAnsi="Arial" w:cs="Arial"/>
          <w:i/>
          <w:iCs/>
          <w:sz w:val="20"/>
          <w:szCs w:val="20"/>
        </w:rPr>
        <w:t>test</w:t>
      </w:r>
      <w:r w:rsidRPr="00D0299F">
        <w:rPr>
          <w:rFonts w:ascii="Arial" w:hAnsi="Arial" w:cs="Arial"/>
          <w:i/>
          <w:iCs/>
          <w:sz w:val="20"/>
          <w:szCs w:val="20"/>
          <w:lang w:val="el-GR"/>
        </w:rPr>
        <w:t xml:space="preserve"> </w:t>
      </w:r>
      <w:r w:rsidRPr="00D0299F">
        <w:rPr>
          <w:rFonts w:ascii="Arial" w:hAnsi="Arial" w:cs="Arial"/>
          <w:i/>
          <w:iCs/>
          <w:sz w:val="20"/>
          <w:szCs w:val="20"/>
        </w:rPr>
        <w:t>set</w:t>
      </w:r>
      <w:r w:rsidRPr="00D0299F">
        <w:rPr>
          <w:rFonts w:ascii="Arial" w:hAnsi="Arial" w:cs="Arial"/>
          <w:sz w:val="20"/>
          <w:szCs w:val="20"/>
          <w:lang w:val="el-GR"/>
        </w:rPr>
        <w:t xml:space="preserve">), το οποίο περιλαμβάνει προβλήματα του </w:t>
      </w:r>
      <w:r w:rsidRPr="00D0299F">
        <w:rPr>
          <w:rFonts w:ascii="Arial" w:hAnsi="Arial" w:cs="Arial"/>
          <w:sz w:val="20"/>
          <w:szCs w:val="20"/>
        </w:rPr>
        <w:t>TSP</w:t>
      </w:r>
      <w:r w:rsidRPr="00D0299F">
        <w:rPr>
          <w:rFonts w:ascii="Arial" w:hAnsi="Arial" w:cs="Arial"/>
          <w:sz w:val="20"/>
          <w:szCs w:val="20"/>
          <w:lang w:val="el-GR"/>
        </w:rPr>
        <w:t xml:space="preserve"> με διαφορετικό αριθμό κορυφών. Η απόδοση μετρήθηκε ως προς τη</w:t>
      </w:r>
      <w:r w:rsidRPr="00D0299F">
        <w:rPr>
          <w:rFonts w:ascii="Arial" w:hAnsi="Arial" w:cs="Arial"/>
          <w:sz w:val="20"/>
          <w:szCs w:val="20"/>
        </w:rPr>
        <w:t> </w:t>
      </w:r>
      <w:r w:rsidRPr="00D0299F">
        <w:rPr>
          <w:rFonts w:ascii="Arial" w:hAnsi="Arial" w:cs="Arial"/>
          <w:sz w:val="20"/>
          <w:szCs w:val="20"/>
          <w:lang w:val="el-GR"/>
        </w:rPr>
        <w:t>σχετική απόκλιση</w:t>
      </w:r>
      <w:r w:rsidRPr="00D0299F">
        <w:rPr>
          <w:rFonts w:ascii="Arial" w:hAnsi="Arial" w:cs="Arial"/>
          <w:sz w:val="20"/>
          <w:szCs w:val="20"/>
        </w:rPr>
        <w:t> </w:t>
      </w:r>
      <w:r w:rsidRPr="00D0299F">
        <w:rPr>
          <w:rFonts w:ascii="Arial" w:hAnsi="Arial" w:cs="Arial"/>
          <w:sz w:val="20"/>
          <w:szCs w:val="20"/>
          <w:lang w:val="el-GR"/>
        </w:rPr>
        <w:t>(</w:t>
      </w:r>
      <w:r w:rsidRPr="00D0299F">
        <w:rPr>
          <w:rFonts w:ascii="Arial" w:hAnsi="Arial" w:cs="Arial"/>
          <w:i/>
          <w:iCs/>
          <w:sz w:val="20"/>
          <w:szCs w:val="20"/>
        </w:rPr>
        <w:t>relative</w:t>
      </w:r>
      <w:r w:rsidRPr="00D0299F">
        <w:rPr>
          <w:rFonts w:ascii="Arial" w:hAnsi="Arial" w:cs="Arial"/>
          <w:i/>
          <w:iCs/>
          <w:sz w:val="20"/>
          <w:szCs w:val="20"/>
          <w:lang w:val="el-GR"/>
        </w:rPr>
        <w:t xml:space="preserve"> </w:t>
      </w:r>
      <w:r w:rsidRPr="00D0299F">
        <w:rPr>
          <w:rFonts w:ascii="Arial" w:hAnsi="Arial" w:cs="Arial"/>
          <w:i/>
          <w:iCs/>
          <w:sz w:val="20"/>
          <w:szCs w:val="20"/>
        </w:rPr>
        <w:t>deviation</w:t>
      </w:r>
      <w:r w:rsidRPr="00D0299F">
        <w:rPr>
          <w:rFonts w:ascii="Arial" w:hAnsi="Arial" w:cs="Arial"/>
          <w:sz w:val="20"/>
          <w:szCs w:val="20"/>
          <w:lang w:val="el-GR"/>
        </w:rPr>
        <w:t>), η οποία ορίζεται ως το ποσοστό διαφοράς μεταξύ της προβλεπόμενης διαδρομής (προερχόμενης από τον συνδυασμό του νευρωνικού μοντέλου και του αλγορίθμου</w:t>
      </w:r>
      <w:r w:rsidRPr="00D0299F">
        <w:rPr>
          <w:rFonts w:ascii="Arial" w:hAnsi="Arial" w:cs="Arial"/>
          <w:sz w:val="20"/>
          <w:szCs w:val="20"/>
        </w:rPr>
        <w:t> </w:t>
      </w:r>
      <w:r w:rsidRPr="00D0299F">
        <w:rPr>
          <w:rFonts w:ascii="Arial" w:hAnsi="Arial" w:cs="Arial"/>
          <w:i/>
          <w:iCs/>
          <w:sz w:val="20"/>
          <w:szCs w:val="20"/>
        </w:rPr>
        <w:t>beam</w:t>
      </w:r>
      <w:r w:rsidRPr="00D0299F">
        <w:rPr>
          <w:rFonts w:ascii="Arial" w:hAnsi="Arial" w:cs="Arial"/>
          <w:i/>
          <w:iCs/>
          <w:sz w:val="20"/>
          <w:szCs w:val="20"/>
          <w:lang w:val="el-GR"/>
        </w:rPr>
        <w:t xml:space="preserve"> </w:t>
      </w:r>
      <w:r w:rsidRPr="00D0299F">
        <w:rPr>
          <w:rFonts w:ascii="Arial" w:hAnsi="Arial" w:cs="Arial"/>
          <w:i/>
          <w:iCs/>
          <w:sz w:val="20"/>
          <w:szCs w:val="20"/>
        </w:rPr>
        <w:t>search</w:t>
      </w:r>
      <w:r w:rsidRPr="00D0299F">
        <w:rPr>
          <w:rFonts w:ascii="Arial" w:hAnsi="Arial" w:cs="Arial"/>
          <w:sz w:val="20"/>
          <w:szCs w:val="20"/>
          <w:lang w:val="el-GR"/>
        </w:rPr>
        <w:t>) και της πραγματικά βέλτιστης λύσης που υπολογίστηκε μέσω ακέραιου γραμμικού προγραμματισμού. Χαμηλότερες τιμές σχετικής απόκλισης υποδηλώνουν πιο ακριβείς προβλέψεις.</w:t>
      </w:r>
    </w:p>
    <w:p w14:paraId="4EDE2055"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t>Η</w:t>
      </w:r>
      <w:r w:rsidRPr="00D0299F">
        <w:rPr>
          <w:rFonts w:ascii="Arial" w:hAnsi="Arial" w:cs="Arial"/>
          <w:sz w:val="20"/>
          <w:szCs w:val="20"/>
        </w:rPr>
        <w:t> </w:t>
      </w:r>
      <w:r w:rsidRPr="00D0299F">
        <w:rPr>
          <w:rFonts w:ascii="Arial" w:hAnsi="Arial" w:cs="Arial"/>
          <w:sz w:val="20"/>
          <w:szCs w:val="20"/>
          <w:lang w:val="el-GR"/>
        </w:rPr>
        <w:t>μέση σχετική απόκλιση</w:t>
      </w:r>
      <w:r w:rsidRPr="00D0299F">
        <w:rPr>
          <w:rFonts w:ascii="Arial" w:hAnsi="Arial" w:cs="Arial"/>
          <w:sz w:val="20"/>
          <w:szCs w:val="20"/>
        </w:rPr>
        <w:t> </w:t>
      </w:r>
      <w:r w:rsidRPr="00D0299F">
        <w:rPr>
          <w:rFonts w:ascii="Arial" w:hAnsi="Arial" w:cs="Arial"/>
          <w:sz w:val="20"/>
          <w:szCs w:val="20"/>
          <w:lang w:val="el-GR"/>
        </w:rPr>
        <w:t>στο σύνολο ελέγχου ανήλθε στο</w:t>
      </w:r>
      <w:r w:rsidRPr="00D0299F">
        <w:rPr>
          <w:rFonts w:ascii="Arial" w:hAnsi="Arial" w:cs="Arial"/>
          <w:sz w:val="20"/>
          <w:szCs w:val="20"/>
        </w:rPr>
        <w:t> </w:t>
      </w:r>
      <w:r w:rsidRPr="00D0299F">
        <w:rPr>
          <w:rFonts w:ascii="Arial" w:hAnsi="Arial" w:cs="Arial"/>
          <w:sz w:val="20"/>
          <w:szCs w:val="20"/>
          <w:lang w:val="el-GR"/>
        </w:rPr>
        <w:t>32.49%, κάτι που καταδεικνύει ότι το μοντέλο καταφέρνει να προσεγγίσει τη βέλτιστη λύση, αλλά εξακολουθεί να υπάρχει σημαντικό περιθώριο βελτίωσης. Η</w:t>
      </w:r>
      <w:r w:rsidRPr="00D0299F">
        <w:rPr>
          <w:rFonts w:ascii="Arial" w:hAnsi="Arial" w:cs="Arial"/>
          <w:sz w:val="20"/>
          <w:szCs w:val="20"/>
        </w:rPr>
        <w:t> </w:t>
      </w:r>
      <w:r w:rsidRPr="00D0299F">
        <w:rPr>
          <w:rFonts w:ascii="Arial" w:hAnsi="Arial" w:cs="Arial"/>
          <w:b/>
          <w:bCs/>
          <w:sz w:val="20"/>
          <w:szCs w:val="20"/>
          <w:lang w:val="el-GR"/>
        </w:rPr>
        <w:t>ελάχιστη</w:t>
      </w:r>
      <w:r w:rsidRPr="00D0299F">
        <w:rPr>
          <w:rFonts w:ascii="Arial" w:hAnsi="Arial" w:cs="Arial"/>
          <w:sz w:val="20"/>
          <w:szCs w:val="20"/>
        </w:rPr>
        <w:t> </w:t>
      </w:r>
      <w:r w:rsidRPr="00D0299F">
        <w:rPr>
          <w:rFonts w:ascii="Arial" w:hAnsi="Arial" w:cs="Arial"/>
          <w:sz w:val="20"/>
          <w:szCs w:val="20"/>
          <w:lang w:val="el-GR"/>
        </w:rPr>
        <w:t>τιμή της απόκλισης ήταν</w:t>
      </w:r>
      <w:r w:rsidRPr="00D0299F">
        <w:rPr>
          <w:rFonts w:ascii="Arial" w:hAnsi="Arial" w:cs="Arial"/>
          <w:sz w:val="20"/>
          <w:szCs w:val="20"/>
        </w:rPr>
        <w:t> </w:t>
      </w:r>
      <w:r w:rsidRPr="00D0299F">
        <w:rPr>
          <w:rFonts w:ascii="Arial" w:hAnsi="Arial" w:cs="Arial"/>
          <w:sz w:val="20"/>
          <w:szCs w:val="20"/>
          <w:lang w:val="el-GR"/>
        </w:rPr>
        <w:t>0.00%, γεγονός που δείχνει πως σε κάποιες περιπτώσεις το μοντέλο βρήκε την απολύτως βέλτιστη λύση. Ωστόσο, η</w:t>
      </w:r>
      <w:r w:rsidRPr="00D0299F">
        <w:rPr>
          <w:rFonts w:ascii="Arial" w:hAnsi="Arial" w:cs="Arial"/>
          <w:sz w:val="20"/>
          <w:szCs w:val="20"/>
        </w:rPr>
        <w:t> </w:t>
      </w:r>
      <w:r w:rsidRPr="00D0299F">
        <w:rPr>
          <w:rFonts w:ascii="Arial" w:hAnsi="Arial" w:cs="Arial"/>
          <w:b/>
          <w:bCs/>
          <w:sz w:val="20"/>
          <w:szCs w:val="20"/>
          <w:lang w:val="el-GR"/>
        </w:rPr>
        <w:t>μέγιστη</w:t>
      </w:r>
      <w:r w:rsidRPr="00D0299F">
        <w:rPr>
          <w:rFonts w:ascii="Arial" w:hAnsi="Arial" w:cs="Arial"/>
          <w:sz w:val="20"/>
          <w:szCs w:val="20"/>
        </w:rPr>
        <w:t> </w:t>
      </w:r>
      <w:r w:rsidRPr="00D0299F">
        <w:rPr>
          <w:rFonts w:ascii="Arial" w:hAnsi="Arial" w:cs="Arial"/>
          <w:sz w:val="20"/>
          <w:szCs w:val="20"/>
          <w:lang w:val="el-GR"/>
        </w:rPr>
        <w:t>απόκλιση έφτασε στο</w:t>
      </w:r>
      <w:r w:rsidRPr="00D0299F">
        <w:rPr>
          <w:rFonts w:ascii="Arial" w:hAnsi="Arial" w:cs="Arial"/>
          <w:sz w:val="20"/>
          <w:szCs w:val="20"/>
        </w:rPr>
        <w:t> </w:t>
      </w:r>
      <w:r w:rsidRPr="00D0299F">
        <w:rPr>
          <w:rFonts w:ascii="Arial" w:hAnsi="Arial" w:cs="Arial"/>
          <w:sz w:val="20"/>
          <w:szCs w:val="20"/>
          <w:lang w:val="el-GR"/>
        </w:rPr>
        <w:t>95.30%, κάτι που φανερώνει αδυναμία γενίκευσης σε ορισμένα προβλήματα. Τα παραπάνω αποτελέσματα απεικονίζονται διαγραμματικά στο σχήμα 4.4</w:t>
      </w:r>
    </w:p>
    <w:p w14:paraId="3A8B4421" w14:textId="77777777" w:rsidR="00BC3C6A" w:rsidRDefault="00BC3C6A" w:rsidP="00BC3C6A">
      <w:pPr>
        <w:keepNext/>
      </w:pPr>
      <w:r w:rsidRPr="0083456F">
        <w:rPr>
          <w:noProof/>
          <w:color w:val="000000"/>
        </w:rPr>
        <w:drawing>
          <wp:inline distT="0" distB="0" distL="0" distR="0" wp14:anchorId="1E5FD488" wp14:editId="5D692445">
            <wp:extent cx="5725160" cy="2295728"/>
            <wp:effectExtent l="0" t="0" r="2540" b="3175"/>
            <wp:docPr id="2031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629" name=""/>
                    <pic:cNvPicPr/>
                  </pic:nvPicPr>
                  <pic:blipFill>
                    <a:blip r:embed="rId25"/>
                    <a:stretch>
                      <a:fillRect/>
                    </a:stretch>
                  </pic:blipFill>
                  <pic:spPr>
                    <a:xfrm>
                      <a:off x="0" y="0"/>
                      <a:ext cx="5725160" cy="2295728"/>
                    </a:xfrm>
                    <a:prstGeom prst="rect">
                      <a:avLst/>
                    </a:prstGeom>
                  </pic:spPr>
                </pic:pic>
              </a:graphicData>
            </a:graphic>
          </wp:inline>
        </w:drawing>
      </w:r>
    </w:p>
    <w:p w14:paraId="0BC18B5F" w14:textId="77777777" w:rsidR="00D0299F" w:rsidRDefault="00BC3C6A" w:rsidP="0097324E">
      <w:pPr>
        <w:pStyle w:val="Caption"/>
        <w:jc w:val="both"/>
        <w:rPr>
          <w:rFonts w:ascii="Arial" w:hAnsi="Arial" w:cs="Arial"/>
          <w:b/>
          <w:bCs/>
          <w:i w:val="0"/>
          <w:iCs w:val="0"/>
          <w:color w:val="000000" w:themeColor="text1"/>
          <w:lang w:val="el-GR"/>
        </w:rPr>
      </w:pPr>
      <w:r w:rsidRPr="00BC3C6A">
        <w:rPr>
          <w:rFonts w:ascii="Arial" w:hAnsi="Arial" w:cs="Arial"/>
          <w:b/>
          <w:bCs/>
          <w:i w:val="0"/>
          <w:iCs w:val="0"/>
          <w:color w:val="000000" w:themeColor="text1"/>
          <w:lang w:val="el-GR"/>
        </w:rPr>
        <w:t>Σχήμα 4.5: Κατανομή Σχετικής Απόκλισης Προβλεπόμενης-Βέλτιστης Διαδρομής</w:t>
      </w:r>
    </w:p>
    <w:p w14:paraId="1B0C65C6"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Αναλύοντας τα αποτελέσματα ανά αριθμό κόμβων:</w:t>
      </w:r>
    </w:p>
    <w:p w14:paraId="45A9217D"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20 κόμβους, η μέση απόκλιση ήταν</w:t>
      </w:r>
      <w:r w:rsidRPr="006E4779">
        <w:rPr>
          <w:rFonts w:ascii="Arial" w:hAnsi="Arial" w:cs="Arial"/>
          <w:sz w:val="20"/>
          <w:szCs w:val="20"/>
        </w:rPr>
        <w:t> </w:t>
      </w:r>
      <w:r w:rsidRPr="006E4779">
        <w:rPr>
          <w:rFonts w:ascii="Arial" w:hAnsi="Arial" w:cs="Arial"/>
          <w:sz w:val="20"/>
          <w:szCs w:val="20"/>
          <w:lang w:val="el-GR"/>
        </w:rPr>
        <w:t>27.20%</w:t>
      </w:r>
    </w:p>
    <w:p w14:paraId="047699F9"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35 κόμβους, η μέση απόκλιση αυξάνεται στο</w:t>
      </w:r>
      <w:r w:rsidRPr="006E4779">
        <w:rPr>
          <w:rFonts w:ascii="Arial" w:hAnsi="Arial" w:cs="Arial"/>
          <w:sz w:val="20"/>
          <w:szCs w:val="20"/>
        </w:rPr>
        <w:t> </w:t>
      </w:r>
      <w:r w:rsidRPr="006E4779">
        <w:rPr>
          <w:rFonts w:ascii="Arial" w:hAnsi="Arial" w:cs="Arial"/>
          <w:sz w:val="20"/>
          <w:szCs w:val="20"/>
          <w:lang w:val="el-GR"/>
        </w:rPr>
        <w:t>34.15%</w:t>
      </w:r>
    </w:p>
    <w:p w14:paraId="54FD859A"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50 κόμβους, φτάνει το</w:t>
      </w:r>
      <w:r w:rsidRPr="006E4779">
        <w:rPr>
          <w:rFonts w:ascii="Arial" w:hAnsi="Arial" w:cs="Arial"/>
          <w:sz w:val="20"/>
          <w:szCs w:val="20"/>
        </w:rPr>
        <w:t> </w:t>
      </w:r>
      <w:r w:rsidRPr="006E4779">
        <w:rPr>
          <w:rFonts w:ascii="Arial" w:hAnsi="Arial" w:cs="Arial"/>
          <w:sz w:val="20"/>
          <w:szCs w:val="20"/>
          <w:lang w:val="el-GR"/>
        </w:rPr>
        <w:t>36.10%</w:t>
      </w:r>
    </w:p>
    <w:p w14:paraId="1CFB3BDD" w14:textId="77777777" w:rsidR="006E4779" w:rsidRDefault="006E4779" w:rsidP="006E4779">
      <w:pPr>
        <w:keepNext/>
      </w:pPr>
      <w:r w:rsidRPr="0083456F">
        <w:rPr>
          <w:noProof/>
          <w:color w:val="000000"/>
          <w:lang w:val="el-GR"/>
        </w:rPr>
        <w:lastRenderedPageBreak/>
        <w:drawing>
          <wp:inline distT="0" distB="0" distL="0" distR="0" wp14:anchorId="25A1541E" wp14:editId="3924CFB3">
            <wp:extent cx="5727700" cy="3420110"/>
            <wp:effectExtent l="0" t="0" r="0" b="0"/>
            <wp:docPr id="2242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849" name=""/>
                    <pic:cNvPicPr/>
                  </pic:nvPicPr>
                  <pic:blipFill>
                    <a:blip r:embed="rId26"/>
                    <a:stretch>
                      <a:fillRect/>
                    </a:stretch>
                  </pic:blipFill>
                  <pic:spPr>
                    <a:xfrm>
                      <a:off x="0" y="0"/>
                      <a:ext cx="5727700" cy="3420110"/>
                    </a:xfrm>
                    <a:prstGeom prst="rect">
                      <a:avLst/>
                    </a:prstGeom>
                  </pic:spPr>
                </pic:pic>
              </a:graphicData>
            </a:graphic>
          </wp:inline>
        </w:drawing>
      </w:r>
    </w:p>
    <w:p w14:paraId="6D345BBC" w14:textId="77777777" w:rsidR="006E4779" w:rsidRDefault="006E4779" w:rsidP="0097324E">
      <w:pPr>
        <w:pStyle w:val="Caption"/>
        <w:jc w:val="both"/>
        <w:rPr>
          <w:rFonts w:ascii="Arial" w:hAnsi="Arial" w:cs="Arial"/>
          <w:b/>
          <w:bCs/>
          <w:i w:val="0"/>
          <w:iCs w:val="0"/>
          <w:color w:val="000000" w:themeColor="text1"/>
          <w:lang w:val="el-GR"/>
        </w:rPr>
      </w:pPr>
      <w:r w:rsidRPr="006E4779">
        <w:rPr>
          <w:rFonts w:ascii="Arial" w:hAnsi="Arial" w:cs="Arial"/>
          <w:b/>
          <w:bCs/>
          <w:i w:val="0"/>
          <w:iCs w:val="0"/>
          <w:color w:val="000000" w:themeColor="text1"/>
          <w:lang w:val="el-GR"/>
        </w:rPr>
        <w:t>Σχήμα 4.6: Κατανομές Σχετικής Απόκλισης ανά αριθμό κόμβων</w:t>
      </w:r>
    </w:p>
    <w:p w14:paraId="0CB01BF5"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 xml:space="preserve">Η αύξηση της σχετικής απόκλισης με τον αριθμό κόμβων είναι αναμενόμενη, καθώς το πρόβλημα του </w:t>
      </w:r>
      <w:r w:rsidRPr="006E4779">
        <w:rPr>
          <w:rFonts w:ascii="Arial" w:hAnsi="Arial" w:cs="Arial"/>
          <w:sz w:val="20"/>
          <w:szCs w:val="20"/>
        </w:rPr>
        <w:t>TSP</w:t>
      </w:r>
      <w:r w:rsidRPr="006E4779">
        <w:rPr>
          <w:rFonts w:ascii="Arial" w:hAnsi="Arial" w:cs="Arial"/>
          <w:sz w:val="20"/>
          <w:szCs w:val="20"/>
          <w:lang w:val="el-GR"/>
        </w:rPr>
        <w:t xml:space="preserve"> γίνεται εκθετικά πιο πολύπλοκο. Παράλληλα, από την</w:t>
      </w:r>
      <w:r w:rsidRPr="006E4779">
        <w:rPr>
          <w:rFonts w:ascii="Arial" w:hAnsi="Arial" w:cs="Arial"/>
          <w:sz w:val="20"/>
          <w:szCs w:val="20"/>
        </w:rPr>
        <w:t> </w:t>
      </w:r>
      <w:r w:rsidRPr="006E4779">
        <w:rPr>
          <w:rFonts w:ascii="Arial" w:hAnsi="Arial" w:cs="Arial"/>
          <w:b/>
          <w:bCs/>
          <w:sz w:val="20"/>
          <w:szCs w:val="20"/>
          <w:lang w:val="el-GR"/>
        </w:rPr>
        <w:t>κατανομή των τιμών</w:t>
      </w:r>
      <w:r w:rsidRPr="006E4779">
        <w:rPr>
          <w:rFonts w:ascii="Arial" w:hAnsi="Arial" w:cs="Arial"/>
          <w:sz w:val="20"/>
          <w:szCs w:val="20"/>
        </w:rPr>
        <w:t> </w:t>
      </w:r>
      <w:r w:rsidRPr="006E4779">
        <w:rPr>
          <w:rFonts w:ascii="Arial" w:hAnsi="Arial" w:cs="Arial"/>
          <w:sz w:val="20"/>
          <w:szCs w:val="20"/>
          <w:lang w:val="el-GR"/>
        </w:rPr>
        <w:t>που απεικονίζεται στο παρακάτω διάγραμμα, παρατηρείται μεγάλη διακύμανση στις τιμές απόκλισης, υποδεικνύοντας ότι το μοντέλο αποδίδει καλά σε ορισμένα παραδείγματα, αλλά αποτυγχάνει σε άλλα.</w:t>
      </w:r>
    </w:p>
    <w:p w14:paraId="5B2D45C4"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Η γενική εικόνα δείχνει αρκετά υποσχόμενη προσέγγιση, αλλά χρειάζεται περαιτέρω βελτιώσεις. Πιθανές κατευθύνσεις θα μπορούσαν να περιλαμβάνουν:</w:t>
      </w:r>
    </w:p>
    <w:p w14:paraId="72DA602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Επέκταση του εύρους των δεδομένων εκπαίδευσης</w:t>
      </w:r>
    </w:p>
    <w:p w14:paraId="3EA75384"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rPr>
      </w:pPr>
      <w:r w:rsidRPr="006E4779">
        <w:rPr>
          <w:rFonts w:ascii="Arial" w:hAnsi="Arial" w:cs="Arial"/>
          <w:sz w:val="20"/>
          <w:szCs w:val="20"/>
        </w:rPr>
        <w:t>Δοκιμή διαφορετικών αρχιτεκτονικών GNN</w:t>
      </w:r>
    </w:p>
    <w:p w14:paraId="343BD45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Αντικατάσταση ή βελτίωση του αλγορίθμου b</w:t>
      </w:r>
      <w:r w:rsidRPr="006E4779">
        <w:rPr>
          <w:rFonts w:ascii="Arial" w:hAnsi="Arial" w:cs="Arial"/>
          <w:sz w:val="20"/>
          <w:szCs w:val="20"/>
        </w:rPr>
        <w:t>eam</w:t>
      </w:r>
      <w:r w:rsidRPr="006E4779">
        <w:rPr>
          <w:rFonts w:ascii="Arial" w:hAnsi="Arial" w:cs="Arial"/>
          <w:sz w:val="20"/>
          <w:szCs w:val="20"/>
          <w:lang w:val="el-GR"/>
        </w:rPr>
        <w:t xml:space="preserve"> </w:t>
      </w:r>
      <w:r w:rsidRPr="006E4779">
        <w:rPr>
          <w:rFonts w:ascii="Arial" w:hAnsi="Arial" w:cs="Arial"/>
          <w:sz w:val="20"/>
          <w:szCs w:val="20"/>
        </w:rPr>
        <w:t>search</w:t>
      </w:r>
    </w:p>
    <w:p w14:paraId="764D9180" w14:textId="77777777" w:rsidR="009A136B" w:rsidRPr="009A136B" w:rsidRDefault="009A136B" w:rsidP="0097324E">
      <w:pPr>
        <w:spacing w:before="360" w:after="120"/>
        <w:jc w:val="both"/>
        <w:rPr>
          <w:rFonts w:ascii="Arial Black" w:hAnsi="Arial Black"/>
          <w:lang w:val="el-GR"/>
        </w:rPr>
      </w:pPr>
      <w:r w:rsidRPr="009A136B">
        <w:rPr>
          <w:rFonts w:ascii="Arial Black" w:hAnsi="Arial Black"/>
          <w:lang w:val="el-GR"/>
        </w:rPr>
        <w:t>4.5 Συμπεράσματα</w:t>
      </w:r>
    </w:p>
    <w:p w14:paraId="18D3C66D"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Η παρούσα εργασία παρουσίασε μια υβριδική προσέγγιση επίλυσης του προβλήματος του Πλανόδιου Πωλητή (</w:t>
      </w:r>
      <w:r w:rsidRPr="009A136B">
        <w:rPr>
          <w:rFonts w:ascii="Arial" w:hAnsi="Arial" w:cs="Arial"/>
          <w:sz w:val="20"/>
          <w:szCs w:val="20"/>
        </w:rPr>
        <w:t>TSP</w:t>
      </w:r>
      <w:r w:rsidRPr="009A136B">
        <w:rPr>
          <w:rFonts w:ascii="Arial" w:hAnsi="Arial" w:cs="Arial"/>
          <w:sz w:val="20"/>
          <w:szCs w:val="20"/>
          <w:lang w:val="el-GR"/>
        </w:rPr>
        <w:t>), συνδυάζοντας ένα νευρωνικό δίκτυο γραφήματος με μια ευρετική μέθοδο αναζήτησης. Το δίκτυο εκπαιδεύτηκε ώστε να εκτιμά ποιες συνδέσεις μεταξύ πόλεων είναι πιθανότερο να ανήκουν στη βέλτιστη διαδρομή, ενώ η διαδικασία αναζήτησης χρησιμοποιήθηκε για να συνθέσει μια έγκυρη και όσο το δυνατόν πιο καλή λύση βασισμένη σε αυτές τις εκτιμήσεις.</w:t>
      </w:r>
    </w:p>
    <w:p w14:paraId="0F6FFEDF"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Επιπλέον, η εργασία αυτή συνοδεύεται και από την υλοποίηση ενός επιλύτη βασισμένου στον Ακέραιο Γραμμικό Προγραμματισμό (</w:t>
      </w:r>
      <w:r w:rsidRPr="009A136B">
        <w:rPr>
          <w:rFonts w:ascii="Arial" w:hAnsi="Arial" w:cs="Arial"/>
          <w:sz w:val="20"/>
          <w:szCs w:val="20"/>
        </w:rPr>
        <w:t>ILP</w:t>
      </w:r>
      <w:r w:rsidRPr="009A136B">
        <w:rPr>
          <w:rFonts w:ascii="Arial" w:hAnsi="Arial" w:cs="Arial"/>
          <w:sz w:val="20"/>
          <w:szCs w:val="20"/>
          <w:lang w:val="el-GR"/>
        </w:rPr>
        <w:t xml:space="preserve">), μέσω του οποίου υπολογίστηκαν οι πραγματικά </w:t>
      </w:r>
      <w:r w:rsidRPr="009A136B">
        <w:rPr>
          <w:rFonts w:ascii="Arial" w:hAnsi="Arial" w:cs="Arial"/>
          <w:sz w:val="20"/>
          <w:szCs w:val="20"/>
          <w:lang w:val="el-GR"/>
        </w:rPr>
        <w:lastRenderedPageBreak/>
        <w:t xml:space="preserve">βέλτιστες λύσεις. Παρότι οι </w:t>
      </w:r>
      <w:r w:rsidRPr="009A136B">
        <w:rPr>
          <w:rFonts w:ascii="Arial" w:hAnsi="Arial" w:cs="Arial"/>
          <w:sz w:val="20"/>
          <w:szCs w:val="20"/>
        </w:rPr>
        <w:t>ILP</w:t>
      </w:r>
      <w:r w:rsidRPr="009A136B">
        <w:rPr>
          <w:rFonts w:ascii="Arial" w:hAnsi="Arial" w:cs="Arial"/>
          <w:sz w:val="20"/>
          <w:szCs w:val="20"/>
          <w:lang w:val="el-GR"/>
        </w:rPr>
        <w:t>-</w:t>
      </w:r>
      <w:r w:rsidRPr="009A136B">
        <w:rPr>
          <w:rFonts w:ascii="Arial" w:hAnsi="Arial" w:cs="Arial"/>
          <w:sz w:val="20"/>
          <w:szCs w:val="20"/>
        </w:rPr>
        <w:t>solver</w:t>
      </w:r>
      <w:r w:rsidRPr="009A136B">
        <w:rPr>
          <w:rFonts w:ascii="Arial" w:hAnsi="Arial" w:cs="Arial"/>
          <w:sz w:val="20"/>
          <w:szCs w:val="20"/>
          <w:lang w:val="el-GR"/>
        </w:rPr>
        <w:t xml:space="preserve"> προσφέρουν ακρίβεια, καθίστανται αναποτελεσματικοί ή και αδύνατο να εφαρμοστούν σε προβλήματα μεγάλου μεγέθους λόγω του εκθετικού χρόνου επίλυσης. Ο απώτερος στόχος αυτής της μελέτης είναι να αναπτυχθεί μια μεθοδολογία εκτίμησης που να μπορεί να λειτουργεί σε τέτοιες περιπτώσεις, προσφέροντας λύσεις σε προβλήματα όπου οι παραδοσιακοί επιλυτές αποτυγχάνουν λόγω υπολογιστικής πολυπλοκότητας.</w:t>
      </w:r>
    </w:p>
    <w:p w14:paraId="56915820"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Τα πειραματικά αποτελέσματα ανέδειξαν ένα υποσχόμενο μοντέλο εκτίμησης της βέλτιστης λύσης, με μέση σχετική απόκλιση στο 33.66% ενώ σε κάποιες σπάνιες περιπτώσεις την εντόπισε ακριβώς. Πρέπει επίσης να σημειωθεί ότι η ακριβής πρόβλεψη της βέλτιστης διαδρομής είναι εξαιρετικά δύσκολη και σε καμία περίπτωση δεν μπορεί να θεωρηθεί τυχαίο καθώς ο χώρος των εφικτών λύσεων μεγεθύνετε παραγοντικά σε σχέση με τον αριθμό των κορυφών. Ωστόσο, υπήρξε σημαντική διακύμανση στις προβλέψεις, ενώ η απόδοση μειωνόταν σταθερά με την αύξηση του αριθμού κόμβων. Αυτό ήταν αναμενόμενο, αλλά ταυτόχρονα υποδεικνύει ότι απαιτείται περαιτέρω ενίσχυση της ικανότητας γενίκευσης του μοντέλου.</w:t>
      </w:r>
    </w:p>
    <w:p w14:paraId="20EE966C"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 xml:space="preserve">Τέλος, λόγω περιορισμένων υπολογιστικών πόρων, τα σύνολα εκπαίδευσης και ελέγχου περιορίστηκαν σε γράφους από 20 έως 50 κορυφές. Παρά τον περιορισμό αυτό, τα αποτελέσματα δείχνουν υποσχόμενα και ίσως με καλύτερη αρχιτεκτονική και επαρκείς πόρους, ένα νευρωνικό δίκτυο που εκπαιδεύεται σε μικρά γραφήματα ίσως δυνητικά να μπορεί να γενικεύσει και σε μεγαλύτερα, ανοίγοντας το δρόμο για πρακτικές εφαρμογές σε μεγάλης κλίμακας προβλήματα δρομολόγησης. Να σημειωθεί επίσης ότι για να διατηρηθεί ο χρόνος υπολογισμού σε αποδεκτά επίπεδα, περιορίστηκε </w:t>
      </w:r>
    </w:p>
    <w:p w14:paraId="7C0D7C0E" w14:textId="77777777" w:rsidR="009A136B" w:rsidRPr="009A136B" w:rsidRDefault="009A136B" w:rsidP="0097324E">
      <w:pPr>
        <w:numPr>
          <w:ilvl w:val="0"/>
          <w:numId w:val="48"/>
        </w:numPr>
        <w:spacing w:afterLines="60" w:after="144"/>
        <w:jc w:val="both"/>
        <w:rPr>
          <w:rFonts w:ascii="Arial" w:hAnsi="Arial" w:cs="Arial"/>
          <w:sz w:val="20"/>
          <w:szCs w:val="20"/>
          <w:lang w:val="el-GR"/>
        </w:rPr>
      </w:pPr>
      <w:r w:rsidRPr="009A136B">
        <w:rPr>
          <w:rFonts w:ascii="Arial" w:hAnsi="Arial" w:cs="Arial"/>
          <w:sz w:val="20"/>
          <w:szCs w:val="20"/>
          <w:lang w:val="el-GR"/>
        </w:rPr>
        <w:t>το πλήθος των πιθανών διαδρομών που εξετάζονται κατά τη διάρκεια της αναζήτησης b</w:t>
      </w:r>
      <w:r w:rsidRPr="009A136B">
        <w:rPr>
          <w:rFonts w:ascii="Arial" w:hAnsi="Arial" w:cs="Arial"/>
          <w:sz w:val="20"/>
          <w:szCs w:val="20"/>
        </w:rPr>
        <w:t>eam</w:t>
      </w:r>
      <w:r w:rsidRPr="009A136B">
        <w:rPr>
          <w:rFonts w:ascii="Arial" w:hAnsi="Arial" w:cs="Arial"/>
          <w:sz w:val="20"/>
          <w:szCs w:val="20"/>
          <w:lang w:val="el-GR"/>
        </w:rPr>
        <w:t xml:space="preserve"> </w:t>
      </w:r>
      <w:r w:rsidRPr="009A136B">
        <w:rPr>
          <w:rFonts w:ascii="Arial" w:hAnsi="Arial" w:cs="Arial"/>
          <w:sz w:val="20"/>
          <w:szCs w:val="20"/>
        </w:rPr>
        <w:t>search</w:t>
      </w:r>
    </w:p>
    <w:p w14:paraId="2C5D2896" w14:textId="77777777" w:rsidR="009A136B" w:rsidRPr="009A136B" w:rsidRDefault="009A136B" w:rsidP="0097324E">
      <w:pPr>
        <w:numPr>
          <w:ilvl w:val="0"/>
          <w:numId w:val="48"/>
        </w:numPr>
        <w:spacing w:after="60"/>
        <w:jc w:val="both"/>
        <w:rPr>
          <w:rFonts w:ascii="Arial" w:hAnsi="Arial" w:cs="Arial"/>
          <w:sz w:val="20"/>
          <w:szCs w:val="20"/>
          <w:lang w:val="el-GR"/>
        </w:rPr>
      </w:pPr>
      <w:r w:rsidRPr="009A136B">
        <w:rPr>
          <w:rFonts w:ascii="Arial" w:hAnsi="Arial" w:cs="Arial"/>
          <w:sz w:val="20"/>
          <w:szCs w:val="20"/>
          <w:lang w:val="el-GR"/>
        </w:rPr>
        <w:t xml:space="preserve"> </w:t>
      </w:r>
      <w:r w:rsidRPr="009A136B">
        <w:rPr>
          <w:rFonts w:ascii="Arial" w:hAnsi="Arial" w:cs="Arial"/>
          <w:sz w:val="20"/>
          <w:szCs w:val="20"/>
        </w:rPr>
        <w:t>o</w:t>
      </w:r>
      <w:r w:rsidRPr="009A136B">
        <w:rPr>
          <w:rFonts w:ascii="Arial" w:hAnsi="Arial" w:cs="Arial"/>
          <w:sz w:val="20"/>
          <w:szCs w:val="20"/>
          <w:lang w:val="el-GR"/>
        </w:rPr>
        <w:t xml:space="preserve"> πειραματισμός με διαφορετικές παραλλαγές του νευρωνικού δικτύου και με τις παραμέτρους εκπαίδευσης.</w:t>
      </w:r>
    </w:p>
    <w:p w14:paraId="0CEAD3F1"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Μελλοντικές Κατευθύνσεις</w:t>
      </w:r>
    </w:p>
    <w:p w14:paraId="27D18909" w14:textId="77777777" w:rsidR="009A136B" w:rsidRPr="009A136B" w:rsidRDefault="009A136B" w:rsidP="0097324E">
      <w:pPr>
        <w:jc w:val="both"/>
        <w:rPr>
          <w:rFonts w:ascii="Arial" w:hAnsi="Arial" w:cs="Arial"/>
          <w:sz w:val="20"/>
          <w:szCs w:val="20"/>
        </w:rPr>
      </w:pPr>
      <w:r w:rsidRPr="009A136B">
        <w:rPr>
          <w:rFonts w:ascii="Arial" w:hAnsi="Arial" w:cs="Arial"/>
          <w:sz w:val="20"/>
          <w:szCs w:val="20"/>
          <w:lang w:val="el-GR"/>
        </w:rPr>
        <w:t xml:space="preserve">Η εργασία αυτή θέτει τις βάσεις για περαιτέρω ερευνητική διερεύνηση και εξέλιξη. </w:t>
      </w:r>
      <w:r w:rsidRPr="009A136B">
        <w:rPr>
          <w:rFonts w:ascii="Arial" w:hAnsi="Arial" w:cs="Arial"/>
          <w:sz w:val="20"/>
          <w:szCs w:val="20"/>
        </w:rPr>
        <w:t>Πιθανές κατευθύνσεις για μελλοντική εργασία περιλαμβάνουν:</w:t>
      </w:r>
    </w:p>
    <w:p w14:paraId="2C82F8D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Δοκιμή διαφορετικών παραλλαγών νευρωνικών δικτύων: Η χρήση εναλλακτικών μοντέλων μπορεί να οδηγήσει σε καλύτερη κατανόηση της δομής του προβλήματος και σε ακριβέστερες εκτιμήσεις.</w:t>
      </w:r>
    </w:p>
    <w:p w14:paraId="3791DA8D"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Καλύτερη παραμετροποίηση και ρύθμιση της εκπαίδευσης: Πιο στοχευμένη επιλογή υπερπαραμέτρων (</w:t>
      </w:r>
      <w:r w:rsidRPr="009A136B">
        <w:rPr>
          <w:rFonts w:ascii="Arial" w:hAnsi="Arial" w:cs="Arial"/>
          <w:sz w:val="20"/>
          <w:szCs w:val="20"/>
        </w:rPr>
        <w:t>learning</w:t>
      </w:r>
      <w:r w:rsidRPr="009A136B">
        <w:rPr>
          <w:rFonts w:ascii="Arial" w:hAnsi="Arial" w:cs="Arial"/>
          <w:sz w:val="20"/>
          <w:szCs w:val="20"/>
          <w:lang w:val="el-GR"/>
        </w:rPr>
        <w:t xml:space="preserve"> </w:t>
      </w:r>
      <w:r w:rsidRPr="009A136B">
        <w:rPr>
          <w:rFonts w:ascii="Arial" w:hAnsi="Arial" w:cs="Arial"/>
          <w:sz w:val="20"/>
          <w:szCs w:val="20"/>
        </w:rPr>
        <w:t>rate</w:t>
      </w:r>
      <w:r w:rsidRPr="009A136B">
        <w:rPr>
          <w:rFonts w:ascii="Arial" w:hAnsi="Arial" w:cs="Arial"/>
          <w:sz w:val="20"/>
          <w:szCs w:val="20"/>
          <w:lang w:val="el-GR"/>
        </w:rPr>
        <w:t xml:space="preserve">, </w:t>
      </w:r>
      <w:r w:rsidRPr="009A136B">
        <w:rPr>
          <w:rFonts w:ascii="Arial" w:hAnsi="Arial" w:cs="Arial"/>
          <w:sz w:val="20"/>
          <w:szCs w:val="20"/>
        </w:rPr>
        <w:t>batch</w:t>
      </w:r>
      <w:r w:rsidRPr="009A136B">
        <w:rPr>
          <w:rFonts w:ascii="Arial" w:hAnsi="Arial" w:cs="Arial"/>
          <w:sz w:val="20"/>
          <w:szCs w:val="20"/>
          <w:lang w:val="el-GR"/>
        </w:rPr>
        <w:t xml:space="preserve"> </w:t>
      </w:r>
      <w:r w:rsidRPr="009A136B">
        <w:rPr>
          <w:rFonts w:ascii="Arial" w:hAnsi="Arial" w:cs="Arial"/>
          <w:sz w:val="20"/>
          <w:szCs w:val="20"/>
        </w:rPr>
        <w:t>size</w:t>
      </w:r>
      <w:r w:rsidRPr="009A136B">
        <w:rPr>
          <w:rFonts w:ascii="Arial" w:hAnsi="Arial" w:cs="Arial"/>
          <w:sz w:val="20"/>
          <w:szCs w:val="20"/>
          <w:lang w:val="el-GR"/>
        </w:rPr>
        <w:t xml:space="preserve"> κ.ά.) μπορεί να ενισχύσει σημαντικά την απόδοση του μοντέλου.</w:t>
      </w:r>
    </w:p>
    <w:p w14:paraId="717A29C3"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Πλουσιότερο και μεγαλύτερο σύνολο δεδομένων: Η εκπαίδευση σε μεγαλύτερο όγκο δεδομένων και η ενσωμάτωση πιο πολύπλοκων παραδειγμάτων (με περισσότερες πόλεις ή διαφορετικές κατανομές) αναμένεται να βελτιώσει την ικανότητα γενίκευσης.</w:t>
      </w:r>
    </w:p>
    <w:p w14:paraId="76A1162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Εναλλακτική μετα-επεξεργασία των προβλέψεων: Η έξοδος του νευρωνικού δικτύου μπορεί να αξιοποιηθεί με άλλους τρόπους για την κατασκευή διαδρομών, πέραν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ίσως με τη χρήση διαφορετικών ευρετικών αλγορίθμων.</w:t>
      </w:r>
    </w:p>
    <w:p w14:paraId="1CDC8B66"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Βελτίωση ή αντικατάσταση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Ο επανασχεδιασμός της διαδικασίας αναζήτησης ή η προσαρμογή του σε δυναμικά χαρακτηριστικά του προβλήματος μπορεί να οδηγήσει σε πιο ποιοτικές και σταθερές λύσεις.</w:t>
      </w:r>
    </w:p>
    <w:p w14:paraId="53DC93CE" w14:textId="77777777" w:rsidR="006E4779" w:rsidRPr="00004E33"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lastRenderedPageBreak/>
        <w:t>Ολόκληρη η υλοποίηση</w:t>
      </w:r>
      <w:r>
        <w:rPr>
          <w:rFonts w:ascii="Arial" w:hAnsi="Arial" w:cs="Arial"/>
          <w:sz w:val="20"/>
          <w:szCs w:val="20"/>
          <w:lang w:val="el-GR"/>
        </w:rPr>
        <w:t xml:space="preserve"> του κώδικα</w:t>
      </w:r>
      <w:r w:rsidRPr="009A136B">
        <w:rPr>
          <w:rFonts w:ascii="Arial" w:hAnsi="Arial" w:cs="Arial"/>
          <w:sz w:val="20"/>
          <w:szCs w:val="20"/>
          <w:lang w:val="el-GR"/>
        </w:rPr>
        <w:t xml:space="preserve"> της παρούσας εργασίας είναι διαθέσιμη στο </w:t>
      </w:r>
      <w:r w:rsidRPr="009A136B">
        <w:rPr>
          <w:rFonts w:ascii="Arial" w:hAnsi="Arial" w:cs="Arial"/>
          <w:sz w:val="20"/>
          <w:szCs w:val="20"/>
        </w:rPr>
        <w:t>GitHub</w:t>
      </w:r>
      <w:r w:rsidRPr="009A136B">
        <w:rPr>
          <w:rFonts w:ascii="Arial" w:hAnsi="Arial" w:cs="Arial"/>
          <w:sz w:val="20"/>
          <w:szCs w:val="20"/>
          <w:lang w:val="el-GR"/>
        </w:rPr>
        <w:t>:</w:t>
      </w:r>
      <w:r w:rsidRPr="009A136B">
        <w:rPr>
          <w:rFonts w:ascii="Arial" w:hAnsi="Arial" w:cs="Arial"/>
          <w:sz w:val="20"/>
          <w:szCs w:val="20"/>
          <w:lang w:val="el-GR"/>
        </w:rPr>
        <w:br/>
        <w:t>https://github.com/I-Mougios/tsp-ilp-gnn-thesis</w:t>
      </w:r>
    </w:p>
    <w:p w14:paraId="501F382D" w14:textId="77777777" w:rsidR="00004E33" w:rsidRPr="00004E33" w:rsidRDefault="00004E33" w:rsidP="0097324E">
      <w:pPr>
        <w:spacing w:before="360" w:after="120"/>
        <w:jc w:val="both"/>
        <w:rPr>
          <w:rFonts w:ascii="Arial" w:hAnsi="Arial" w:cs="Arial"/>
          <w:b/>
          <w:sz w:val="20"/>
          <w:szCs w:val="20"/>
        </w:rPr>
      </w:pPr>
      <w:r w:rsidRPr="00004E33">
        <w:rPr>
          <w:rFonts w:ascii="Arial" w:hAnsi="Arial" w:cs="Arial"/>
          <w:b/>
          <w:sz w:val="20"/>
          <w:szCs w:val="20"/>
          <w:lang w:val="el-GR"/>
        </w:rPr>
        <w:t>Βιβλιογραφικές</w:t>
      </w:r>
      <w:r w:rsidRPr="00004E33">
        <w:rPr>
          <w:rFonts w:ascii="Arial" w:hAnsi="Arial" w:cs="Arial"/>
          <w:b/>
          <w:sz w:val="20"/>
          <w:szCs w:val="20"/>
        </w:rPr>
        <w:t xml:space="preserve"> </w:t>
      </w:r>
      <w:r w:rsidRPr="00004E33">
        <w:rPr>
          <w:rFonts w:ascii="Arial" w:hAnsi="Arial" w:cs="Arial"/>
          <w:b/>
          <w:sz w:val="20"/>
          <w:szCs w:val="20"/>
          <w:lang w:val="el-GR"/>
        </w:rPr>
        <w:t>Αναφορές</w:t>
      </w:r>
    </w:p>
    <w:p w14:paraId="58BAF73B" w14:textId="77777777" w:rsidR="00004E33" w:rsidRPr="00004E33" w:rsidRDefault="00004E33" w:rsidP="0097324E">
      <w:pPr>
        <w:spacing w:after="60"/>
        <w:jc w:val="both"/>
        <w:rPr>
          <w:rFonts w:ascii="Arial" w:hAnsi="Arial" w:cs="Arial"/>
          <w:sz w:val="20"/>
          <w:szCs w:val="20"/>
          <w:lang w:val="el-GR"/>
        </w:rPr>
      </w:pPr>
      <w:r w:rsidRPr="00004E33">
        <w:rPr>
          <w:rFonts w:ascii="Arial" w:hAnsi="Arial" w:cs="Arial"/>
          <w:sz w:val="20"/>
          <w:szCs w:val="20"/>
        </w:rPr>
        <w:t xml:space="preserve">Algorithm-Wiki (2024). </w:t>
      </w:r>
      <w:r w:rsidRPr="00004E33">
        <w:rPr>
          <w:rFonts w:ascii="Arial" w:hAnsi="Arial" w:cs="Arial"/>
          <w:i/>
          <w:iCs/>
          <w:sz w:val="20"/>
          <w:szCs w:val="20"/>
        </w:rPr>
        <w:t>Dantzig-Fulkerson-Johnson (DFJ) formulation (Minimum TSP: The Traveling-Salesman Problem)</w:t>
      </w:r>
      <w:r w:rsidRPr="00004E33">
        <w:rPr>
          <w:rFonts w:ascii="Arial" w:hAnsi="Arial" w:cs="Arial"/>
          <w:sz w:val="20"/>
          <w:szCs w:val="20"/>
        </w:rPr>
        <w:t>. MIT</w:t>
      </w:r>
      <w:r w:rsidRPr="00004E33">
        <w:rPr>
          <w:rFonts w:ascii="Arial" w:hAnsi="Arial" w:cs="Arial"/>
          <w:sz w:val="20"/>
          <w:szCs w:val="20"/>
          <w:lang w:val="el-GR"/>
        </w:rPr>
        <w:t xml:space="preserve"> </w:t>
      </w:r>
      <w:r w:rsidRPr="00004E33">
        <w:rPr>
          <w:rFonts w:ascii="Arial" w:hAnsi="Arial" w:cs="Arial"/>
          <w:sz w:val="20"/>
          <w:szCs w:val="20"/>
        </w:rPr>
        <w:t>CSAIL</w:t>
      </w:r>
      <w:r w:rsidRPr="00004E33">
        <w:rPr>
          <w:rFonts w:ascii="Arial" w:hAnsi="Arial" w:cs="Arial"/>
          <w:sz w:val="20"/>
          <w:szCs w:val="20"/>
          <w:lang w:val="el-GR"/>
        </w:rPr>
        <w:t xml:space="preserve">. Διαθέσιμο στο: </w:t>
      </w:r>
      <w:r w:rsidRPr="00004E33">
        <w:rPr>
          <w:rFonts w:ascii="Arial" w:hAnsi="Arial" w:cs="Arial"/>
          <w:sz w:val="20"/>
          <w:szCs w:val="20"/>
        </w:rPr>
        <w:t>https</w:t>
      </w:r>
      <w:r w:rsidRPr="00004E33">
        <w:rPr>
          <w:rFonts w:ascii="Arial" w:hAnsi="Arial" w:cs="Arial"/>
          <w:sz w:val="20"/>
          <w:szCs w:val="20"/>
          <w:lang w:val="el-GR"/>
        </w:rPr>
        <w:t>://</w:t>
      </w:r>
      <w:r w:rsidRPr="00004E33">
        <w:rPr>
          <w:rFonts w:ascii="Arial" w:hAnsi="Arial" w:cs="Arial"/>
          <w:sz w:val="20"/>
          <w:szCs w:val="20"/>
        </w:rPr>
        <w:t>algorithm</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csail</w:t>
      </w:r>
      <w:r w:rsidRPr="00004E33">
        <w:rPr>
          <w:rFonts w:ascii="Arial" w:hAnsi="Arial" w:cs="Arial"/>
          <w:sz w:val="20"/>
          <w:szCs w:val="20"/>
          <w:lang w:val="el-GR"/>
        </w:rPr>
        <w:t>.</w:t>
      </w:r>
      <w:r w:rsidRPr="00004E33">
        <w:rPr>
          <w:rFonts w:ascii="Arial" w:hAnsi="Arial" w:cs="Arial"/>
          <w:sz w:val="20"/>
          <w:szCs w:val="20"/>
        </w:rPr>
        <w:t>mit</w:t>
      </w:r>
      <w:r w:rsidRPr="00004E33">
        <w:rPr>
          <w:rFonts w:ascii="Arial" w:hAnsi="Arial" w:cs="Arial"/>
          <w:sz w:val="20"/>
          <w:szCs w:val="20"/>
          <w:lang w:val="el-GR"/>
        </w:rPr>
        <w:t>.</w:t>
      </w:r>
      <w:r w:rsidRPr="00004E33">
        <w:rPr>
          <w:rFonts w:ascii="Arial" w:hAnsi="Arial" w:cs="Arial"/>
          <w:sz w:val="20"/>
          <w:szCs w:val="20"/>
        </w:rPr>
        <w:t>edu</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Dantzig</w:t>
      </w:r>
      <w:r w:rsidRPr="00004E33">
        <w:rPr>
          <w:rFonts w:ascii="Arial" w:hAnsi="Arial" w:cs="Arial"/>
          <w:sz w:val="20"/>
          <w:szCs w:val="20"/>
          <w:lang w:val="el-GR"/>
        </w:rPr>
        <w:t>-</w:t>
      </w:r>
      <w:r w:rsidRPr="00004E33">
        <w:rPr>
          <w:rFonts w:ascii="Arial" w:hAnsi="Arial" w:cs="Arial"/>
          <w:sz w:val="20"/>
          <w:szCs w:val="20"/>
        </w:rPr>
        <w:t>Fulkerson</w:t>
      </w:r>
      <w:r w:rsidRPr="00004E33">
        <w:rPr>
          <w:rFonts w:ascii="Arial" w:hAnsi="Arial" w:cs="Arial"/>
          <w:sz w:val="20"/>
          <w:szCs w:val="20"/>
          <w:lang w:val="el-GR"/>
        </w:rPr>
        <w:t>-</w:t>
      </w:r>
      <w:r w:rsidRPr="00004E33">
        <w:rPr>
          <w:rFonts w:ascii="Arial" w:hAnsi="Arial" w:cs="Arial"/>
          <w:sz w:val="20"/>
          <w:szCs w:val="20"/>
        </w:rPr>
        <w:t>Johnson</w:t>
      </w:r>
      <w:r w:rsidRPr="00004E33">
        <w:rPr>
          <w:rFonts w:ascii="Arial" w:hAnsi="Arial" w:cs="Arial"/>
          <w:sz w:val="20"/>
          <w:szCs w:val="20"/>
          <w:lang w:val="el-GR"/>
        </w:rPr>
        <w:t>_%28</w:t>
      </w:r>
      <w:r w:rsidRPr="00004E33">
        <w:rPr>
          <w:rFonts w:ascii="Arial" w:hAnsi="Arial" w:cs="Arial"/>
          <w:sz w:val="20"/>
          <w:szCs w:val="20"/>
        </w:rPr>
        <w:t>DFJ</w:t>
      </w:r>
      <w:r w:rsidRPr="00004E33">
        <w:rPr>
          <w:rFonts w:ascii="Arial" w:hAnsi="Arial" w:cs="Arial"/>
          <w:sz w:val="20"/>
          <w:szCs w:val="20"/>
          <w:lang w:val="el-GR"/>
        </w:rPr>
        <w:t>%29_</w:t>
      </w:r>
      <w:r w:rsidRPr="00004E33">
        <w:rPr>
          <w:rFonts w:ascii="Arial" w:hAnsi="Arial" w:cs="Arial"/>
          <w:sz w:val="20"/>
          <w:szCs w:val="20"/>
        </w:rPr>
        <w:t>formulation</w:t>
      </w:r>
      <w:r w:rsidRPr="00004E33">
        <w:rPr>
          <w:rFonts w:ascii="Arial" w:hAnsi="Arial" w:cs="Arial"/>
          <w:sz w:val="20"/>
          <w:szCs w:val="20"/>
          <w:lang w:val="el-GR"/>
        </w:rPr>
        <w:t>_%28</w:t>
      </w:r>
      <w:r w:rsidRPr="00004E33">
        <w:rPr>
          <w:rFonts w:ascii="Arial" w:hAnsi="Arial" w:cs="Arial"/>
          <w:sz w:val="20"/>
          <w:szCs w:val="20"/>
        </w:rPr>
        <w:t>Minimum</w:t>
      </w:r>
      <w:r w:rsidRPr="00004E33">
        <w:rPr>
          <w:rFonts w:ascii="Arial" w:hAnsi="Arial" w:cs="Arial"/>
          <w:sz w:val="20"/>
          <w:szCs w:val="20"/>
          <w:lang w:val="el-GR"/>
        </w:rPr>
        <w:t>_</w:t>
      </w:r>
      <w:r w:rsidRPr="00004E33">
        <w:rPr>
          <w:rFonts w:ascii="Arial" w:hAnsi="Arial" w:cs="Arial"/>
          <w:sz w:val="20"/>
          <w:szCs w:val="20"/>
        </w:rPr>
        <w:t>TSP</w:t>
      </w:r>
      <w:r w:rsidRPr="00004E33">
        <w:rPr>
          <w:rFonts w:ascii="Arial" w:hAnsi="Arial" w:cs="Arial"/>
          <w:sz w:val="20"/>
          <w:szCs w:val="20"/>
          <w:lang w:val="el-GR"/>
        </w:rPr>
        <w:t>_</w:t>
      </w:r>
      <w:r w:rsidRPr="00004E33">
        <w:rPr>
          <w:rFonts w:ascii="Arial" w:hAnsi="Arial" w:cs="Arial"/>
          <w:sz w:val="20"/>
          <w:szCs w:val="20"/>
        </w:rPr>
        <w:t>The</w:t>
      </w:r>
      <w:r w:rsidRPr="00004E33">
        <w:rPr>
          <w:rFonts w:ascii="Arial" w:hAnsi="Arial" w:cs="Arial"/>
          <w:sz w:val="20"/>
          <w:szCs w:val="20"/>
          <w:lang w:val="el-GR"/>
        </w:rPr>
        <w:t>_</w:t>
      </w:r>
      <w:r w:rsidRPr="00004E33">
        <w:rPr>
          <w:rFonts w:ascii="Arial" w:hAnsi="Arial" w:cs="Arial"/>
          <w:sz w:val="20"/>
          <w:szCs w:val="20"/>
        </w:rPr>
        <w:t>Traveling</w:t>
      </w:r>
      <w:r w:rsidRPr="00004E33">
        <w:rPr>
          <w:rFonts w:ascii="Arial" w:hAnsi="Arial" w:cs="Arial"/>
          <w:sz w:val="20"/>
          <w:szCs w:val="20"/>
          <w:lang w:val="el-GR"/>
        </w:rPr>
        <w:t>-</w:t>
      </w:r>
      <w:r w:rsidRPr="00004E33">
        <w:rPr>
          <w:rFonts w:ascii="Arial" w:hAnsi="Arial" w:cs="Arial"/>
          <w:sz w:val="20"/>
          <w:szCs w:val="20"/>
        </w:rPr>
        <w:t>Salesman</w:t>
      </w:r>
      <w:r w:rsidRPr="00004E33">
        <w:rPr>
          <w:rFonts w:ascii="Arial" w:hAnsi="Arial" w:cs="Arial"/>
          <w:sz w:val="20"/>
          <w:szCs w:val="20"/>
          <w:lang w:val="el-GR"/>
        </w:rPr>
        <w:t>_</w:t>
      </w:r>
      <w:r w:rsidRPr="00004E33">
        <w:rPr>
          <w:rFonts w:ascii="Arial" w:hAnsi="Arial" w:cs="Arial"/>
          <w:sz w:val="20"/>
          <w:szCs w:val="20"/>
        </w:rPr>
        <w:t>Problem</w:t>
      </w:r>
      <w:r w:rsidRPr="00004E33">
        <w:rPr>
          <w:rFonts w:ascii="Arial" w:hAnsi="Arial" w:cs="Arial"/>
          <w:sz w:val="20"/>
          <w:szCs w:val="20"/>
          <w:lang w:val="el-GR"/>
        </w:rPr>
        <w:t>%29 (πρόσβαση: 19 Αυγούστου 2025).</w:t>
      </w:r>
    </w:p>
    <w:p w14:paraId="17AB66F5"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Miller, C. E., Tucker, A. W., &amp; Zemlin, R. A. (1960). </w:t>
      </w:r>
      <w:r w:rsidRPr="00004E33">
        <w:rPr>
          <w:rFonts w:ascii="Arial" w:hAnsi="Arial" w:cs="Arial"/>
          <w:i/>
          <w:iCs/>
          <w:sz w:val="20"/>
          <w:szCs w:val="20"/>
        </w:rPr>
        <w:t>Integer programming formulation of traveling salesman problems</w:t>
      </w:r>
      <w:r w:rsidRPr="00004E33">
        <w:rPr>
          <w:rFonts w:ascii="Arial" w:hAnsi="Arial" w:cs="Arial"/>
          <w:sz w:val="20"/>
          <w:szCs w:val="20"/>
        </w:rPr>
        <w:t>. Journal of the ACM, 7(4), 326–329. https://doi.org/10.1145/321043.321046</w:t>
      </w:r>
    </w:p>
    <w:p w14:paraId="25997449"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Dantzig, G. B., Fulkerson, D. R., &amp; Johnson, S. M. (1954). </w:t>
      </w:r>
      <w:r w:rsidRPr="00004E33">
        <w:rPr>
          <w:rFonts w:ascii="Arial" w:hAnsi="Arial" w:cs="Arial"/>
          <w:i/>
          <w:iCs/>
          <w:sz w:val="20"/>
          <w:szCs w:val="20"/>
        </w:rPr>
        <w:t>Solution of a large-scale traveling-salesman problem</w:t>
      </w:r>
      <w:r w:rsidRPr="00004E33">
        <w:rPr>
          <w:rFonts w:ascii="Arial" w:hAnsi="Arial" w:cs="Arial"/>
          <w:sz w:val="20"/>
          <w:szCs w:val="20"/>
        </w:rPr>
        <w:t>. Journal of the Operations Research Society of America, 2(4), 393–410. https://doi.org/10.1287/opre.2.4.393</w:t>
      </w:r>
    </w:p>
    <w:p w14:paraId="0B0EDF9A"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Huang, L., Chen, X., Huo, W., Wang, J., Zhang, F., Bai, B., &amp; Shi, L. (2021). </w:t>
      </w:r>
      <w:r w:rsidRPr="00004E33">
        <w:rPr>
          <w:rFonts w:ascii="Arial" w:hAnsi="Arial" w:cs="Arial"/>
          <w:i/>
          <w:iCs/>
          <w:sz w:val="20"/>
          <w:szCs w:val="20"/>
        </w:rPr>
        <w:t>Branch and Bound in Mixed Integer Linear Programming Problems: A Survey of Techniques and Trends</w:t>
      </w:r>
      <w:r w:rsidRPr="00004E33">
        <w:rPr>
          <w:rFonts w:ascii="Arial" w:hAnsi="Arial" w:cs="Arial"/>
          <w:sz w:val="20"/>
          <w:szCs w:val="20"/>
        </w:rPr>
        <w:t xml:space="preserve">. arXiv:2111.06257. </w:t>
      </w:r>
    </w:p>
    <w:p w14:paraId="54A4CA92" w14:textId="77777777" w:rsidR="00004E33" w:rsidRPr="00004E33" w:rsidRDefault="00004E33" w:rsidP="0097324E">
      <w:pPr>
        <w:spacing w:after="60"/>
        <w:jc w:val="both"/>
        <w:rPr>
          <w:rFonts w:ascii="Arial" w:hAnsi="Arial" w:cs="Arial"/>
          <w:sz w:val="20"/>
          <w:szCs w:val="20"/>
          <w:u w:val="single"/>
        </w:rPr>
      </w:pPr>
      <w:r w:rsidRPr="00004E33">
        <w:rPr>
          <w:rFonts w:ascii="Arial" w:hAnsi="Arial" w:cs="Arial"/>
          <w:sz w:val="20"/>
          <w:szCs w:val="20"/>
        </w:rPr>
        <w:t xml:space="preserve">Department of Computer Science, University of Copenhagen. Retrieved from </w:t>
      </w:r>
      <w:hyperlink r:id="rId27" w:tgtFrame="_new" w:history="1">
        <w:r w:rsidRPr="00004E33">
          <w:rPr>
            <w:rStyle w:val="Hyperlink"/>
            <w:rFonts w:ascii="Arial" w:hAnsi="Arial" w:cs="Arial"/>
            <w:sz w:val="20"/>
            <w:szCs w:val="20"/>
          </w:rPr>
          <w:t>https://web.archive.org/web/20150923214803/http://www.diku.dk/OLD/undervisning/2003e/datV-optimer/JensClausenNoter.pdf</w:t>
        </w:r>
      </w:hyperlink>
    </w:p>
    <w:p w14:paraId="50FC22A6" w14:textId="77777777" w:rsidR="00004E33" w:rsidRPr="00004E33" w:rsidRDefault="00004E33" w:rsidP="0097324E">
      <w:pPr>
        <w:spacing w:after="60"/>
        <w:jc w:val="both"/>
        <w:rPr>
          <w:rFonts w:ascii="Arial" w:hAnsi="Arial" w:cs="Arial"/>
          <w:sz w:val="20"/>
          <w:szCs w:val="20"/>
        </w:rPr>
      </w:pPr>
      <w:r w:rsidRPr="00004E33">
        <w:rPr>
          <w:rFonts w:ascii="Arial" w:hAnsi="Arial" w:cs="Arial"/>
          <w:bCs/>
          <w:sz w:val="20"/>
          <w:szCs w:val="20"/>
        </w:rPr>
        <w:t>G. Kobeaga, M. Merino, J. A. Lozano (2020)</w:t>
      </w:r>
      <w:r w:rsidRPr="00004E33">
        <w:rPr>
          <w:rFonts w:ascii="Arial" w:hAnsi="Arial" w:cs="Arial"/>
          <w:sz w:val="20"/>
          <w:szCs w:val="20"/>
        </w:rPr>
        <w:t xml:space="preserve">. </w:t>
      </w:r>
      <w:r w:rsidRPr="00004E33">
        <w:rPr>
          <w:rFonts w:ascii="Arial" w:hAnsi="Arial" w:cs="Arial"/>
          <w:i/>
          <w:iCs/>
          <w:sz w:val="20"/>
          <w:szCs w:val="20"/>
        </w:rPr>
        <w:t>On Solving Cycle Problems with Branch-and</w:t>
      </w:r>
      <w:r w:rsidRPr="00004E33">
        <w:rPr>
          <w:rFonts w:ascii="Arial" w:hAnsi="Arial" w:cs="Arial"/>
          <w:i/>
          <w:iCs/>
          <w:sz w:val="20"/>
          <w:szCs w:val="20"/>
        </w:rPr>
        <w:noBreakHyphen/>
        <w:t>Cut: Extending Shrinking and Exact Subcycle Elimination Separation Algorithms</w:t>
      </w:r>
      <w:r w:rsidRPr="00004E33">
        <w:rPr>
          <w:rFonts w:ascii="Arial" w:hAnsi="Arial" w:cs="Arial"/>
          <w:sz w:val="20"/>
          <w:szCs w:val="20"/>
        </w:rPr>
        <w:t>. arXiv:2004.14574</w:t>
      </w:r>
    </w:p>
    <w:p w14:paraId="73CA0B73"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Balcan, M.-F., Dick, T., Sandholm, T., &amp; Vitercik, E. (2022). </w:t>
      </w:r>
      <w:r w:rsidRPr="00004E33">
        <w:rPr>
          <w:rFonts w:ascii="Arial" w:hAnsi="Arial" w:cs="Arial"/>
          <w:i/>
          <w:iCs/>
          <w:sz w:val="20"/>
          <w:szCs w:val="20"/>
        </w:rPr>
        <w:t>Cutting Planes via Machine Learning</w:t>
      </w:r>
      <w:r w:rsidRPr="00004E33">
        <w:rPr>
          <w:rFonts w:ascii="Arial" w:hAnsi="Arial" w:cs="Arial"/>
          <w:sz w:val="20"/>
          <w:szCs w:val="20"/>
        </w:rPr>
        <w:t xml:space="preserve">. arXiv:2204.07312. </w:t>
      </w:r>
    </w:p>
    <w:p w14:paraId="2926301E"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Paul, M., Barzilay, R., &amp; Jaakkola, T. (2020). </w:t>
      </w:r>
      <w:r w:rsidRPr="00004E33">
        <w:rPr>
          <w:rFonts w:ascii="Arial" w:hAnsi="Arial" w:cs="Arial"/>
          <w:i/>
          <w:iCs/>
          <w:sz w:val="20"/>
          <w:szCs w:val="20"/>
        </w:rPr>
        <w:t>Combinatorial Optimization with Graph Convolutional Networks and Guided Tree Search</w:t>
      </w:r>
      <w:r w:rsidRPr="00004E33">
        <w:rPr>
          <w:rFonts w:ascii="Arial" w:hAnsi="Arial" w:cs="Arial"/>
          <w:sz w:val="20"/>
          <w:szCs w:val="20"/>
        </w:rPr>
        <w:t xml:space="preserve">. arXiv:2004.14574. </w:t>
      </w:r>
    </w:p>
    <w:p w14:paraId="3910B3C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Wu, Z., Pan, S., Chen, F., Long, G., Zhang, C., &amp; Yu, P. S. (2019). A Comprehensive Survey on Graph Neural Networks. </w:t>
      </w:r>
      <w:r w:rsidRPr="00004E33">
        <w:rPr>
          <w:rFonts w:ascii="Arial" w:hAnsi="Arial" w:cs="Arial"/>
          <w:i/>
          <w:iCs/>
          <w:sz w:val="20"/>
          <w:szCs w:val="20"/>
        </w:rPr>
        <w:t>arXiv:1812.08434</w:t>
      </w:r>
      <w:r w:rsidRPr="00004E33">
        <w:rPr>
          <w:rFonts w:ascii="Arial" w:hAnsi="Arial" w:cs="Arial"/>
          <w:sz w:val="20"/>
          <w:szCs w:val="20"/>
        </w:rPr>
        <w:t>.</w:t>
      </w:r>
    </w:p>
    <w:p w14:paraId="50CCF08B"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Zhou, J., Cui, G., Hu, S., Zhang, Z., Yang, C., Liu, Z., Wang, L., Li, C., &amp; Sun, M. (2018). Graph Neural Networks: A Review of Methods and Applications. arXiv:1812.08434.</w:t>
      </w:r>
    </w:p>
    <w:p w14:paraId="6134E0E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Velicković, P., Cucurull, G., Casanova, A., Romero, A., Liò, P., &amp; Bengio, Y. (2018). </w:t>
      </w:r>
      <w:r w:rsidRPr="00004E33">
        <w:rPr>
          <w:rFonts w:ascii="Arial" w:hAnsi="Arial" w:cs="Arial"/>
          <w:i/>
          <w:iCs/>
          <w:sz w:val="20"/>
          <w:szCs w:val="20"/>
        </w:rPr>
        <w:t>Graph Attention Networks</w:t>
      </w:r>
      <w:r w:rsidRPr="00004E33">
        <w:rPr>
          <w:rFonts w:ascii="Arial" w:hAnsi="Arial" w:cs="Arial"/>
          <w:sz w:val="20"/>
          <w:szCs w:val="20"/>
        </w:rPr>
        <w:t xml:space="preserve"> (ICLR). arXiv preprint arXiv:1710.10903.</w:t>
      </w:r>
    </w:p>
    <w:p w14:paraId="44A41684" w14:textId="77777777" w:rsidR="00004E33" w:rsidRDefault="00004E33" w:rsidP="006E4779">
      <w:pPr>
        <w:rPr>
          <w:lang w:val="el-GR"/>
        </w:rPr>
      </w:pPr>
    </w:p>
    <w:p w14:paraId="6600ACAE" w14:textId="77777777" w:rsidR="009A136B" w:rsidRPr="005B3AD0" w:rsidRDefault="009A136B" w:rsidP="006E4779">
      <w:pPr>
        <w:rPr>
          <w:lang w:val="el-GR"/>
        </w:rPr>
      </w:pPr>
    </w:p>
    <w:sectPr w:rsidR="009A136B" w:rsidRPr="005B3AD0" w:rsidSect="00EE1D36">
      <w:headerReference w:type="default" r:id="rId28"/>
      <w:footerReference w:type="even" r:id="rId29"/>
      <w:footerReference w:type="default" r:id="rId30"/>
      <w:pgSz w:w="11900" w:h="16840"/>
      <w:pgMar w:top="1701" w:right="1701" w:bottom="1701" w:left="1701" w:header="1418" w:footer="141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4" w:author="Gregory Koronakos" w:date="2025-08-28T18:18:00Z" w:initials="GK">
    <w:p w14:paraId="1CBBFFF3" w14:textId="77777777" w:rsidR="00BF7CD0" w:rsidRPr="00EE1D36" w:rsidRDefault="00BF7CD0" w:rsidP="00BF7CD0">
      <w:pPr>
        <w:pStyle w:val="CommentText"/>
        <w:rPr>
          <w:lang w:val="el-GR"/>
        </w:rPr>
      </w:pPr>
      <w:r>
        <w:rPr>
          <w:rStyle w:val="CommentReference"/>
        </w:rPr>
        <w:annotationRef/>
      </w:r>
      <w:r w:rsidRPr="00EE1D36">
        <w:rPr>
          <w:lang w:val="el-GR"/>
        </w:rPr>
        <w:t xml:space="preserve">Αυτό δεν βγάζει νόημα. Ακέραιες τιμές στη βέλτιστη λύση εξασφαλίζονται είτε δηλώνοντας   στον </w:t>
      </w:r>
      <w:r>
        <w:t>solver</w:t>
      </w:r>
      <w:r w:rsidRPr="00EE1D36">
        <w:rPr>
          <w:lang w:val="el-GR"/>
        </w:rPr>
        <w:t xml:space="preserve"> τις μεταβλητές ως ακέραιες είτε επειδή το αριστερό και το δεξί μέρος των περιορισμών έχουν συγκεκριμένες ιδιότητες, που οδηγούν σε ακέραια λύση και χωρίς να δηλωθούν ακέραιες μεταβλητές (δλδ ακέραια βέλτ. λύση μέσω </w:t>
      </w:r>
      <w:r>
        <w:t>Simplex</w:t>
      </w:r>
      <w:r w:rsidRPr="00EE1D36">
        <w:rPr>
          <w:lang w:val="el-GR"/>
        </w:rPr>
        <w:t>, το μεταχειρίζεσαι ως γραμμ. προγ. )</w:t>
      </w:r>
    </w:p>
  </w:comment>
  <w:comment w:id="169" w:author="Gregory Koronakos" w:date="2025-08-28T20:52:00Z" w:initials="GK">
    <w:p w14:paraId="7AD8D19A" w14:textId="77777777" w:rsidR="004D1B67" w:rsidRPr="00EE1D36" w:rsidRDefault="004D1B67" w:rsidP="004D1B67">
      <w:pPr>
        <w:pStyle w:val="CommentText"/>
        <w:rPr>
          <w:lang w:val="el-GR"/>
        </w:rPr>
      </w:pPr>
      <w:r>
        <w:rPr>
          <w:rStyle w:val="CommentReference"/>
        </w:rPr>
        <w:annotationRef/>
      </w:r>
      <w:r w:rsidRPr="00EE1D36">
        <w:rPr>
          <w:lang w:val="el-GR"/>
        </w:rPr>
        <w:t xml:space="preserve">Γίνεται να πει εικόνα με το Νευρ. Δίκτυο και ο κώδικας να μεταφερθεί στο </w:t>
      </w:r>
      <w:r>
        <w:t>Appendix</w:t>
      </w:r>
      <w:r w:rsidRPr="00EE1D36">
        <w:rPr>
          <w:lang w:val="el-GR"/>
        </w:rPr>
        <w:t>;</w:t>
      </w:r>
    </w:p>
  </w:comment>
  <w:comment w:id="170" w:author="Giannis mougios" w:date="2025-08-30T12:24:00Z" w:initials="Gm">
    <w:p w14:paraId="6A843DEF" w14:textId="7620D317" w:rsidR="006E0E57" w:rsidRPr="006E0E57" w:rsidRDefault="006E0E57">
      <w:pPr>
        <w:pStyle w:val="CommentText"/>
        <w:rPr>
          <w:lang w:val="el-GR"/>
        </w:rPr>
      </w:pPr>
      <w:r>
        <w:rPr>
          <w:rStyle w:val="CommentReference"/>
        </w:rPr>
        <w:annotationRef/>
      </w:r>
      <w:r>
        <w:rPr>
          <w:lang w:val="el-GR"/>
        </w:rPr>
        <w:t>Η εικόνα δεν είναι ο κώδικας για την δημιουργία του νευρωνικού δικτύου. Είναι το πως αναπαριστά η p</w:t>
      </w:r>
      <w:r>
        <w:t>ython</w:t>
      </w:r>
      <w:r w:rsidRPr="006E0E57">
        <w:rPr>
          <w:lang w:val="el-GR"/>
        </w:rPr>
        <w:t xml:space="preserve"> </w:t>
      </w:r>
      <w:r>
        <w:rPr>
          <w:lang w:val="el-GR"/>
        </w:rPr>
        <w:t>το νευρωνικό δίκτυο. Δηλαδή είναι το αποτέλεσμα της εντολής r</w:t>
      </w:r>
      <w:r>
        <w:t>epr</w:t>
      </w:r>
      <w:r w:rsidRPr="006E0E57">
        <w:rPr>
          <w:lang w:val="el-GR"/>
        </w:rPr>
        <w:t>(</w:t>
      </w:r>
      <w:r>
        <w:rPr>
          <w:lang w:val="el-GR"/>
        </w:rPr>
        <w:t>TS</w:t>
      </w:r>
      <w:r>
        <w:t>PGNN</w:t>
      </w:r>
      <w:r w:rsidRPr="006E0E57">
        <w:rPr>
          <w:lang w:val="el-GR"/>
        </w:rPr>
        <w:t xml:space="preserve">) </w:t>
      </w:r>
      <w:r>
        <w:rPr>
          <w:lang w:val="el-GR"/>
        </w:rPr>
        <w:t>και δείχνει ποιες κλάσεις από το P</w:t>
      </w:r>
      <w:r>
        <w:t>ytorch</w:t>
      </w:r>
      <w:r w:rsidRPr="006E0E57">
        <w:rPr>
          <w:lang w:val="el-GR"/>
        </w:rPr>
        <w:t xml:space="preserve"> </w:t>
      </w:r>
      <w:r>
        <w:t>Geometric</w:t>
      </w:r>
      <w:r w:rsidRPr="006E0E57">
        <w:rPr>
          <w:lang w:val="el-GR"/>
        </w:rPr>
        <w:t xml:space="preserve"> </w:t>
      </w:r>
      <w:r>
        <w:rPr>
          <w:lang w:val="el-GR"/>
        </w:rPr>
        <w:t>χρησιμοποι</w:t>
      </w:r>
      <w:r w:rsidR="00716093">
        <w:rPr>
          <w:lang w:val="el-GR"/>
        </w:rPr>
        <w:t>ή</w:t>
      </w:r>
      <w:r>
        <w:rPr>
          <w:lang w:val="el-GR"/>
        </w:rPr>
        <w:t>θηκαν για την υλοποίηση του. Έψαξα λίγο στο ιντερνετ για κάποια φωτογραφ</w:t>
      </w:r>
      <w:r w:rsidR="00716093">
        <w:rPr>
          <w:lang w:val="el-GR"/>
        </w:rPr>
        <w:t>ί</w:t>
      </w:r>
      <w:r>
        <w:rPr>
          <w:lang w:val="el-GR"/>
        </w:rPr>
        <w:t>α αλλα είναι δ</w:t>
      </w:r>
      <w:r w:rsidR="00716093">
        <w:rPr>
          <w:lang w:val="el-GR"/>
        </w:rPr>
        <w:t>ύ</w:t>
      </w:r>
      <w:r>
        <w:rPr>
          <w:lang w:val="el-GR"/>
        </w:rPr>
        <w:t>σκολο να αποτυπωθεί έναν κωδικοπο</w:t>
      </w:r>
      <w:r w:rsidR="00716093">
        <w:rPr>
          <w:lang w:val="el-GR"/>
        </w:rPr>
        <w:t>ι</w:t>
      </w:r>
      <w:r>
        <w:rPr>
          <w:lang w:val="el-GR"/>
        </w:rPr>
        <w:t>ητ</w:t>
      </w:r>
      <w:r w:rsidR="00716093">
        <w:rPr>
          <w:lang w:val="el-GR"/>
        </w:rPr>
        <w:t>ή</w:t>
      </w:r>
      <w:r>
        <w:rPr>
          <w:lang w:val="el-GR"/>
        </w:rPr>
        <w:t xml:space="preserve">ς π.χ </w:t>
      </w:r>
      <w:r w:rsidRPr="006E0E57">
        <w:rPr>
          <w:lang w:val="el-GR"/>
        </w:rPr>
        <w:t>τ</w:t>
      </w:r>
      <w:r>
        <w:rPr>
          <w:lang w:val="el-GR"/>
        </w:rPr>
        <w:t>ων ακμών</w:t>
      </w:r>
      <w:r w:rsidR="00716093">
        <w:rPr>
          <w:lang w:val="el-GR"/>
        </w:rPr>
        <w:t xml:space="preserve"> όπως επίσης είναι δύσκολο να αποτυπωθεί και το συνελικτικό επίπεδο. Αν θέλετε το βλέπουμε ξανά μαζί.</w:t>
      </w:r>
    </w:p>
  </w:comment>
  <w:comment w:id="372" w:author="Gregory Koronakos" w:date="2025-08-28T21:05:00Z" w:initials="GK">
    <w:p w14:paraId="4058F619" w14:textId="77777777" w:rsidR="006C0EAF" w:rsidRPr="00EE1D36" w:rsidRDefault="006C0EAF" w:rsidP="006C0EAF">
      <w:pPr>
        <w:pStyle w:val="CommentText"/>
        <w:rPr>
          <w:lang w:val="el-GR"/>
        </w:rPr>
      </w:pPr>
      <w:r>
        <w:rPr>
          <w:rStyle w:val="CommentReference"/>
        </w:rPr>
        <w:annotationRef/>
      </w:r>
      <w:r w:rsidRPr="00EE1D36">
        <w:rPr>
          <w:lang w:val="el-GR"/>
        </w:rPr>
        <w:t>Μια μικρή περιγραφή για το πως διαφοροποιούνται</w:t>
      </w:r>
    </w:p>
  </w:comment>
  <w:comment w:id="373" w:author="Giannis mougios" w:date="2025-08-29T23:09:00Z" w:initials="Gm">
    <w:p w14:paraId="3B5731B5" w14:textId="1B1ABA4F" w:rsidR="004E2585" w:rsidRDefault="004E258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BBFFF3" w15:done="0"/>
  <w15:commentEx w15:paraId="7AD8D19A" w15:done="0"/>
  <w15:commentEx w15:paraId="6A843DEF" w15:paraIdParent="7AD8D19A" w15:done="0"/>
  <w15:commentEx w15:paraId="4058F619" w15:done="0"/>
  <w15:commentEx w15:paraId="3B5731B5" w15:paraIdParent="4058F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7224C74" w16cex:dateUtc="2025-08-28T15:18:00Z"/>
  <w16cex:commentExtensible w16cex:durableId="0F3D1C9E" w16cex:dateUtc="2025-08-28T17:52:00Z"/>
  <w16cex:commentExtensible w16cex:durableId="438A4630" w16cex:dateUtc="2025-08-30T09:24:00Z"/>
  <w16cex:commentExtensible w16cex:durableId="66CCC5D5" w16cex:dateUtc="2025-08-28T18:05:00Z"/>
  <w16cex:commentExtensible w16cex:durableId="6257100F" w16cex:dateUtc="2025-08-29T2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BBFFF3" w16cid:durableId="77224C74"/>
  <w16cid:commentId w16cid:paraId="7AD8D19A" w16cid:durableId="0F3D1C9E"/>
  <w16cid:commentId w16cid:paraId="6A843DEF" w16cid:durableId="438A4630"/>
  <w16cid:commentId w16cid:paraId="4058F619" w16cid:durableId="66CCC5D5"/>
  <w16cid:commentId w16cid:paraId="3B5731B5" w16cid:durableId="62571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5852C" w14:textId="77777777" w:rsidR="002921D7" w:rsidRDefault="002921D7" w:rsidP="00CA1DDE">
      <w:r>
        <w:separator/>
      </w:r>
    </w:p>
  </w:endnote>
  <w:endnote w:type="continuationSeparator" w:id="0">
    <w:p w14:paraId="6FC8EEA6" w14:textId="77777777" w:rsidR="002921D7" w:rsidRDefault="002921D7" w:rsidP="00CA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604020202020204"/>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4623119"/>
      <w:docPartObj>
        <w:docPartGallery w:val="Page Numbers (Bottom of Page)"/>
        <w:docPartUnique/>
      </w:docPartObj>
    </w:sdtPr>
    <w:sdtContent>
      <w:p w14:paraId="72A2FB78" w14:textId="77777777" w:rsidR="00CA1DDE" w:rsidRDefault="00CA1DDE" w:rsidP="00C61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963103" w14:textId="77777777" w:rsidR="00CA1DDE" w:rsidRDefault="00CA1DDE" w:rsidP="00CA1DDE">
    <w:pPr>
      <w:pStyle w:val="Footer"/>
      <w:ind w:right="360"/>
    </w:pPr>
  </w:p>
  <w:p w14:paraId="29E33B33" w14:textId="77777777" w:rsidR="0013353F" w:rsidRDefault="0013353F"/>
  <w:p w14:paraId="0D62D7CA" w14:textId="77777777" w:rsidR="0013353F" w:rsidRDefault="0013353F"/>
  <w:p w14:paraId="23FD2611" w14:textId="77777777" w:rsidR="0013353F" w:rsidRDefault="0013353F"/>
  <w:p w14:paraId="41AA312B" w14:textId="77777777" w:rsidR="0013353F" w:rsidRDefault="0013353F"/>
  <w:p w14:paraId="392D140A" w14:textId="77777777" w:rsidR="0013353F" w:rsidRDefault="0013353F"/>
  <w:p w14:paraId="1166A02C" w14:textId="77777777" w:rsidR="0013353F" w:rsidRDefault="0013353F"/>
  <w:p w14:paraId="291B77FA" w14:textId="77777777" w:rsidR="0013353F" w:rsidRDefault="0013353F"/>
  <w:p w14:paraId="1DD669F2" w14:textId="77777777" w:rsidR="0013353F" w:rsidRDefault="0013353F"/>
  <w:p w14:paraId="45AB1E43" w14:textId="77777777" w:rsidR="0013353F" w:rsidRDefault="0013353F"/>
  <w:p w14:paraId="50B4D6C4" w14:textId="77777777" w:rsidR="0013353F" w:rsidRDefault="0013353F"/>
  <w:p w14:paraId="44A002A8" w14:textId="77777777" w:rsidR="00C04757" w:rsidRDefault="00C04757"/>
  <w:p w14:paraId="4992BE9F" w14:textId="77777777" w:rsidR="00C04757" w:rsidRDefault="00C04757"/>
  <w:p w14:paraId="1DA7C091" w14:textId="77777777" w:rsidR="00C04757" w:rsidRDefault="00C04757"/>
  <w:p w14:paraId="4793363E" w14:textId="77777777" w:rsidR="00C04757" w:rsidRDefault="00C047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FA74" w14:textId="77777777" w:rsidR="00EE1D36" w:rsidRPr="00EE1D36" w:rsidRDefault="00EE1D36" w:rsidP="00B40E9F">
    <w:pPr>
      <w:pStyle w:val="Footer"/>
      <w:ind w:right="360"/>
      <w:jc w:val="both"/>
      <w:rPr>
        <w:ins w:id="424" w:author="Giannis mougios" w:date="2025-08-29T21:27:00Z"/>
        <w:rFonts w:ascii="Arial" w:hAnsi="Arial" w:cs="Arial"/>
        <w:sz w:val="16"/>
        <w:szCs w:val="16"/>
        <w:lang w:val="el-GR"/>
      </w:rPr>
    </w:pPr>
    <w:ins w:id="425" w:author="Giannis mougios" w:date="2025-08-29T21:27:00Z">
      <w:r w:rsidRPr="00EE1D36">
        <w:rPr>
          <w:rFonts w:ascii="Arial" w:hAnsi="Arial" w:cs="Arial"/>
          <w:sz w:val="16"/>
          <w:szCs w:val="16"/>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694440AF" w14:textId="77777777" w:rsidR="0013353F" w:rsidRPr="00EE1D36" w:rsidRDefault="0013353F" w:rsidP="00E3433F">
    <w:pPr>
      <w:pStyle w:val="Footer"/>
      <w:ind w:right="360"/>
      <w:rPr>
        <w:rFonts w:ascii="Arial" w:hAnsi="Arial" w:cs="Arial"/>
        <w:sz w:val="16"/>
        <w:szCs w:val="16"/>
        <w:lang w:val="el-GR"/>
        <w:rPrChange w:id="426" w:author="Giannis mougios" w:date="2025-08-29T21:27:00Z">
          <w:rPr>
            <w:rFonts w:ascii="Arial" w:hAnsi="Arial" w:cs="Arial"/>
            <w:sz w:val="16"/>
            <w:szCs w:val="16"/>
          </w:rPr>
        </w:rPrChange>
      </w:rPr>
    </w:pPr>
  </w:p>
  <w:p w14:paraId="7A727055" w14:textId="77777777" w:rsidR="00C04757" w:rsidRPr="00EE1D36" w:rsidRDefault="00C04757">
    <w:pPr>
      <w:rPr>
        <w:lang w:val="el-GR"/>
        <w:rPrChange w:id="427" w:author="Giannis mougios" w:date="2025-08-29T21:27:00Z">
          <w:rPr/>
        </w:rPrChange>
      </w:rPr>
    </w:pPr>
  </w:p>
  <w:p w14:paraId="134C6943" w14:textId="77777777" w:rsidR="00C04757" w:rsidRPr="00EE1D36" w:rsidRDefault="00C04757">
    <w:pPr>
      <w:rPr>
        <w:lang w:val="el-GR"/>
        <w:rPrChange w:id="428" w:author="Giannis mougios" w:date="2025-08-29T21:27:00Z">
          <w:rPr/>
        </w:rPrChange>
      </w:rPr>
    </w:pPr>
  </w:p>
  <w:sdt>
    <w:sdtPr>
      <w:rPr>
        <w:rStyle w:val="PageNumber"/>
      </w:rPr>
      <w:id w:val="-2013444008"/>
      <w:docPartObj>
        <w:docPartGallery w:val="Page Numbers (Bottom of Page)"/>
        <w:docPartUnique/>
      </w:docPartObj>
    </w:sdtPr>
    <w:sdtEndPr>
      <w:rPr>
        <w:rStyle w:val="PageNumber"/>
        <w:rFonts w:ascii="Arial" w:hAnsi="Arial" w:cs="Arial"/>
        <w:sz w:val="16"/>
        <w:szCs w:val="16"/>
      </w:rPr>
    </w:sdtEndPr>
    <w:sdtContent>
      <w:p w14:paraId="756EF6E5" w14:textId="77777777" w:rsidR="00141799" w:rsidRPr="00CA1DDE" w:rsidRDefault="00141799" w:rsidP="00141799">
        <w:pPr>
          <w:pStyle w:val="Footer"/>
          <w:framePr w:wrap="none" w:vAnchor="text" w:hAnchor="page" w:x="9989" w:y="-773"/>
          <w:ind w:left="-2160" w:right="-728" w:firstLine="2160"/>
          <w:rPr>
            <w:rStyle w:val="PageNumber"/>
            <w:rFonts w:ascii="Arial" w:hAnsi="Arial" w:cs="Arial"/>
            <w:sz w:val="16"/>
            <w:szCs w:val="16"/>
          </w:rPr>
        </w:pPr>
        <w:r w:rsidRPr="00CA1DDE">
          <w:rPr>
            <w:rStyle w:val="PageNumber"/>
            <w:rFonts w:ascii="Arial" w:hAnsi="Arial" w:cs="Arial"/>
            <w:sz w:val="16"/>
            <w:szCs w:val="16"/>
          </w:rPr>
          <w:fldChar w:fldCharType="begin"/>
        </w:r>
        <w:r w:rsidRPr="00CA1DDE">
          <w:rPr>
            <w:rStyle w:val="PageNumber"/>
            <w:rFonts w:ascii="Arial" w:hAnsi="Arial" w:cs="Arial"/>
            <w:sz w:val="16"/>
            <w:szCs w:val="16"/>
          </w:rPr>
          <w:instrText xml:space="preserve"> PAGE </w:instrText>
        </w:r>
        <w:r w:rsidRPr="00CA1DDE">
          <w:rPr>
            <w:rStyle w:val="PageNumber"/>
            <w:rFonts w:ascii="Arial" w:hAnsi="Arial" w:cs="Arial"/>
            <w:sz w:val="16"/>
            <w:szCs w:val="16"/>
          </w:rPr>
          <w:fldChar w:fldCharType="separate"/>
        </w:r>
        <w:r w:rsidRPr="00CA1DDE">
          <w:rPr>
            <w:rStyle w:val="PageNumber"/>
            <w:rFonts w:ascii="Arial" w:hAnsi="Arial" w:cs="Arial"/>
            <w:noProof/>
            <w:sz w:val="16"/>
            <w:szCs w:val="16"/>
          </w:rPr>
          <w:t>1</w:t>
        </w:r>
        <w:r w:rsidRPr="00CA1DDE">
          <w:rPr>
            <w:rStyle w:val="PageNumber"/>
            <w:rFonts w:ascii="Arial" w:hAnsi="Arial" w:cs="Arial"/>
            <w:sz w:val="16"/>
            <w:szCs w:val="16"/>
          </w:rPr>
          <w:fldChar w:fldCharType="end"/>
        </w:r>
      </w:p>
    </w:sdtContent>
  </w:sdt>
  <w:p w14:paraId="3D029AF0" w14:textId="77777777" w:rsidR="00C04757" w:rsidRDefault="00C04757"/>
  <w:p w14:paraId="27FECAD2" w14:textId="77777777" w:rsidR="00C04757" w:rsidRDefault="00C04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9E599" w14:textId="77777777" w:rsidR="002921D7" w:rsidRDefault="002921D7" w:rsidP="00CA1DDE">
      <w:r>
        <w:separator/>
      </w:r>
    </w:p>
  </w:footnote>
  <w:footnote w:type="continuationSeparator" w:id="0">
    <w:p w14:paraId="285FD06E" w14:textId="77777777" w:rsidR="002921D7" w:rsidRDefault="002921D7" w:rsidP="00CA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2F1" w14:textId="77777777" w:rsidR="0013353F" w:rsidRPr="00EE7CB4" w:rsidRDefault="00CA1DDE" w:rsidP="00141799">
    <w:pPr>
      <w:pStyle w:val="Header"/>
      <w:ind w:left="1440" w:right="1440"/>
      <w:rPr>
        <w:rFonts w:ascii="Arial" w:hAnsi="Arial" w:cs="Arial"/>
        <w:sz w:val="16"/>
        <w:szCs w:val="16"/>
        <w:lang w:val="el-GR"/>
      </w:rPr>
    </w:pPr>
    <w:r w:rsidRPr="00CA1DDE">
      <w:rPr>
        <w:rFonts w:ascii="Arial" w:hAnsi="Arial" w:cs="Arial"/>
        <w:sz w:val="16"/>
        <w:szCs w:val="16"/>
        <w:lang w:val="el-GR"/>
      </w:rPr>
      <w:t>Μεταπτυχιακή Διατριβή</w:t>
    </w:r>
    <w:r w:rsidRPr="00CA1DDE">
      <w:rPr>
        <w:rFonts w:ascii="Arial" w:hAnsi="Arial" w:cs="Arial"/>
        <w:sz w:val="16"/>
        <w:szCs w:val="16"/>
        <w:lang w:val="el-GR"/>
      </w:rPr>
      <w:tab/>
    </w:r>
    <w:r w:rsidR="00785F56">
      <w:rPr>
        <w:rFonts w:ascii="Arial" w:hAnsi="Arial" w:cs="Arial"/>
        <w:sz w:val="16"/>
        <w:szCs w:val="16"/>
        <w:lang w:val="el-GR"/>
      </w:rPr>
      <w:tab/>
    </w:r>
    <w:r w:rsidRPr="00CA1DDE">
      <w:rPr>
        <w:rFonts w:ascii="Arial" w:hAnsi="Arial" w:cs="Arial"/>
        <w:sz w:val="16"/>
        <w:szCs w:val="16"/>
        <w:lang w:val="el-GR"/>
      </w:rPr>
      <w:t>Ιωάννης Μούγιος</w:t>
    </w:r>
  </w:p>
  <w:p w14:paraId="6F960CDA" w14:textId="77777777" w:rsidR="00C04757" w:rsidRDefault="00C04757" w:rsidP="003B6949">
    <w:pPr>
      <w:ind w:right="1440"/>
    </w:pPr>
  </w:p>
  <w:p w14:paraId="6A77F736" w14:textId="77777777" w:rsidR="00C04757" w:rsidRDefault="00C04757"/>
  <w:p w14:paraId="1753C1BD" w14:textId="77777777" w:rsidR="00C04757" w:rsidRDefault="00C04757"/>
  <w:p w14:paraId="033C3174" w14:textId="77777777" w:rsidR="00C04757" w:rsidRDefault="00C047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0AF"/>
    <w:multiLevelType w:val="hybridMultilevel"/>
    <w:tmpl w:val="27C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13936"/>
    <w:multiLevelType w:val="hybridMultilevel"/>
    <w:tmpl w:val="13D42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6C3760"/>
    <w:multiLevelType w:val="multilevel"/>
    <w:tmpl w:val="1D06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277DF"/>
    <w:multiLevelType w:val="multilevel"/>
    <w:tmpl w:val="E4D0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18034A"/>
    <w:multiLevelType w:val="multilevel"/>
    <w:tmpl w:val="983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601"/>
    <w:multiLevelType w:val="multilevel"/>
    <w:tmpl w:val="12EC4E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20295F"/>
    <w:multiLevelType w:val="multilevel"/>
    <w:tmpl w:val="D35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01710"/>
    <w:multiLevelType w:val="multilevel"/>
    <w:tmpl w:val="D2E68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2A45CF2"/>
    <w:multiLevelType w:val="multilevel"/>
    <w:tmpl w:val="E1CE4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D26D85"/>
    <w:multiLevelType w:val="hybridMultilevel"/>
    <w:tmpl w:val="A0883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D84B14"/>
    <w:multiLevelType w:val="multilevel"/>
    <w:tmpl w:val="1B503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AE225F"/>
    <w:multiLevelType w:val="hybridMultilevel"/>
    <w:tmpl w:val="C3DEB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25E37"/>
    <w:multiLevelType w:val="multilevel"/>
    <w:tmpl w:val="7D08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3E83EF6"/>
    <w:multiLevelType w:val="multilevel"/>
    <w:tmpl w:val="537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E0A29"/>
    <w:multiLevelType w:val="multilevel"/>
    <w:tmpl w:val="127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E5FC6"/>
    <w:multiLevelType w:val="multilevel"/>
    <w:tmpl w:val="0FBAD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3B7917"/>
    <w:multiLevelType w:val="multilevel"/>
    <w:tmpl w:val="571E6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BC61310"/>
    <w:multiLevelType w:val="multilevel"/>
    <w:tmpl w:val="EF2299D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2D460E52"/>
    <w:multiLevelType w:val="hybridMultilevel"/>
    <w:tmpl w:val="0C127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F5C09"/>
    <w:multiLevelType w:val="multilevel"/>
    <w:tmpl w:val="3BA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06B82"/>
    <w:multiLevelType w:val="hybridMultilevel"/>
    <w:tmpl w:val="309A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4A6909"/>
    <w:multiLevelType w:val="multilevel"/>
    <w:tmpl w:val="7BB2F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0A08D5"/>
    <w:multiLevelType w:val="multilevel"/>
    <w:tmpl w:val="EFDC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D505D2E"/>
    <w:multiLevelType w:val="hybridMultilevel"/>
    <w:tmpl w:val="F5FC9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64E9C"/>
    <w:multiLevelType w:val="multilevel"/>
    <w:tmpl w:val="D5F6D1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32B1C63"/>
    <w:multiLevelType w:val="multilevel"/>
    <w:tmpl w:val="6A28EA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4117BC5"/>
    <w:multiLevelType w:val="multilevel"/>
    <w:tmpl w:val="F7B68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4CF0F30"/>
    <w:multiLevelType w:val="multilevel"/>
    <w:tmpl w:val="D39A3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6154C9"/>
    <w:multiLevelType w:val="multilevel"/>
    <w:tmpl w:val="B3881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33C0"/>
    <w:multiLevelType w:val="multilevel"/>
    <w:tmpl w:val="F54C1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547725"/>
    <w:multiLevelType w:val="multilevel"/>
    <w:tmpl w:val="23A24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2B94E18"/>
    <w:multiLevelType w:val="multilevel"/>
    <w:tmpl w:val="5816D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F24CC1"/>
    <w:multiLevelType w:val="multilevel"/>
    <w:tmpl w:val="7C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65C1F"/>
    <w:multiLevelType w:val="multilevel"/>
    <w:tmpl w:val="C4569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68B1D06"/>
    <w:multiLevelType w:val="multilevel"/>
    <w:tmpl w:val="B7F4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565E9"/>
    <w:multiLevelType w:val="multilevel"/>
    <w:tmpl w:val="C7C21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062862"/>
    <w:multiLevelType w:val="multilevel"/>
    <w:tmpl w:val="69229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D05DC"/>
    <w:multiLevelType w:val="multilevel"/>
    <w:tmpl w:val="CF8CD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D663505"/>
    <w:multiLevelType w:val="multilevel"/>
    <w:tmpl w:val="637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93F66"/>
    <w:multiLevelType w:val="multilevel"/>
    <w:tmpl w:val="B7A6C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34E3FA0"/>
    <w:multiLevelType w:val="multilevel"/>
    <w:tmpl w:val="418E3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6DA59BA"/>
    <w:multiLevelType w:val="multilevel"/>
    <w:tmpl w:val="0680D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6FA36A4"/>
    <w:multiLevelType w:val="multilevel"/>
    <w:tmpl w:val="BBEC0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D84146"/>
    <w:multiLevelType w:val="multilevel"/>
    <w:tmpl w:val="CD8C08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8F223ED"/>
    <w:multiLevelType w:val="multilevel"/>
    <w:tmpl w:val="EFDA1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5C1273"/>
    <w:multiLevelType w:val="multilevel"/>
    <w:tmpl w:val="EBBAF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7C5885"/>
    <w:multiLevelType w:val="multilevel"/>
    <w:tmpl w:val="47F00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9F27C81"/>
    <w:multiLevelType w:val="multilevel"/>
    <w:tmpl w:val="8788D2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B0C5FA1"/>
    <w:multiLevelType w:val="multilevel"/>
    <w:tmpl w:val="C6E0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274921"/>
    <w:multiLevelType w:val="multilevel"/>
    <w:tmpl w:val="59045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CE07C5E"/>
    <w:multiLevelType w:val="multilevel"/>
    <w:tmpl w:val="EBA83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D06333F"/>
    <w:multiLevelType w:val="multilevel"/>
    <w:tmpl w:val="57B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435335">
    <w:abstractNumId w:val="36"/>
  </w:num>
  <w:num w:numId="2" w16cid:durableId="1033383320">
    <w:abstractNumId w:val="47"/>
  </w:num>
  <w:num w:numId="3" w16cid:durableId="1081876832">
    <w:abstractNumId w:val="42"/>
  </w:num>
  <w:num w:numId="4" w16cid:durableId="1076129485">
    <w:abstractNumId w:val="0"/>
  </w:num>
  <w:num w:numId="5" w16cid:durableId="864364791">
    <w:abstractNumId w:val="3"/>
  </w:num>
  <w:num w:numId="6" w16cid:durableId="29036252">
    <w:abstractNumId w:val="21"/>
  </w:num>
  <w:num w:numId="7" w16cid:durableId="706951174">
    <w:abstractNumId w:val="4"/>
  </w:num>
  <w:num w:numId="8" w16cid:durableId="1173180422">
    <w:abstractNumId w:val="33"/>
  </w:num>
  <w:num w:numId="9" w16cid:durableId="194974623">
    <w:abstractNumId w:val="40"/>
  </w:num>
  <w:num w:numId="10" w16cid:durableId="273754135">
    <w:abstractNumId w:val="26"/>
  </w:num>
  <w:num w:numId="11" w16cid:durableId="764032170">
    <w:abstractNumId w:val="18"/>
  </w:num>
  <w:num w:numId="12" w16cid:durableId="780146159">
    <w:abstractNumId w:val="9"/>
  </w:num>
  <w:num w:numId="13" w16cid:durableId="481436280">
    <w:abstractNumId w:val="34"/>
  </w:num>
  <w:num w:numId="14" w16cid:durableId="932863806">
    <w:abstractNumId w:val="15"/>
  </w:num>
  <w:num w:numId="15" w16cid:durableId="4986630">
    <w:abstractNumId w:val="6"/>
  </w:num>
  <w:num w:numId="16" w16cid:durableId="723916752">
    <w:abstractNumId w:val="22"/>
  </w:num>
  <w:num w:numId="17" w16cid:durableId="1640068072">
    <w:abstractNumId w:val="17"/>
  </w:num>
  <w:num w:numId="18" w16cid:durableId="960114026">
    <w:abstractNumId w:val="5"/>
  </w:num>
  <w:num w:numId="19" w16cid:durableId="629171602">
    <w:abstractNumId w:val="25"/>
  </w:num>
  <w:num w:numId="20" w16cid:durableId="39017427">
    <w:abstractNumId w:val="8"/>
  </w:num>
  <w:num w:numId="21" w16cid:durableId="893781266">
    <w:abstractNumId w:val="41"/>
  </w:num>
  <w:num w:numId="22" w16cid:durableId="1407678971">
    <w:abstractNumId w:val="16"/>
  </w:num>
  <w:num w:numId="23" w16cid:durableId="210701360">
    <w:abstractNumId w:val="50"/>
  </w:num>
  <w:num w:numId="24" w16cid:durableId="633028083">
    <w:abstractNumId w:val="10"/>
  </w:num>
  <w:num w:numId="25" w16cid:durableId="544634656">
    <w:abstractNumId w:val="37"/>
  </w:num>
  <w:num w:numId="26" w16cid:durableId="26025927">
    <w:abstractNumId w:val="43"/>
  </w:num>
  <w:num w:numId="27" w16cid:durableId="2106606988">
    <w:abstractNumId w:val="11"/>
  </w:num>
  <w:num w:numId="28" w16cid:durableId="492454114">
    <w:abstractNumId w:val="12"/>
  </w:num>
  <w:num w:numId="29" w16cid:durableId="1695689732">
    <w:abstractNumId w:val="49"/>
  </w:num>
  <w:num w:numId="30" w16cid:durableId="1620915539">
    <w:abstractNumId w:val="27"/>
  </w:num>
  <w:num w:numId="31" w16cid:durableId="1418095998">
    <w:abstractNumId w:val="28"/>
  </w:num>
  <w:num w:numId="32" w16cid:durableId="1236281970">
    <w:abstractNumId w:val="2"/>
  </w:num>
  <w:num w:numId="33" w16cid:durableId="1000428275">
    <w:abstractNumId w:val="45"/>
  </w:num>
  <w:num w:numId="34" w16cid:durableId="226498360">
    <w:abstractNumId w:val="39"/>
  </w:num>
  <w:num w:numId="35" w16cid:durableId="1006906308">
    <w:abstractNumId w:val="13"/>
  </w:num>
  <w:num w:numId="36" w16cid:durableId="1642804185">
    <w:abstractNumId w:val="51"/>
  </w:num>
  <w:num w:numId="37" w16cid:durableId="1874028760">
    <w:abstractNumId w:val="32"/>
  </w:num>
  <w:num w:numId="38" w16cid:durableId="746070009">
    <w:abstractNumId w:val="35"/>
  </w:num>
  <w:num w:numId="39" w16cid:durableId="323168140">
    <w:abstractNumId w:val="31"/>
  </w:num>
  <w:num w:numId="40" w16cid:durableId="782653382">
    <w:abstractNumId w:val="44"/>
  </w:num>
  <w:num w:numId="41" w16cid:durableId="1102453197">
    <w:abstractNumId w:val="7"/>
  </w:num>
  <w:num w:numId="42" w16cid:durableId="907616401">
    <w:abstractNumId w:val="48"/>
  </w:num>
  <w:num w:numId="43" w16cid:durableId="364252899">
    <w:abstractNumId w:val="24"/>
  </w:num>
  <w:num w:numId="44" w16cid:durableId="1727558436">
    <w:abstractNumId w:val="19"/>
  </w:num>
  <w:num w:numId="45" w16cid:durableId="133529210">
    <w:abstractNumId w:val="38"/>
  </w:num>
  <w:num w:numId="46" w16cid:durableId="424955451">
    <w:abstractNumId w:val="30"/>
  </w:num>
  <w:num w:numId="47" w16cid:durableId="1626931760">
    <w:abstractNumId w:val="46"/>
  </w:num>
  <w:num w:numId="48" w16cid:durableId="1408919929">
    <w:abstractNumId w:val="20"/>
  </w:num>
  <w:num w:numId="49" w16cid:durableId="1689716877">
    <w:abstractNumId w:val="29"/>
  </w:num>
  <w:num w:numId="50" w16cid:durableId="957881230">
    <w:abstractNumId w:val="23"/>
  </w:num>
  <w:num w:numId="51" w16cid:durableId="676232469">
    <w:abstractNumId w:val="14"/>
  </w:num>
  <w:num w:numId="52" w16cid:durableId="2461599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nnis mougios">
    <w15:presenceInfo w15:providerId="Windows Live" w15:userId="5bfdfff7726f51b9"/>
  </w15:person>
  <w15:person w15:author="Gregory Koronakos">
    <w15:presenceInfo w15:providerId="Windows Live" w15:userId="7c0cb3a3467ce3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81"/>
    <w:rsid w:val="00001B3D"/>
    <w:rsid w:val="00004E33"/>
    <w:rsid w:val="00023C17"/>
    <w:rsid w:val="000431D6"/>
    <w:rsid w:val="00046029"/>
    <w:rsid w:val="00050BAB"/>
    <w:rsid w:val="00057288"/>
    <w:rsid w:val="0006084D"/>
    <w:rsid w:val="000620FF"/>
    <w:rsid w:val="00062C71"/>
    <w:rsid w:val="0006510B"/>
    <w:rsid w:val="00065F25"/>
    <w:rsid w:val="00077AA8"/>
    <w:rsid w:val="00083171"/>
    <w:rsid w:val="00083A5A"/>
    <w:rsid w:val="0008568E"/>
    <w:rsid w:val="000A1799"/>
    <w:rsid w:val="000B42F1"/>
    <w:rsid w:val="000B7EAF"/>
    <w:rsid w:val="000C4819"/>
    <w:rsid w:val="000C5C65"/>
    <w:rsid w:val="000D3C2D"/>
    <w:rsid w:val="000D4781"/>
    <w:rsid w:val="000F15CF"/>
    <w:rsid w:val="0012566C"/>
    <w:rsid w:val="001318DD"/>
    <w:rsid w:val="0013353F"/>
    <w:rsid w:val="0013452B"/>
    <w:rsid w:val="0013683B"/>
    <w:rsid w:val="00141799"/>
    <w:rsid w:val="00141EF7"/>
    <w:rsid w:val="001520C8"/>
    <w:rsid w:val="00152398"/>
    <w:rsid w:val="00161DC1"/>
    <w:rsid w:val="00176F6C"/>
    <w:rsid w:val="001C4A1F"/>
    <w:rsid w:val="001D32E5"/>
    <w:rsid w:val="00231015"/>
    <w:rsid w:val="002914B1"/>
    <w:rsid w:val="002921D7"/>
    <w:rsid w:val="0029344E"/>
    <w:rsid w:val="002A6B87"/>
    <w:rsid w:val="002A7235"/>
    <w:rsid w:val="002C4AE9"/>
    <w:rsid w:val="002D26DF"/>
    <w:rsid w:val="002D3BAA"/>
    <w:rsid w:val="003108C8"/>
    <w:rsid w:val="00314379"/>
    <w:rsid w:val="003346EC"/>
    <w:rsid w:val="00342253"/>
    <w:rsid w:val="0034350A"/>
    <w:rsid w:val="00347B0B"/>
    <w:rsid w:val="00351343"/>
    <w:rsid w:val="0035489F"/>
    <w:rsid w:val="00357DA6"/>
    <w:rsid w:val="00360596"/>
    <w:rsid w:val="003613F9"/>
    <w:rsid w:val="00373521"/>
    <w:rsid w:val="00381E71"/>
    <w:rsid w:val="0039258D"/>
    <w:rsid w:val="003B23B6"/>
    <w:rsid w:val="003B4737"/>
    <w:rsid w:val="003B6949"/>
    <w:rsid w:val="003C5837"/>
    <w:rsid w:val="003D7FD2"/>
    <w:rsid w:val="004121BD"/>
    <w:rsid w:val="0043234B"/>
    <w:rsid w:val="0043292D"/>
    <w:rsid w:val="00446DB1"/>
    <w:rsid w:val="004632E0"/>
    <w:rsid w:val="00463850"/>
    <w:rsid w:val="00471CD2"/>
    <w:rsid w:val="00472CD5"/>
    <w:rsid w:val="00477B33"/>
    <w:rsid w:val="0048718C"/>
    <w:rsid w:val="004B5808"/>
    <w:rsid w:val="004B74A6"/>
    <w:rsid w:val="004D1B67"/>
    <w:rsid w:val="004D6CA5"/>
    <w:rsid w:val="004D758E"/>
    <w:rsid w:val="004E2585"/>
    <w:rsid w:val="004F2680"/>
    <w:rsid w:val="004F3B50"/>
    <w:rsid w:val="0052758C"/>
    <w:rsid w:val="00533CBA"/>
    <w:rsid w:val="00535AEB"/>
    <w:rsid w:val="005373BF"/>
    <w:rsid w:val="00571879"/>
    <w:rsid w:val="00581381"/>
    <w:rsid w:val="005835EF"/>
    <w:rsid w:val="005B2343"/>
    <w:rsid w:val="005B3400"/>
    <w:rsid w:val="005B3AD0"/>
    <w:rsid w:val="005B57F7"/>
    <w:rsid w:val="005C07DF"/>
    <w:rsid w:val="005C1E92"/>
    <w:rsid w:val="005C5194"/>
    <w:rsid w:val="005D1CE5"/>
    <w:rsid w:val="005D693D"/>
    <w:rsid w:val="005E7D4F"/>
    <w:rsid w:val="005F1636"/>
    <w:rsid w:val="00600497"/>
    <w:rsid w:val="00614B62"/>
    <w:rsid w:val="006204AC"/>
    <w:rsid w:val="006226F5"/>
    <w:rsid w:val="00647F74"/>
    <w:rsid w:val="00662B40"/>
    <w:rsid w:val="00662B74"/>
    <w:rsid w:val="00670BF5"/>
    <w:rsid w:val="00692ACB"/>
    <w:rsid w:val="0069551C"/>
    <w:rsid w:val="006972F1"/>
    <w:rsid w:val="006B459F"/>
    <w:rsid w:val="006C0EAF"/>
    <w:rsid w:val="006C73C8"/>
    <w:rsid w:val="006D50F2"/>
    <w:rsid w:val="006E0E57"/>
    <w:rsid w:val="006E4779"/>
    <w:rsid w:val="006F024C"/>
    <w:rsid w:val="006F2797"/>
    <w:rsid w:val="006F28DB"/>
    <w:rsid w:val="00710C7C"/>
    <w:rsid w:val="00712726"/>
    <w:rsid w:val="00716093"/>
    <w:rsid w:val="00717712"/>
    <w:rsid w:val="00730ED5"/>
    <w:rsid w:val="00745F3C"/>
    <w:rsid w:val="00760299"/>
    <w:rsid w:val="00762FFD"/>
    <w:rsid w:val="00785F56"/>
    <w:rsid w:val="007A1C41"/>
    <w:rsid w:val="007C0A65"/>
    <w:rsid w:val="007E104C"/>
    <w:rsid w:val="00831C86"/>
    <w:rsid w:val="0084240E"/>
    <w:rsid w:val="0087449B"/>
    <w:rsid w:val="00876736"/>
    <w:rsid w:val="00891953"/>
    <w:rsid w:val="008B64C5"/>
    <w:rsid w:val="008B7C52"/>
    <w:rsid w:val="008D195A"/>
    <w:rsid w:val="008F0E28"/>
    <w:rsid w:val="00911EFA"/>
    <w:rsid w:val="00921A5A"/>
    <w:rsid w:val="00926917"/>
    <w:rsid w:val="00954594"/>
    <w:rsid w:val="00956CCF"/>
    <w:rsid w:val="0097324E"/>
    <w:rsid w:val="0098032D"/>
    <w:rsid w:val="00991AAE"/>
    <w:rsid w:val="009A136B"/>
    <w:rsid w:val="009B0AA9"/>
    <w:rsid w:val="00A02F49"/>
    <w:rsid w:val="00A038D2"/>
    <w:rsid w:val="00A04D8C"/>
    <w:rsid w:val="00A1178F"/>
    <w:rsid w:val="00A201BA"/>
    <w:rsid w:val="00A266A3"/>
    <w:rsid w:val="00A366CA"/>
    <w:rsid w:val="00A94035"/>
    <w:rsid w:val="00AB37E0"/>
    <w:rsid w:val="00B11F2E"/>
    <w:rsid w:val="00B22BBB"/>
    <w:rsid w:val="00B36CD1"/>
    <w:rsid w:val="00B40E9F"/>
    <w:rsid w:val="00B54202"/>
    <w:rsid w:val="00B62E6F"/>
    <w:rsid w:val="00B76E4A"/>
    <w:rsid w:val="00B9087A"/>
    <w:rsid w:val="00B90A49"/>
    <w:rsid w:val="00BB1643"/>
    <w:rsid w:val="00BC3C6A"/>
    <w:rsid w:val="00BC55B9"/>
    <w:rsid w:val="00BD2309"/>
    <w:rsid w:val="00BE7287"/>
    <w:rsid w:val="00BE72B9"/>
    <w:rsid w:val="00BF7999"/>
    <w:rsid w:val="00BF7CD0"/>
    <w:rsid w:val="00C01135"/>
    <w:rsid w:val="00C04757"/>
    <w:rsid w:val="00C401F5"/>
    <w:rsid w:val="00C60C6D"/>
    <w:rsid w:val="00C663ED"/>
    <w:rsid w:val="00C673B5"/>
    <w:rsid w:val="00C72089"/>
    <w:rsid w:val="00C7757F"/>
    <w:rsid w:val="00C83882"/>
    <w:rsid w:val="00C903DD"/>
    <w:rsid w:val="00C969F8"/>
    <w:rsid w:val="00CA1DDE"/>
    <w:rsid w:val="00CA207E"/>
    <w:rsid w:val="00CA296B"/>
    <w:rsid w:val="00CA5F21"/>
    <w:rsid w:val="00CB569C"/>
    <w:rsid w:val="00CC30A1"/>
    <w:rsid w:val="00CC4F58"/>
    <w:rsid w:val="00CC61AD"/>
    <w:rsid w:val="00D0299F"/>
    <w:rsid w:val="00D03426"/>
    <w:rsid w:val="00D03F9E"/>
    <w:rsid w:val="00D0699D"/>
    <w:rsid w:val="00D07FEA"/>
    <w:rsid w:val="00D116F3"/>
    <w:rsid w:val="00D41091"/>
    <w:rsid w:val="00D47E77"/>
    <w:rsid w:val="00D5316B"/>
    <w:rsid w:val="00D6500D"/>
    <w:rsid w:val="00D81B87"/>
    <w:rsid w:val="00D8673B"/>
    <w:rsid w:val="00D86DFA"/>
    <w:rsid w:val="00D9011C"/>
    <w:rsid w:val="00D9135B"/>
    <w:rsid w:val="00D91622"/>
    <w:rsid w:val="00DA02DF"/>
    <w:rsid w:val="00DB253D"/>
    <w:rsid w:val="00DB73BC"/>
    <w:rsid w:val="00DC4217"/>
    <w:rsid w:val="00DC6B6C"/>
    <w:rsid w:val="00DD067E"/>
    <w:rsid w:val="00DD5F94"/>
    <w:rsid w:val="00DD6248"/>
    <w:rsid w:val="00DE04F8"/>
    <w:rsid w:val="00E14E05"/>
    <w:rsid w:val="00E3433F"/>
    <w:rsid w:val="00E3626D"/>
    <w:rsid w:val="00E363E0"/>
    <w:rsid w:val="00E518CB"/>
    <w:rsid w:val="00E807A9"/>
    <w:rsid w:val="00E933A4"/>
    <w:rsid w:val="00EA7E4C"/>
    <w:rsid w:val="00EB67F7"/>
    <w:rsid w:val="00EC2BA0"/>
    <w:rsid w:val="00EE1D36"/>
    <w:rsid w:val="00EE3CB0"/>
    <w:rsid w:val="00EE7CB4"/>
    <w:rsid w:val="00EF506B"/>
    <w:rsid w:val="00EF6DBD"/>
    <w:rsid w:val="00F10633"/>
    <w:rsid w:val="00F140D1"/>
    <w:rsid w:val="00F23581"/>
    <w:rsid w:val="00F47955"/>
    <w:rsid w:val="00F7593F"/>
    <w:rsid w:val="00F81126"/>
    <w:rsid w:val="00F84FB1"/>
    <w:rsid w:val="00FB274E"/>
    <w:rsid w:val="00FB3339"/>
    <w:rsid w:val="00FD337C"/>
    <w:rsid w:val="00FF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F1C8"/>
  <w15:chartTrackingRefBased/>
  <w15:docId w15:val="{A78BD86F-F7E1-C34B-8E81-2C439CCF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2AC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2A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92A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92A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DDE"/>
    <w:pPr>
      <w:tabs>
        <w:tab w:val="center" w:pos="4513"/>
        <w:tab w:val="right" w:pos="9026"/>
      </w:tabs>
    </w:pPr>
  </w:style>
  <w:style w:type="character" w:customStyle="1" w:styleId="HeaderChar">
    <w:name w:val="Header Char"/>
    <w:basedOn w:val="DefaultParagraphFont"/>
    <w:link w:val="Header"/>
    <w:uiPriority w:val="99"/>
    <w:rsid w:val="00CA1DDE"/>
  </w:style>
  <w:style w:type="paragraph" w:styleId="Footer">
    <w:name w:val="footer"/>
    <w:basedOn w:val="Normal"/>
    <w:link w:val="FooterChar"/>
    <w:uiPriority w:val="99"/>
    <w:unhideWhenUsed/>
    <w:rsid w:val="00CA1DDE"/>
    <w:pPr>
      <w:tabs>
        <w:tab w:val="center" w:pos="4513"/>
        <w:tab w:val="right" w:pos="9026"/>
      </w:tabs>
    </w:pPr>
  </w:style>
  <w:style w:type="character" w:customStyle="1" w:styleId="FooterChar">
    <w:name w:val="Footer Char"/>
    <w:basedOn w:val="DefaultParagraphFont"/>
    <w:link w:val="Footer"/>
    <w:uiPriority w:val="99"/>
    <w:rsid w:val="00CA1DDE"/>
  </w:style>
  <w:style w:type="character" w:styleId="PageNumber">
    <w:name w:val="page number"/>
    <w:basedOn w:val="DefaultParagraphFont"/>
    <w:uiPriority w:val="99"/>
    <w:semiHidden/>
    <w:unhideWhenUsed/>
    <w:rsid w:val="00CA1DDE"/>
  </w:style>
  <w:style w:type="paragraph" w:styleId="ListParagraph">
    <w:name w:val="List Paragraph"/>
    <w:basedOn w:val="Normal"/>
    <w:uiPriority w:val="34"/>
    <w:qFormat/>
    <w:rsid w:val="00CA5F21"/>
    <w:pPr>
      <w:ind w:left="720"/>
      <w:contextualSpacing/>
    </w:pPr>
  </w:style>
  <w:style w:type="character" w:customStyle="1" w:styleId="Heading1Char">
    <w:name w:val="Heading 1 Char"/>
    <w:basedOn w:val="DefaultParagraphFont"/>
    <w:link w:val="Heading1"/>
    <w:uiPriority w:val="9"/>
    <w:rsid w:val="00692A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2A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A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92ACB"/>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92ACB"/>
  </w:style>
  <w:style w:type="character" w:styleId="Emphasis">
    <w:name w:val="Emphasis"/>
    <w:basedOn w:val="DefaultParagraphFont"/>
    <w:uiPriority w:val="20"/>
    <w:qFormat/>
    <w:rsid w:val="00692ACB"/>
    <w:rPr>
      <w:i/>
      <w:iCs/>
    </w:rPr>
  </w:style>
  <w:style w:type="character" w:styleId="Strong">
    <w:name w:val="Strong"/>
    <w:basedOn w:val="DefaultParagraphFont"/>
    <w:uiPriority w:val="22"/>
    <w:qFormat/>
    <w:rsid w:val="00692ACB"/>
    <w:rPr>
      <w:b/>
      <w:bCs/>
    </w:rPr>
  </w:style>
  <w:style w:type="paragraph" w:styleId="NormalWeb">
    <w:name w:val="Normal (Web)"/>
    <w:basedOn w:val="Normal"/>
    <w:uiPriority w:val="99"/>
    <w:unhideWhenUsed/>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92ACB"/>
  </w:style>
  <w:style w:type="character" w:customStyle="1" w:styleId="mord">
    <w:name w:val="mord"/>
    <w:basedOn w:val="DefaultParagraphFont"/>
    <w:rsid w:val="00692ACB"/>
  </w:style>
  <w:style w:type="character" w:customStyle="1" w:styleId="mopen">
    <w:name w:val="mopen"/>
    <w:basedOn w:val="DefaultParagraphFont"/>
    <w:rsid w:val="00692ACB"/>
  </w:style>
  <w:style w:type="character" w:customStyle="1" w:styleId="mbin">
    <w:name w:val="mbin"/>
    <w:basedOn w:val="DefaultParagraphFont"/>
    <w:rsid w:val="00692ACB"/>
  </w:style>
  <w:style w:type="character" w:customStyle="1" w:styleId="mclose">
    <w:name w:val="mclose"/>
    <w:basedOn w:val="DefaultParagraphFont"/>
    <w:rsid w:val="00692ACB"/>
  </w:style>
  <w:style w:type="character" w:customStyle="1" w:styleId="vlist-s">
    <w:name w:val="vlist-s"/>
    <w:basedOn w:val="DefaultParagraphFont"/>
    <w:rsid w:val="00692ACB"/>
  </w:style>
  <w:style w:type="character" w:styleId="PlaceholderText">
    <w:name w:val="Placeholder Text"/>
    <w:basedOn w:val="DefaultParagraphFont"/>
    <w:uiPriority w:val="99"/>
    <w:semiHidden/>
    <w:rsid w:val="00692ACB"/>
    <w:rPr>
      <w:color w:val="666666"/>
    </w:rPr>
  </w:style>
  <w:style w:type="character" w:customStyle="1" w:styleId="mrel">
    <w:name w:val="mrel"/>
    <w:basedOn w:val="DefaultParagraphFont"/>
    <w:rsid w:val="00692ACB"/>
  </w:style>
  <w:style w:type="character" w:customStyle="1" w:styleId="minner">
    <w:name w:val="minner"/>
    <w:basedOn w:val="DefaultParagraphFont"/>
    <w:rsid w:val="00692ACB"/>
  </w:style>
  <w:style w:type="character" w:customStyle="1" w:styleId="mpunct">
    <w:name w:val="mpunct"/>
    <w:basedOn w:val="DefaultParagraphFont"/>
    <w:rsid w:val="00692ACB"/>
  </w:style>
  <w:style w:type="character" w:customStyle="1" w:styleId="mop">
    <w:name w:val="mop"/>
    <w:basedOn w:val="DefaultParagraphFont"/>
    <w:rsid w:val="00692ACB"/>
  </w:style>
  <w:style w:type="character" w:customStyle="1" w:styleId="mspace">
    <w:name w:val="mspace"/>
    <w:basedOn w:val="DefaultParagraphFont"/>
    <w:rsid w:val="00692ACB"/>
  </w:style>
  <w:style w:type="paragraph" w:styleId="EndnoteText">
    <w:name w:val="endnote text"/>
    <w:basedOn w:val="Normal"/>
    <w:link w:val="EndnoteTextChar"/>
    <w:uiPriority w:val="99"/>
    <w:semiHidden/>
    <w:unhideWhenUsed/>
    <w:rsid w:val="00692ACB"/>
    <w:rPr>
      <w:sz w:val="20"/>
      <w:szCs w:val="20"/>
    </w:rPr>
  </w:style>
  <w:style w:type="character" w:customStyle="1" w:styleId="EndnoteTextChar">
    <w:name w:val="Endnote Text Char"/>
    <w:basedOn w:val="DefaultParagraphFont"/>
    <w:link w:val="EndnoteText"/>
    <w:uiPriority w:val="99"/>
    <w:semiHidden/>
    <w:rsid w:val="00692ACB"/>
    <w:rPr>
      <w:sz w:val="20"/>
      <w:szCs w:val="20"/>
    </w:rPr>
  </w:style>
  <w:style w:type="character" w:styleId="EndnoteReference">
    <w:name w:val="endnote reference"/>
    <w:basedOn w:val="DefaultParagraphFont"/>
    <w:uiPriority w:val="99"/>
    <w:semiHidden/>
    <w:unhideWhenUsed/>
    <w:rsid w:val="00692ACB"/>
    <w:rPr>
      <w:vertAlign w:val="superscript"/>
    </w:rPr>
  </w:style>
  <w:style w:type="character" w:styleId="Hyperlink">
    <w:name w:val="Hyperlink"/>
    <w:basedOn w:val="DefaultParagraphFont"/>
    <w:uiPriority w:val="99"/>
    <w:unhideWhenUsed/>
    <w:rsid w:val="00692ACB"/>
    <w:rPr>
      <w:color w:val="0563C1" w:themeColor="hyperlink"/>
      <w:u w:val="single"/>
    </w:rPr>
  </w:style>
  <w:style w:type="character" w:styleId="UnresolvedMention">
    <w:name w:val="Unresolved Mention"/>
    <w:basedOn w:val="DefaultParagraphFont"/>
    <w:uiPriority w:val="99"/>
    <w:semiHidden/>
    <w:unhideWhenUsed/>
    <w:rsid w:val="00692ACB"/>
    <w:rPr>
      <w:color w:val="605E5C"/>
      <w:shd w:val="clear" w:color="auto" w:fill="E1DFDD"/>
    </w:rPr>
  </w:style>
  <w:style w:type="character" w:styleId="HTMLCode">
    <w:name w:val="HTML Code"/>
    <w:basedOn w:val="DefaultParagraphFont"/>
    <w:uiPriority w:val="99"/>
    <w:semiHidden/>
    <w:unhideWhenUsed/>
    <w:rsid w:val="00692A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2A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ACB"/>
    <w:rPr>
      <w:rFonts w:ascii="Segoe UI" w:hAnsi="Segoe UI" w:cs="Segoe UI"/>
      <w:sz w:val="18"/>
      <w:szCs w:val="18"/>
    </w:rPr>
  </w:style>
  <w:style w:type="table" w:styleId="TableGrid">
    <w:name w:val="Table Grid"/>
    <w:basedOn w:val="TableNormal"/>
    <w:uiPriority w:val="59"/>
    <w:rsid w:val="0069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2A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A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92A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69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2ACB"/>
    <w:rPr>
      <w:rFonts w:ascii="Courier New" w:eastAsia="Times New Roman" w:hAnsi="Courier New" w:cs="Courier New"/>
      <w:kern w:val="0"/>
      <w:sz w:val="20"/>
      <w:szCs w:val="20"/>
      <w14:ligatures w14:val="none"/>
    </w:rPr>
  </w:style>
  <w:style w:type="character" w:customStyle="1" w:styleId="delimsizing">
    <w:name w:val="delimsizing"/>
    <w:basedOn w:val="DefaultParagraphFont"/>
    <w:rsid w:val="00692ACB"/>
  </w:style>
  <w:style w:type="character" w:customStyle="1" w:styleId="katex">
    <w:name w:val="katex"/>
    <w:basedOn w:val="DefaultParagraphFont"/>
    <w:rsid w:val="00692ACB"/>
  </w:style>
  <w:style w:type="character" w:styleId="CommentReference">
    <w:name w:val="annotation reference"/>
    <w:basedOn w:val="DefaultParagraphFont"/>
    <w:uiPriority w:val="99"/>
    <w:semiHidden/>
    <w:unhideWhenUsed/>
    <w:rsid w:val="00692ACB"/>
    <w:rPr>
      <w:sz w:val="16"/>
      <w:szCs w:val="16"/>
    </w:rPr>
  </w:style>
  <w:style w:type="paragraph" w:styleId="CommentText">
    <w:name w:val="annotation text"/>
    <w:basedOn w:val="Normal"/>
    <w:link w:val="CommentTextChar"/>
    <w:uiPriority w:val="99"/>
    <w:unhideWhenUsed/>
    <w:rsid w:val="00692ACB"/>
    <w:rPr>
      <w:sz w:val="20"/>
      <w:szCs w:val="20"/>
    </w:rPr>
  </w:style>
  <w:style w:type="character" w:customStyle="1" w:styleId="CommentTextChar">
    <w:name w:val="Comment Text Char"/>
    <w:basedOn w:val="DefaultParagraphFont"/>
    <w:link w:val="CommentText"/>
    <w:uiPriority w:val="99"/>
    <w:rsid w:val="00692ACB"/>
    <w:rPr>
      <w:sz w:val="20"/>
      <w:szCs w:val="20"/>
    </w:rPr>
  </w:style>
  <w:style w:type="paragraph" w:styleId="CommentSubject">
    <w:name w:val="annotation subject"/>
    <w:basedOn w:val="CommentText"/>
    <w:next w:val="CommentText"/>
    <w:link w:val="CommentSubjectChar"/>
    <w:uiPriority w:val="99"/>
    <w:semiHidden/>
    <w:unhideWhenUsed/>
    <w:rsid w:val="00692ACB"/>
    <w:rPr>
      <w:b/>
      <w:bCs/>
    </w:rPr>
  </w:style>
  <w:style w:type="character" w:customStyle="1" w:styleId="CommentSubjectChar">
    <w:name w:val="Comment Subject Char"/>
    <w:basedOn w:val="CommentTextChar"/>
    <w:link w:val="CommentSubject"/>
    <w:uiPriority w:val="99"/>
    <w:semiHidden/>
    <w:rsid w:val="00692ACB"/>
    <w:rPr>
      <w:b/>
      <w:bCs/>
      <w:sz w:val="20"/>
      <w:szCs w:val="20"/>
    </w:rPr>
  </w:style>
  <w:style w:type="paragraph" w:styleId="Revision">
    <w:name w:val="Revision"/>
    <w:hidden/>
    <w:uiPriority w:val="99"/>
    <w:semiHidden/>
    <w:rsid w:val="00692ACB"/>
  </w:style>
  <w:style w:type="paragraph" w:styleId="Caption">
    <w:name w:val="caption"/>
    <w:basedOn w:val="Normal"/>
    <w:next w:val="Normal"/>
    <w:uiPriority w:val="35"/>
    <w:unhideWhenUsed/>
    <w:qFormat/>
    <w:rsid w:val="005C1E9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22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170">
      <w:bodyDiv w:val="1"/>
      <w:marLeft w:val="0"/>
      <w:marRight w:val="0"/>
      <w:marTop w:val="0"/>
      <w:marBottom w:val="0"/>
      <w:divBdr>
        <w:top w:val="none" w:sz="0" w:space="0" w:color="auto"/>
        <w:left w:val="none" w:sz="0" w:space="0" w:color="auto"/>
        <w:bottom w:val="none" w:sz="0" w:space="0" w:color="auto"/>
        <w:right w:val="none" w:sz="0" w:space="0" w:color="auto"/>
      </w:divBdr>
    </w:div>
    <w:div w:id="445659328">
      <w:bodyDiv w:val="1"/>
      <w:marLeft w:val="0"/>
      <w:marRight w:val="0"/>
      <w:marTop w:val="0"/>
      <w:marBottom w:val="0"/>
      <w:divBdr>
        <w:top w:val="none" w:sz="0" w:space="0" w:color="auto"/>
        <w:left w:val="none" w:sz="0" w:space="0" w:color="auto"/>
        <w:bottom w:val="none" w:sz="0" w:space="0" w:color="auto"/>
        <w:right w:val="none" w:sz="0" w:space="0" w:color="auto"/>
      </w:divBdr>
    </w:div>
    <w:div w:id="454063519">
      <w:bodyDiv w:val="1"/>
      <w:marLeft w:val="0"/>
      <w:marRight w:val="0"/>
      <w:marTop w:val="0"/>
      <w:marBottom w:val="0"/>
      <w:divBdr>
        <w:top w:val="none" w:sz="0" w:space="0" w:color="auto"/>
        <w:left w:val="none" w:sz="0" w:space="0" w:color="auto"/>
        <w:bottom w:val="none" w:sz="0" w:space="0" w:color="auto"/>
        <w:right w:val="none" w:sz="0" w:space="0" w:color="auto"/>
      </w:divBdr>
    </w:div>
    <w:div w:id="760295640">
      <w:bodyDiv w:val="1"/>
      <w:marLeft w:val="0"/>
      <w:marRight w:val="0"/>
      <w:marTop w:val="0"/>
      <w:marBottom w:val="0"/>
      <w:divBdr>
        <w:top w:val="none" w:sz="0" w:space="0" w:color="auto"/>
        <w:left w:val="none" w:sz="0" w:space="0" w:color="auto"/>
        <w:bottom w:val="none" w:sz="0" w:space="0" w:color="auto"/>
        <w:right w:val="none" w:sz="0" w:space="0" w:color="auto"/>
      </w:divBdr>
    </w:div>
    <w:div w:id="842208506">
      <w:bodyDiv w:val="1"/>
      <w:marLeft w:val="0"/>
      <w:marRight w:val="0"/>
      <w:marTop w:val="0"/>
      <w:marBottom w:val="0"/>
      <w:divBdr>
        <w:top w:val="none" w:sz="0" w:space="0" w:color="auto"/>
        <w:left w:val="none" w:sz="0" w:space="0" w:color="auto"/>
        <w:bottom w:val="none" w:sz="0" w:space="0" w:color="auto"/>
        <w:right w:val="none" w:sz="0" w:space="0" w:color="auto"/>
      </w:divBdr>
    </w:div>
    <w:div w:id="1470980185">
      <w:bodyDiv w:val="1"/>
      <w:marLeft w:val="0"/>
      <w:marRight w:val="0"/>
      <w:marTop w:val="0"/>
      <w:marBottom w:val="0"/>
      <w:divBdr>
        <w:top w:val="none" w:sz="0" w:space="0" w:color="auto"/>
        <w:left w:val="none" w:sz="0" w:space="0" w:color="auto"/>
        <w:bottom w:val="none" w:sz="0" w:space="0" w:color="auto"/>
        <w:right w:val="none" w:sz="0" w:space="0" w:color="auto"/>
      </w:divBdr>
    </w:div>
    <w:div w:id="1659728723">
      <w:bodyDiv w:val="1"/>
      <w:marLeft w:val="0"/>
      <w:marRight w:val="0"/>
      <w:marTop w:val="0"/>
      <w:marBottom w:val="0"/>
      <w:divBdr>
        <w:top w:val="none" w:sz="0" w:space="0" w:color="auto"/>
        <w:left w:val="none" w:sz="0" w:space="0" w:color="auto"/>
        <w:bottom w:val="none" w:sz="0" w:space="0" w:color="auto"/>
        <w:right w:val="none" w:sz="0" w:space="0" w:color="auto"/>
      </w:divBdr>
    </w:div>
    <w:div w:id="1913007642">
      <w:bodyDiv w:val="1"/>
      <w:marLeft w:val="0"/>
      <w:marRight w:val="0"/>
      <w:marTop w:val="0"/>
      <w:marBottom w:val="0"/>
      <w:divBdr>
        <w:top w:val="none" w:sz="0" w:space="0" w:color="auto"/>
        <w:left w:val="none" w:sz="0" w:space="0" w:color="auto"/>
        <w:bottom w:val="none" w:sz="0" w:space="0" w:color="auto"/>
        <w:right w:val="none" w:sz="0" w:space="0" w:color="auto"/>
      </w:divBdr>
    </w:div>
    <w:div w:id="19375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web.archive.org/web/20150923214803/http:/www.diku.dk/OLD/undervisning/2003e/datV-optimer/JensClausenNoter.pdf"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C42F-0682-9A43-B8C9-F34CAF04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44</Pages>
  <Words>13612</Words>
  <Characters>77593</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mougios</dc:creator>
  <cp:keywords/>
  <dc:description/>
  <cp:lastModifiedBy>Giannis mougios</cp:lastModifiedBy>
  <cp:revision>194</cp:revision>
  <dcterms:created xsi:type="dcterms:W3CDTF">2025-08-23T10:58:00Z</dcterms:created>
  <dcterms:modified xsi:type="dcterms:W3CDTF">2025-08-30T13:50:00Z</dcterms:modified>
</cp:coreProperties>
</file>